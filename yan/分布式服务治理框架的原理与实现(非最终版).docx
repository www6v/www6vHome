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065A3A" w14:paraId="38039EBB" w14:textId="77777777">
        <w:trPr>
          <w:cantSplit/>
          <w:trHeight w:val="585"/>
          <w:jc w:val="center"/>
        </w:trPr>
        <w:tc>
          <w:tcPr>
            <w:tcW w:w="1157" w:type="dxa"/>
            <w:tcBorders>
              <w:top w:val="nil"/>
              <w:left w:val="nil"/>
              <w:bottom w:val="nil"/>
              <w:right w:val="nil"/>
            </w:tcBorders>
            <w:vAlign w:val="bottom"/>
          </w:tcPr>
          <w:p w14:paraId="0ED63319" w14:textId="77777777" w:rsidR="00065A3A" w:rsidRDefault="00C41667">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4A730E50" w14:textId="77777777" w:rsidR="00065A3A" w:rsidRDefault="00065A3A">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AF8F0CC" w14:textId="77777777" w:rsidR="00065A3A" w:rsidRDefault="00065A3A">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B3AA4DD" w14:textId="77777777" w:rsidR="00065A3A" w:rsidRDefault="00C41667">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13D39B90" w14:textId="77777777" w:rsidR="00065A3A" w:rsidRDefault="00065A3A">
            <w:pPr>
              <w:adjustRightInd w:val="0"/>
              <w:snapToGrid w:val="0"/>
              <w:rPr>
                <w:rFonts w:ascii="仿宋" w:eastAsia="仿宋" w:hAnsi="仿宋"/>
                <w:color w:val="000000"/>
                <w:sz w:val="28"/>
              </w:rPr>
            </w:pPr>
          </w:p>
        </w:tc>
      </w:tr>
      <w:tr w:rsidR="00065A3A" w14:paraId="5786C28C" w14:textId="77777777">
        <w:trPr>
          <w:cantSplit/>
          <w:trHeight w:val="585"/>
          <w:jc w:val="center"/>
        </w:trPr>
        <w:tc>
          <w:tcPr>
            <w:tcW w:w="1157" w:type="dxa"/>
            <w:tcBorders>
              <w:top w:val="nil"/>
              <w:left w:val="nil"/>
              <w:bottom w:val="nil"/>
              <w:right w:val="nil"/>
            </w:tcBorders>
            <w:vAlign w:val="bottom"/>
          </w:tcPr>
          <w:p w14:paraId="7DED4758" w14:textId="77777777" w:rsidR="00065A3A" w:rsidRDefault="00C41667">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2D6EBE4" w14:textId="77777777" w:rsidR="00065A3A" w:rsidRDefault="00065A3A">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5A24331D" w14:textId="77777777" w:rsidR="00065A3A" w:rsidRDefault="00065A3A">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39C9BC99" w14:textId="77777777" w:rsidR="00065A3A" w:rsidRDefault="00C41667">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B5503FD" w14:textId="77777777" w:rsidR="00065A3A" w:rsidRDefault="00C41667">
            <w:pPr>
              <w:adjustRightInd w:val="0"/>
              <w:snapToGrid w:val="0"/>
              <w:ind w:firstLineChars="50" w:firstLine="140"/>
              <w:rPr>
                <w:rFonts w:eastAsia="仿宋"/>
                <w:color w:val="000000"/>
                <w:sz w:val="28"/>
              </w:rPr>
            </w:pPr>
            <w:r>
              <w:rPr>
                <w:rFonts w:eastAsia="仿宋"/>
                <w:color w:val="000000"/>
                <w:sz w:val="28"/>
              </w:rPr>
              <w:t>10486</w:t>
            </w:r>
          </w:p>
        </w:tc>
      </w:tr>
      <w:tr w:rsidR="00065A3A" w14:paraId="09AC4FDC" w14:textId="77777777">
        <w:trPr>
          <w:trHeight w:val="1134"/>
          <w:jc w:val="center"/>
        </w:trPr>
        <w:tc>
          <w:tcPr>
            <w:tcW w:w="9135" w:type="dxa"/>
            <w:gridSpan w:val="9"/>
            <w:tcBorders>
              <w:top w:val="nil"/>
              <w:left w:val="nil"/>
              <w:bottom w:val="nil"/>
              <w:right w:val="nil"/>
            </w:tcBorders>
          </w:tcPr>
          <w:p w14:paraId="67E25331" w14:textId="77777777" w:rsidR="00065A3A" w:rsidRDefault="00065A3A">
            <w:pPr>
              <w:adjustRightInd w:val="0"/>
              <w:snapToGrid w:val="0"/>
              <w:jc w:val="center"/>
              <w:rPr>
                <w:color w:val="000000"/>
                <w:sz w:val="44"/>
              </w:rPr>
            </w:pPr>
          </w:p>
          <w:p w14:paraId="709E72F0" w14:textId="77777777" w:rsidR="00065A3A" w:rsidRDefault="00065A3A">
            <w:pPr>
              <w:adjustRightInd w:val="0"/>
              <w:snapToGrid w:val="0"/>
              <w:jc w:val="center"/>
              <w:rPr>
                <w:color w:val="000000"/>
                <w:sz w:val="44"/>
              </w:rPr>
            </w:pPr>
          </w:p>
        </w:tc>
      </w:tr>
      <w:tr w:rsidR="00065A3A" w14:paraId="12925D00" w14:textId="77777777">
        <w:trPr>
          <w:jc w:val="center"/>
        </w:trPr>
        <w:tc>
          <w:tcPr>
            <w:tcW w:w="9135" w:type="dxa"/>
            <w:gridSpan w:val="9"/>
            <w:tcBorders>
              <w:top w:val="nil"/>
              <w:left w:val="nil"/>
              <w:bottom w:val="nil"/>
              <w:right w:val="nil"/>
            </w:tcBorders>
          </w:tcPr>
          <w:p w14:paraId="32806957" w14:textId="77777777" w:rsidR="00065A3A" w:rsidRDefault="00C41667">
            <w:pPr>
              <w:adjustRightInd w:val="0"/>
              <w:snapToGrid w:val="0"/>
              <w:spacing w:line="360" w:lineRule="auto"/>
              <w:ind w:leftChars="-58" w:rightChars="-14" w:right="-29" w:hangingChars="61" w:hanging="122"/>
              <w:jc w:val="center"/>
              <w:rPr>
                <w:color w:val="000000"/>
                <w:sz w:val="44"/>
              </w:rPr>
            </w:pPr>
            <w:r>
              <w:rPr>
                <w:noProof/>
                <w:sz w:val="20"/>
              </w:rPr>
              <w:drawing>
                <wp:inline distT="0" distB="0" distL="0" distR="0" wp14:anchorId="0BF7A754" wp14:editId="36DAF66A">
                  <wp:extent cx="1950720" cy="571500"/>
                  <wp:effectExtent l="0" t="0" r="0" b="0"/>
                  <wp:docPr id="44" name="图片 44"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0720" cy="571500"/>
                          </a:xfrm>
                          <a:prstGeom prst="rect">
                            <a:avLst/>
                          </a:prstGeom>
                          <a:noFill/>
                          <a:ln>
                            <a:noFill/>
                          </a:ln>
                        </pic:spPr>
                      </pic:pic>
                    </a:graphicData>
                  </a:graphic>
                </wp:inline>
              </w:drawing>
            </w:r>
          </w:p>
          <w:p w14:paraId="0355EDD9" w14:textId="77777777" w:rsidR="00065A3A" w:rsidRDefault="00C41667">
            <w:pPr>
              <w:adjustRightInd w:val="0"/>
              <w:snapToGrid w:val="0"/>
              <w:spacing w:line="360" w:lineRule="auto"/>
              <w:jc w:val="center"/>
              <w:rPr>
                <w:b/>
                <w:color w:val="000000"/>
                <w:sz w:val="44"/>
              </w:rPr>
            </w:pPr>
            <w:r>
              <w:rPr>
                <w:rFonts w:hint="eastAsia"/>
                <w:b/>
                <w:color w:val="000000"/>
                <w:sz w:val="44"/>
              </w:rPr>
              <w:t>硕</w:t>
            </w:r>
            <w:r>
              <w:rPr>
                <w:rFonts w:hint="eastAsia"/>
                <w:b/>
                <w:color w:val="000000"/>
                <w:sz w:val="44"/>
              </w:rPr>
              <w:t xml:space="preserve"> </w:t>
            </w:r>
            <w:r>
              <w:rPr>
                <w:rFonts w:hint="eastAsia"/>
                <w:b/>
                <w:color w:val="000000"/>
                <w:sz w:val="44"/>
              </w:rPr>
              <w:t>士</w:t>
            </w:r>
            <w:r>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Pr>
                <w:rFonts w:hint="eastAsia"/>
                <w:b/>
                <w:color w:val="000000"/>
                <w:sz w:val="44"/>
              </w:rPr>
              <w:t xml:space="preserve"> </w:t>
            </w:r>
            <w:r>
              <w:rPr>
                <w:rFonts w:hint="eastAsia"/>
                <w:b/>
                <w:color w:val="000000"/>
                <w:sz w:val="44"/>
              </w:rPr>
              <w:t>学</w:t>
            </w:r>
            <w:r>
              <w:rPr>
                <w:rFonts w:hint="eastAsia"/>
                <w:b/>
                <w:color w:val="000000"/>
                <w:sz w:val="44"/>
              </w:rPr>
              <w:t xml:space="preserve"> </w:t>
            </w:r>
            <w:r>
              <w:rPr>
                <w:rFonts w:hint="eastAsia"/>
                <w:b/>
                <w:color w:val="000000"/>
                <w:sz w:val="44"/>
              </w:rPr>
              <w:t>位</w:t>
            </w:r>
            <w:r>
              <w:rPr>
                <w:rFonts w:hint="eastAsia"/>
                <w:b/>
                <w:color w:val="000000"/>
                <w:sz w:val="44"/>
              </w:rPr>
              <w:t xml:space="preserve"> </w:t>
            </w:r>
            <w:r>
              <w:rPr>
                <w:rFonts w:hint="eastAsia"/>
                <w:b/>
                <w:color w:val="000000"/>
                <w:sz w:val="44"/>
              </w:rPr>
              <w:t>论</w:t>
            </w:r>
            <w:r>
              <w:rPr>
                <w:rFonts w:hint="eastAsia"/>
                <w:b/>
                <w:color w:val="000000"/>
                <w:sz w:val="44"/>
              </w:rPr>
              <w:t xml:space="preserve"> </w:t>
            </w:r>
            <w:r>
              <w:rPr>
                <w:rFonts w:hint="eastAsia"/>
                <w:b/>
                <w:color w:val="000000"/>
                <w:sz w:val="44"/>
              </w:rPr>
              <w:t>文</w:t>
            </w:r>
          </w:p>
        </w:tc>
      </w:tr>
      <w:tr w:rsidR="00065A3A" w14:paraId="58973DD8" w14:textId="77777777">
        <w:trPr>
          <w:trHeight w:val="1277"/>
          <w:jc w:val="center"/>
        </w:trPr>
        <w:tc>
          <w:tcPr>
            <w:tcW w:w="9135" w:type="dxa"/>
            <w:gridSpan w:val="9"/>
            <w:tcBorders>
              <w:top w:val="nil"/>
              <w:left w:val="nil"/>
              <w:bottom w:val="nil"/>
              <w:right w:val="nil"/>
            </w:tcBorders>
          </w:tcPr>
          <w:p w14:paraId="14068133" w14:textId="77777777" w:rsidR="00065A3A" w:rsidRDefault="00065A3A">
            <w:pPr>
              <w:adjustRightInd w:val="0"/>
              <w:snapToGrid w:val="0"/>
              <w:jc w:val="center"/>
              <w:rPr>
                <w:color w:val="000000"/>
                <w:sz w:val="44"/>
              </w:rPr>
            </w:pPr>
          </w:p>
        </w:tc>
      </w:tr>
      <w:tr w:rsidR="00065A3A" w14:paraId="738A048B" w14:textId="77777777">
        <w:trPr>
          <w:trHeight w:val="2545"/>
          <w:jc w:val="center"/>
        </w:trPr>
        <w:tc>
          <w:tcPr>
            <w:tcW w:w="9135" w:type="dxa"/>
            <w:gridSpan w:val="9"/>
            <w:tcBorders>
              <w:top w:val="nil"/>
              <w:left w:val="nil"/>
              <w:bottom w:val="nil"/>
              <w:right w:val="nil"/>
            </w:tcBorders>
          </w:tcPr>
          <w:p w14:paraId="3D2C69C6" w14:textId="77777777" w:rsidR="00065A3A" w:rsidRDefault="00C41667">
            <w:pPr>
              <w:pStyle w:val="a5"/>
              <w:spacing w:line="1418" w:lineRule="atLeast"/>
              <w:jc w:val="center"/>
              <w:rPr>
                <w:rFonts w:ascii="楷体" w:eastAsia="楷体" w:hAnsi="楷体"/>
                <w:sz w:val="52"/>
                <w:szCs w:val="52"/>
              </w:rPr>
            </w:pPr>
            <w:r>
              <w:rPr>
                <w:rFonts w:ascii="楷体" w:eastAsia="楷体" w:hAnsi="楷体" w:hint="eastAsia"/>
                <w:sz w:val="52"/>
                <w:szCs w:val="52"/>
              </w:rPr>
              <w:t>分布式服务治理框架的原理与实现</w:t>
            </w:r>
          </w:p>
          <w:p w14:paraId="6BE2B6C1" w14:textId="77777777" w:rsidR="00065A3A" w:rsidRPr="00B12C1D" w:rsidRDefault="00065A3A">
            <w:pPr>
              <w:adjustRightInd w:val="0"/>
              <w:snapToGrid w:val="0"/>
              <w:jc w:val="center"/>
              <w:rPr>
                <w:rFonts w:eastAsia="楷体_GB2312"/>
                <w:bCs/>
                <w:color w:val="000000"/>
                <w:sz w:val="52"/>
                <w:szCs w:val="52"/>
              </w:rPr>
            </w:pPr>
          </w:p>
        </w:tc>
      </w:tr>
      <w:tr w:rsidR="00065A3A" w14:paraId="16F46B72" w14:textId="77777777">
        <w:trPr>
          <w:cantSplit/>
          <w:trHeight w:val="630"/>
          <w:jc w:val="center"/>
        </w:trPr>
        <w:tc>
          <w:tcPr>
            <w:tcW w:w="1241" w:type="dxa"/>
            <w:gridSpan w:val="2"/>
            <w:vMerge w:val="restart"/>
            <w:tcBorders>
              <w:top w:val="nil"/>
              <w:left w:val="nil"/>
              <w:bottom w:val="nil"/>
              <w:right w:val="nil"/>
            </w:tcBorders>
            <w:vAlign w:val="center"/>
          </w:tcPr>
          <w:p w14:paraId="10DD4135" w14:textId="77777777" w:rsidR="00065A3A" w:rsidRDefault="00065A3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131B59B6" w14:textId="77777777" w:rsidR="00065A3A" w:rsidRDefault="00C41667">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1B4D4B39"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7F4B94B5" w14:textId="77777777" w:rsidR="00065A3A" w:rsidRDefault="00C41667">
            <w:pPr>
              <w:tabs>
                <w:tab w:val="left" w:pos="2354"/>
              </w:tabs>
              <w:adjustRightInd w:val="0"/>
              <w:snapToGrid w:val="0"/>
              <w:jc w:val="left"/>
              <w:rPr>
                <w:color w:val="000000"/>
                <w:spacing w:val="20"/>
                <w:sz w:val="28"/>
              </w:rPr>
            </w:pPr>
            <w:r>
              <w:rPr>
                <w:rFonts w:asciiTheme="minorEastAsia" w:eastAsiaTheme="minorEastAsia" w:hAnsiTheme="minorEastAsia" w:hint="eastAsia"/>
                <w:sz w:val="28"/>
                <w:szCs w:val="28"/>
              </w:rPr>
              <w:t>王伟</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1194DD24" w14:textId="77777777" w:rsidR="00065A3A" w:rsidRDefault="00065A3A">
            <w:pPr>
              <w:adjustRightInd w:val="0"/>
              <w:snapToGrid w:val="0"/>
              <w:jc w:val="distribute"/>
              <w:rPr>
                <w:rFonts w:eastAsia="楷体_GB2312"/>
                <w:color w:val="000000"/>
                <w:sz w:val="52"/>
              </w:rPr>
            </w:pPr>
          </w:p>
        </w:tc>
      </w:tr>
      <w:tr w:rsidR="00065A3A" w14:paraId="466FE35F" w14:textId="77777777">
        <w:trPr>
          <w:cantSplit/>
          <w:trHeight w:val="630"/>
          <w:jc w:val="center"/>
        </w:trPr>
        <w:tc>
          <w:tcPr>
            <w:tcW w:w="1241" w:type="dxa"/>
            <w:gridSpan w:val="2"/>
            <w:vMerge/>
            <w:tcBorders>
              <w:top w:val="nil"/>
              <w:left w:val="nil"/>
              <w:bottom w:val="nil"/>
              <w:right w:val="nil"/>
            </w:tcBorders>
            <w:vAlign w:val="center"/>
          </w:tcPr>
          <w:p w14:paraId="39CAC530"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32FB94EF" w14:textId="77777777" w:rsidR="00065A3A" w:rsidRDefault="00C41667">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88D6E23"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4C72255" w14:textId="77777777" w:rsidR="00065A3A" w:rsidRDefault="00C41667">
            <w:pPr>
              <w:adjustRightInd w:val="0"/>
              <w:snapToGrid w:val="0"/>
              <w:jc w:val="left"/>
              <w:rPr>
                <w:color w:val="000000"/>
                <w:sz w:val="28"/>
              </w:rPr>
            </w:pPr>
            <w:r>
              <w:rPr>
                <w:rFonts w:asciiTheme="minorEastAsia" w:eastAsiaTheme="minorEastAsia" w:hAnsiTheme="minorEastAsia"/>
                <w:sz w:val="28"/>
                <w:szCs w:val="28"/>
              </w:rPr>
              <w:t>2014212113103</w:t>
            </w:r>
          </w:p>
        </w:tc>
        <w:tc>
          <w:tcPr>
            <w:tcW w:w="1514" w:type="dxa"/>
            <w:gridSpan w:val="2"/>
            <w:vMerge/>
            <w:tcBorders>
              <w:top w:val="nil"/>
              <w:left w:val="nil"/>
              <w:bottom w:val="nil"/>
              <w:right w:val="nil"/>
            </w:tcBorders>
            <w:vAlign w:val="center"/>
          </w:tcPr>
          <w:p w14:paraId="467D0D31" w14:textId="77777777" w:rsidR="00065A3A" w:rsidRDefault="00065A3A">
            <w:pPr>
              <w:widowControl/>
              <w:jc w:val="distribute"/>
              <w:rPr>
                <w:rFonts w:eastAsia="楷体_GB2312"/>
                <w:color w:val="000000"/>
                <w:sz w:val="52"/>
              </w:rPr>
            </w:pPr>
          </w:p>
        </w:tc>
      </w:tr>
      <w:tr w:rsidR="00065A3A" w14:paraId="6FC32305" w14:textId="77777777">
        <w:trPr>
          <w:cantSplit/>
          <w:trHeight w:val="630"/>
          <w:jc w:val="center"/>
        </w:trPr>
        <w:tc>
          <w:tcPr>
            <w:tcW w:w="1241" w:type="dxa"/>
            <w:gridSpan w:val="2"/>
            <w:vMerge/>
            <w:tcBorders>
              <w:top w:val="nil"/>
              <w:left w:val="nil"/>
              <w:bottom w:val="nil"/>
              <w:right w:val="nil"/>
            </w:tcBorders>
            <w:vAlign w:val="center"/>
          </w:tcPr>
          <w:p w14:paraId="4D7293CB"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3F9CBC3F" w14:textId="77777777" w:rsidR="00065A3A" w:rsidRDefault="00C41667">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7AEE8D22"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2CA93FCC" w14:textId="77777777" w:rsidR="00065A3A" w:rsidRDefault="00C41667">
            <w:pPr>
              <w:adjustRightInd w:val="0"/>
              <w:snapToGrid w:val="0"/>
              <w:jc w:val="left"/>
              <w:rPr>
                <w:color w:val="000000"/>
                <w:sz w:val="28"/>
              </w:rPr>
            </w:pPr>
            <w:r>
              <w:rPr>
                <w:rFonts w:asciiTheme="minorEastAsia" w:eastAsiaTheme="minorEastAsia" w:hAnsiTheme="minorEastAsia" w:hint="eastAsia"/>
                <w:sz w:val="28"/>
                <w:szCs w:val="28"/>
              </w:rPr>
              <w:t>龚</w:t>
            </w:r>
            <w:r>
              <w:rPr>
                <w:rFonts w:asciiTheme="minorEastAsia" w:eastAsiaTheme="minorEastAsia" w:hAnsiTheme="minorEastAsia"/>
                <w:sz w:val="28"/>
                <w:szCs w:val="28"/>
              </w:rPr>
              <w:t>奕利</w:t>
            </w:r>
            <w:r>
              <w:rPr>
                <w:rFonts w:asciiTheme="minorEastAsia" w:eastAsiaTheme="minorEastAsia" w:hAnsiTheme="minorEastAsia" w:hint="eastAsia"/>
                <w:sz w:val="28"/>
                <w:szCs w:val="28"/>
              </w:rPr>
              <w:t xml:space="preserve"> </w:t>
            </w:r>
            <w:r>
              <w:rPr>
                <w:rFonts w:hint="eastAsia"/>
                <w:color w:val="000000"/>
                <w:sz w:val="28"/>
              </w:rPr>
              <w:t>副教授</w:t>
            </w:r>
          </w:p>
        </w:tc>
        <w:tc>
          <w:tcPr>
            <w:tcW w:w="1514" w:type="dxa"/>
            <w:gridSpan w:val="2"/>
            <w:vMerge/>
            <w:tcBorders>
              <w:top w:val="nil"/>
              <w:left w:val="nil"/>
              <w:bottom w:val="nil"/>
              <w:right w:val="nil"/>
            </w:tcBorders>
            <w:vAlign w:val="center"/>
          </w:tcPr>
          <w:p w14:paraId="7401450E" w14:textId="77777777" w:rsidR="00065A3A" w:rsidRDefault="00065A3A">
            <w:pPr>
              <w:widowControl/>
              <w:jc w:val="distribute"/>
              <w:rPr>
                <w:rFonts w:eastAsia="楷体_GB2312"/>
                <w:color w:val="000000"/>
                <w:sz w:val="52"/>
              </w:rPr>
            </w:pPr>
          </w:p>
        </w:tc>
      </w:tr>
      <w:tr w:rsidR="00065A3A" w14:paraId="0D43B78C" w14:textId="77777777">
        <w:trPr>
          <w:cantSplit/>
          <w:trHeight w:val="630"/>
          <w:jc w:val="center"/>
        </w:trPr>
        <w:tc>
          <w:tcPr>
            <w:tcW w:w="1241" w:type="dxa"/>
            <w:gridSpan w:val="2"/>
            <w:vMerge/>
            <w:tcBorders>
              <w:top w:val="nil"/>
              <w:left w:val="nil"/>
              <w:bottom w:val="nil"/>
              <w:right w:val="nil"/>
            </w:tcBorders>
            <w:vAlign w:val="center"/>
          </w:tcPr>
          <w:p w14:paraId="2C235740"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D70365" w14:textId="77777777" w:rsidR="00065A3A" w:rsidRDefault="00C41667">
            <w:pPr>
              <w:adjustRightInd w:val="0"/>
              <w:snapToGrid w:val="0"/>
              <w:jc w:val="distribute"/>
              <w:rPr>
                <w:color w:val="000000"/>
                <w:sz w:val="24"/>
              </w:rPr>
            </w:pPr>
            <w:r>
              <w:rPr>
                <w:rFonts w:hint="eastAsia"/>
                <w:color w:val="000000"/>
                <w:sz w:val="28"/>
              </w:rPr>
              <w:t>专业类别（领域）</w:t>
            </w:r>
          </w:p>
        </w:tc>
        <w:tc>
          <w:tcPr>
            <w:tcW w:w="238" w:type="dxa"/>
            <w:tcBorders>
              <w:top w:val="nil"/>
              <w:left w:val="nil"/>
              <w:bottom w:val="nil"/>
              <w:right w:val="nil"/>
            </w:tcBorders>
            <w:vAlign w:val="center"/>
          </w:tcPr>
          <w:p w14:paraId="6DAA2F07"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34DB0A9E" w14:textId="77777777" w:rsidR="00065A3A" w:rsidRDefault="00C41667">
            <w:pPr>
              <w:adjustRightInd w:val="0"/>
              <w:snapToGrid w:val="0"/>
              <w:jc w:val="left"/>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5233189A" w14:textId="77777777" w:rsidR="00065A3A" w:rsidRDefault="00065A3A">
            <w:pPr>
              <w:widowControl/>
              <w:jc w:val="distribute"/>
              <w:rPr>
                <w:rFonts w:eastAsia="楷体_GB2312"/>
                <w:color w:val="000000"/>
                <w:sz w:val="52"/>
              </w:rPr>
            </w:pPr>
          </w:p>
        </w:tc>
      </w:tr>
      <w:tr w:rsidR="00065A3A" w14:paraId="345D0DE3" w14:textId="77777777">
        <w:trPr>
          <w:cantSplit/>
          <w:trHeight w:val="630"/>
          <w:jc w:val="center"/>
        </w:trPr>
        <w:tc>
          <w:tcPr>
            <w:tcW w:w="1241" w:type="dxa"/>
            <w:gridSpan w:val="2"/>
            <w:vMerge/>
            <w:tcBorders>
              <w:top w:val="nil"/>
              <w:left w:val="nil"/>
              <w:bottom w:val="nil"/>
              <w:right w:val="nil"/>
            </w:tcBorders>
            <w:vAlign w:val="center"/>
          </w:tcPr>
          <w:p w14:paraId="79E5230A"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67E24C7" w14:textId="77777777" w:rsidR="00065A3A" w:rsidRDefault="00065A3A">
            <w:pPr>
              <w:adjustRightInd w:val="0"/>
              <w:snapToGrid w:val="0"/>
              <w:jc w:val="distribute"/>
              <w:rPr>
                <w:color w:val="000000"/>
                <w:sz w:val="28"/>
              </w:rPr>
            </w:pPr>
          </w:p>
        </w:tc>
        <w:tc>
          <w:tcPr>
            <w:tcW w:w="238" w:type="dxa"/>
            <w:tcBorders>
              <w:top w:val="nil"/>
              <w:left w:val="nil"/>
              <w:bottom w:val="nil"/>
              <w:right w:val="nil"/>
            </w:tcBorders>
            <w:vAlign w:val="center"/>
          </w:tcPr>
          <w:p w14:paraId="1055C0BC" w14:textId="77777777" w:rsidR="00065A3A" w:rsidRDefault="00065A3A">
            <w:pPr>
              <w:adjustRightInd w:val="0"/>
              <w:snapToGrid w:val="0"/>
              <w:jc w:val="center"/>
              <w:rPr>
                <w:color w:val="000000"/>
                <w:sz w:val="28"/>
              </w:rPr>
            </w:pPr>
          </w:p>
        </w:tc>
        <w:tc>
          <w:tcPr>
            <w:tcW w:w="3497" w:type="dxa"/>
            <w:gridSpan w:val="2"/>
            <w:tcBorders>
              <w:top w:val="nil"/>
              <w:left w:val="nil"/>
              <w:bottom w:val="nil"/>
              <w:right w:val="nil"/>
            </w:tcBorders>
            <w:vAlign w:val="center"/>
          </w:tcPr>
          <w:p w14:paraId="44CFA8FD" w14:textId="77777777" w:rsidR="00065A3A" w:rsidRDefault="00065A3A">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6D92D0B1" w14:textId="77777777" w:rsidR="00065A3A" w:rsidRDefault="00065A3A">
            <w:pPr>
              <w:widowControl/>
              <w:jc w:val="distribute"/>
              <w:rPr>
                <w:rFonts w:eastAsia="楷体_GB2312"/>
                <w:color w:val="000000"/>
                <w:sz w:val="52"/>
              </w:rPr>
            </w:pPr>
          </w:p>
        </w:tc>
      </w:tr>
      <w:tr w:rsidR="00065A3A" w14:paraId="12C4C362" w14:textId="77777777">
        <w:trPr>
          <w:cantSplit/>
          <w:trHeight w:val="630"/>
          <w:jc w:val="center"/>
        </w:trPr>
        <w:tc>
          <w:tcPr>
            <w:tcW w:w="1241" w:type="dxa"/>
            <w:gridSpan w:val="2"/>
            <w:vMerge/>
            <w:tcBorders>
              <w:top w:val="nil"/>
              <w:left w:val="nil"/>
              <w:bottom w:val="nil"/>
              <w:right w:val="nil"/>
            </w:tcBorders>
            <w:vAlign w:val="center"/>
          </w:tcPr>
          <w:p w14:paraId="70EA9368"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225E3BB" w14:textId="77777777" w:rsidR="00065A3A" w:rsidRDefault="00065A3A">
            <w:pPr>
              <w:adjustRightInd w:val="0"/>
              <w:snapToGrid w:val="0"/>
              <w:jc w:val="distribute"/>
              <w:rPr>
                <w:color w:val="000000"/>
                <w:sz w:val="28"/>
              </w:rPr>
            </w:pPr>
          </w:p>
        </w:tc>
        <w:tc>
          <w:tcPr>
            <w:tcW w:w="238" w:type="dxa"/>
            <w:tcBorders>
              <w:top w:val="nil"/>
              <w:left w:val="nil"/>
              <w:bottom w:val="nil"/>
              <w:right w:val="nil"/>
            </w:tcBorders>
            <w:vAlign w:val="center"/>
          </w:tcPr>
          <w:p w14:paraId="329E6CF4" w14:textId="77777777" w:rsidR="00065A3A" w:rsidRDefault="00065A3A">
            <w:pPr>
              <w:adjustRightInd w:val="0"/>
              <w:snapToGrid w:val="0"/>
              <w:jc w:val="center"/>
              <w:rPr>
                <w:color w:val="000000"/>
                <w:sz w:val="28"/>
              </w:rPr>
            </w:pPr>
          </w:p>
        </w:tc>
        <w:tc>
          <w:tcPr>
            <w:tcW w:w="3497" w:type="dxa"/>
            <w:gridSpan w:val="2"/>
            <w:tcBorders>
              <w:top w:val="nil"/>
              <w:left w:val="nil"/>
              <w:bottom w:val="nil"/>
              <w:right w:val="nil"/>
            </w:tcBorders>
            <w:vAlign w:val="center"/>
          </w:tcPr>
          <w:p w14:paraId="02C69566" w14:textId="77777777" w:rsidR="00065A3A" w:rsidRDefault="00065A3A">
            <w:pPr>
              <w:adjustRightInd w:val="0"/>
              <w:snapToGrid w:val="0"/>
              <w:rPr>
                <w:color w:val="000000"/>
                <w:sz w:val="28"/>
              </w:rPr>
            </w:pPr>
          </w:p>
        </w:tc>
        <w:tc>
          <w:tcPr>
            <w:tcW w:w="1514" w:type="dxa"/>
            <w:gridSpan w:val="2"/>
            <w:vMerge/>
            <w:tcBorders>
              <w:top w:val="nil"/>
              <w:left w:val="nil"/>
              <w:bottom w:val="nil"/>
              <w:right w:val="nil"/>
            </w:tcBorders>
            <w:vAlign w:val="center"/>
          </w:tcPr>
          <w:p w14:paraId="175E2BD8" w14:textId="77777777" w:rsidR="00065A3A" w:rsidRDefault="00065A3A">
            <w:pPr>
              <w:widowControl/>
              <w:jc w:val="left"/>
              <w:rPr>
                <w:rFonts w:eastAsia="楷体_GB2312"/>
                <w:color w:val="000000"/>
                <w:sz w:val="52"/>
              </w:rPr>
            </w:pPr>
          </w:p>
        </w:tc>
      </w:tr>
      <w:tr w:rsidR="00065A3A" w14:paraId="777DCEA3" w14:textId="77777777">
        <w:trPr>
          <w:trHeight w:val="1105"/>
          <w:jc w:val="center"/>
        </w:trPr>
        <w:tc>
          <w:tcPr>
            <w:tcW w:w="9135" w:type="dxa"/>
            <w:gridSpan w:val="9"/>
            <w:tcBorders>
              <w:top w:val="nil"/>
              <w:left w:val="nil"/>
              <w:bottom w:val="nil"/>
              <w:right w:val="nil"/>
            </w:tcBorders>
          </w:tcPr>
          <w:p w14:paraId="21883CC7" w14:textId="77777777" w:rsidR="00065A3A" w:rsidRDefault="00065A3A">
            <w:pPr>
              <w:adjustRightInd w:val="0"/>
              <w:snapToGrid w:val="0"/>
              <w:rPr>
                <w:rFonts w:eastAsia="楷体_GB2312"/>
                <w:color w:val="000000"/>
                <w:sz w:val="32"/>
                <w:szCs w:val="32"/>
              </w:rPr>
            </w:pPr>
          </w:p>
          <w:p w14:paraId="02905E49" w14:textId="77777777" w:rsidR="00065A3A" w:rsidRDefault="00065A3A">
            <w:pPr>
              <w:adjustRightInd w:val="0"/>
              <w:snapToGrid w:val="0"/>
              <w:rPr>
                <w:rFonts w:eastAsia="楷体_GB2312"/>
                <w:color w:val="000000"/>
                <w:sz w:val="32"/>
                <w:szCs w:val="32"/>
              </w:rPr>
            </w:pPr>
          </w:p>
        </w:tc>
      </w:tr>
      <w:tr w:rsidR="00065A3A" w14:paraId="6B082563" w14:textId="77777777">
        <w:trPr>
          <w:trHeight w:val="462"/>
          <w:jc w:val="center"/>
        </w:trPr>
        <w:tc>
          <w:tcPr>
            <w:tcW w:w="9135" w:type="dxa"/>
            <w:gridSpan w:val="9"/>
            <w:tcBorders>
              <w:top w:val="nil"/>
              <w:left w:val="nil"/>
              <w:bottom w:val="nil"/>
              <w:right w:val="nil"/>
            </w:tcBorders>
          </w:tcPr>
          <w:p w14:paraId="306D454B" w14:textId="77777777" w:rsidR="00065A3A" w:rsidRDefault="00C41667">
            <w:pPr>
              <w:adjustRightInd w:val="0"/>
              <w:snapToGrid w:val="0"/>
              <w:jc w:val="center"/>
              <w:rPr>
                <w:rFonts w:eastAsia="黑体"/>
                <w:color w:val="000000"/>
                <w:sz w:val="32"/>
              </w:rPr>
            </w:pPr>
            <w:r>
              <w:rPr>
                <w:rFonts w:eastAsia="黑体" w:hint="eastAsia"/>
                <w:color w:val="000000"/>
                <w:spacing w:val="20"/>
                <w:sz w:val="32"/>
              </w:rPr>
              <w:t>二〇一七年五</w:t>
            </w:r>
            <w:r>
              <w:rPr>
                <w:rFonts w:eastAsia="黑体" w:hint="eastAsia"/>
                <w:color w:val="000000"/>
                <w:sz w:val="32"/>
              </w:rPr>
              <w:t>月</w:t>
            </w:r>
          </w:p>
        </w:tc>
      </w:tr>
    </w:tbl>
    <w:p w14:paraId="328F2A52" w14:textId="77777777" w:rsidR="00065A3A" w:rsidRDefault="00065A3A">
      <w:pPr>
        <w:pStyle w:val="a5"/>
        <w:spacing w:beforeLines="50" w:before="156" w:line="400" w:lineRule="atLeast"/>
        <w:jc w:val="left"/>
        <w:rPr>
          <w:rFonts w:ascii="Times New Roman" w:eastAsia="黑体" w:hAnsi="Times New Roman"/>
          <w:b/>
          <w:sz w:val="24"/>
          <w:szCs w:val="24"/>
        </w:rPr>
      </w:pPr>
    </w:p>
    <w:p w14:paraId="3957603C" w14:textId="77777777" w:rsidR="00065A3A" w:rsidRDefault="00C41667">
      <w:pPr>
        <w:autoSpaceDE w:val="0"/>
        <w:autoSpaceDN w:val="0"/>
        <w:adjustRightInd w:val="0"/>
        <w:jc w:val="center"/>
        <w:rPr>
          <w:kern w:val="0"/>
          <w:sz w:val="30"/>
          <w:szCs w:val="30"/>
        </w:rPr>
      </w:pPr>
      <w:r>
        <w:rPr>
          <w:kern w:val="0"/>
          <w:sz w:val="30"/>
          <w:szCs w:val="30"/>
        </w:rPr>
        <w:t>Dissertation Submitted to Wuhan University</w:t>
      </w:r>
    </w:p>
    <w:p w14:paraId="6813AC78" w14:textId="77777777" w:rsidR="00065A3A" w:rsidRDefault="00C41667">
      <w:pPr>
        <w:pStyle w:val="a5"/>
        <w:spacing w:beforeLines="50" w:before="156" w:line="400" w:lineRule="atLeast"/>
        <w:jc w:val="center"/>
        <w:rPr>
          <w:kern w:val="0"/>
          <w:sz w:val="30"/>
          <w:szCs w:val="30"/>
        </w:rPr>
      </w:pPr>
      <w:r>
        <w:rPr>
          <w:kern w:val="0"/>
          <w:sz w:val="30"/>
          <w:szCs w:val="30"/>
        </w:rPr>
        <w:t>For Degree of Master Engineering</w:t>
      </w:r>
    </w:p>
    <w:p w14:paraId="55CC6D28" w14:textId="77777777" w:rsidR="00065A3A" w:rsidRDefault="00065A3A">
      <w:pPr>
        <w:pStyle w:val="a5"/>
        <w:spacing w:beforeLines="50" w:before="156" w:line="400" w:lineRule="atLeast"/>
        <w:jc w:val="center"/>
        <w:rPr>
          <w:rFonts w:ascii="Times New Roman" w:eastAsia="黑体" w:hAnsi="Times New Roman"/>
          <w:b/>
          <w:sz w:val="24"/>
          <w:szCs w:val="24"/>
        </w:rPr>
      </w:pPr>
    </w:p>
    <w:p w14:paraId="1E847126" w14:textId="77777777" w:rsidR="00065A3A" w:rsidRDefault="00065A3A">
      <w:pPr>
        <w:pStyle w:val="a5"/>
        <w:spacing w:beforeLines="50" w:before="156" w:line="400" w:lineRule="atLeast"/>
        <w:jc w:val="center"/>
        <w:rPr>
          <w:rFonts w:ascii="Times New Roman" w:eastAsia="黑体" w:hAnsi="Times New Roman"/>
          <w:b/>
          <w:sz w:val="24"/>
          <w:szCs w:val="24"/>
        </w:rPr>
      </w:pPr>
    </w:p>
    <w:p w14:paraId="59F57B92" w14:textId="77777777" w:rsidR="00065A3A" w:rsidRDefault="00065A3A">
      <w:pPr>
        <w:pStyle w:val="a5"/>
        <w:spacing w:beforeLines="50" w:before="156" w:line="400" w:lineRule="atLeast"/>
        <w:jc w:val="center"/>
        <w:rPr>
          <w:rFonts w:ascii="Times New Roman" w:eastAsia="黑体" w:hAnsi="Times New Roman"/>
          <w:b/>
          <w:sz w:val="24"/>
          <w:szCs w:val="24"/>
        </w:rPr>
      </w:pPr>
    </w:p>
    <w:p w14:paraId="399275CB" w14:textId="77777777" w:rsidR="00065A3A" w:rsidRDefault="00C41667">
      <w:pPr>
        <w:jc w:val="center"/>
        <w:rPr>
          <w:rFonts w:asciiTheme="majorEastAsia" w:eastAsiaTheme="majorEastAsia" w:hAnsiTheme="majorEastAsia"/>
          <w:sz w:val="44"/>
          <w:szCs w:val="44"/>
        </w:rPr>
      </w:pPr>
      <w:r>
        <w:rPr>
          <w:rFonts w:asciiTheme="majorEastAsia" w:eastAsiaTheme="majorEastAsia" w:hAnsiTheme="majorEastAsia"/>
          <w:sz w:val="44"/>
          <w:szCs w:val="44"/>
        </w:rPr>
        <w:t>The principles and implementation of the distributed service governance framework</w:t>
      </w:r>
    </w:p>
    <w:p w14:paraId="42BDB9D9" w14:textId="77777777" w:rsidR="00065A3A" w:rsidRDefault="00065A3A">
      <w:pPr>
        <w:ind w:firstLineChars="200" w:firstLine="600"/>
        <w:jc w:val="center"/>
        <w:rPr>
          <w:kern w:val="0"/>
          <w:sz w:val="30"/>
          <w:szCs w:val="30"/>
        </w:rPr>
      </w:pPr>
    </w:p>
    <w:p w14:paraId="038F9027"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 xml:space="preserve">By </w:t>
      </w:r>
    </w:p>
    <w:p w14:paraId="3599E53C"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Wang Wei</w:t>
      </w:r>
    </w:p>
    <w:p w14:paraId="6BFC0A0F" w14:textId="77777777" w:rsidR="00065A3A" w:rsidRDefault="00065A3A">
      <w:pPr>
        <w:ind w:firstLineChars="200" w:firstLine="480"/>
        <w:jc w:val="center"/>
        <w:rPr>
          <w:sz w:val="24"/>
        </w:rPr>
      </w:pPr>
    </w:p>
    <w:p w14:paraId="3F1AC46E" w14:textId="77777777" w:rsidR="00065A3A" w:rsidRDefault="00065A3A">
      <w:pPr>
        <w:ind w:firstLineChars="200" w:firstLine="480"/>
        <w:jc w:val="center"/>
        <w:rPr>
          <w:sz w:val="24"/>
        </w:rPr>
      </w:pPr>
    </w:p>
    <w:p w14:paraId="00EE87DB" w14:textId="77777777" w:rsidR="00065A3A" w:rsidRDefault="00065A3A">
      <w:pPr>
        <w:ind w:firstLineChars="200" w:firstLine="480"/>
        <w:jc w:val="center"/>
        <w:rPr>
          <w:sz w:val="24"/>
        </w:rPr>
      </w:pPr>
    </w:p>
    <w:p w14:paraId="59DE9281" w14:textId="77777777" w:rsidR="00065A3A" w:rsidRDefault="00065A3A">
      <w:pPr>
        <w:ind w:firstLineChars="200" w:firstLine="480"/>
        <w:jc w:val="center"/>
        <w:rPr>
          <w:sz w:val="24"/>
        </w:rPr>
      </w:pPr>
    </w:p>
    <w:p w14:paraId="4AA756AD"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 xml:space="preserve">  Under the Guidance of</w:t>
      </w:r>
    </w:p>
    <w:p w14:paraId="10B4FACD"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 xml:space="preserve">   Professor Gong Yi Li</w:t>
      </w:r>
    </w:p>
    <w:p w14:paraId="0A0636AF" w14:textId="77777777" w:rsidR="00065A3A" w:rsidRDefault="00065A3A">
      <w:pPr>
        <w:autoSpaceDE w:val="0"/>
        <w:autoSpaceDN w:val="0"/>
        <w:adjustRightInd w:val="0"/>
        <w:jc w:val="center"/>
        <w:rPr>
          <w:kern w:val="0"/>
          <w:sz w:val="28"/>
          <w:szCs w:val="28"/>
        </w:rPr>
      </w:pPr>
    </w:p>
    <w:p w14:paraId="2B6C917F" w14:textId="77777777" w:rsidR="00065A3A" w:rsidRDefault="00065A3A">
      <w:pPr>
        <w:autoSpaceDE w:val="0"/>
        <w:autoSpaceDN w:val="0"/>
        <w:adjustRightInd w:val="0"/>
        <w:jc w:val="center"/>
        <w:rPr>
          <w:kern w:val="0"/>
          <w:sz w:val="28"/>
          <w:szCs w:val="28"/>
        </w:rPr>
      </w:pPr>
    </w:p>
    <w:p w14:paraId="7F167845" w14:textId="77777777" w:rsidR="00065A3A" w:rsidRDefault="00065A3A">
      <w:pPr>
        <w:autoSpaceDE w:val="0"/>
        <w:autoSpaceDN w:val="0"/>
        <w:adjustRightInd w:val="0"/>
        <w:jc w:val="center"/>
        <w:rPr>
          <w:kern w:val="0"/>
          <w:sz w:val="28"/>
          <w:szCs w:val="28"/>
        </w:rPr>
      </w:pPr>
    </w:p>
    <w:p w14:paraId="1C10E5AE"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May</w:t>
      </w:r>
      <w:r>
        <w:rPr>
          <w:rFonts w:asciiTheme="minorEastAsia" w:eastAsiaTheme="minorEastAsia" w:hAnsiTheme="minorEastAsia" w:hint="eastAsia"/>
          <w:sz w:val="28"/>
          <w:szCs w:val="28"/>
        </w:rPr>
        <w:t>，</w:t>
      </w:r>
      <w:r>
        <w:rPr>
          <w:rFonts w:asciiTheme="minorEastAsia" w:eastAsiaTheme="minorEastAsia" w:hAnsiTheme="minorEastAsia"/>
          <w:sz w:val="28"/>
          <w:szCs w:val="28"/>
        </w:rPr>
        <w:t>2017</w:t>
      </w:r>
    </w:p>
    <w:p w14:paraId="4F480C5E" w14:textId="77777777" w:rsidR="00065A3A" w:rsidRDefault="00065A3A">
      <w:pPr>
        <w:ind w:firstLineChars="200" w:firstLine="480"/>
        <w:rPr>
          <w:sz w:val="24"/>
        </w:rPr>
      </w:pPr>
    </w:p>
    <w:p w14:paraId="1A0F48EB" w14:textId="77777777" w:rsidR="00065A3A" w:rsidRDefault="00065A3A">
      <w:pPr>
        <w:ind w:firstLineChars="200" w:firstLine="480"/>
        <w:rPr>
          <w:sz w:val="24"/>
        </w:rPr>
      </w:pPr>
    </w:p>
    <w:p w14:paraId="576D1FE2" w14:textId="77777777" w:rsidR="00065A3A" w:rsidRDefault="00065A3A">
      <w:pPr>
        <w:rPr>
          <w:sz w:val="24"/>
        </w:rPr>
      </w:pPr>
    </w:p>
    <w:p w14:paraId="106D0A01" w14:textId="77777777" w:rsidR="00065A3A" w:rsidRDefault="00065A3A">
      <w:pPr>
        <w:rPr>
          <w:sz w:val="24"/>
        </w:rPr>
      </w:pPr>
    </w:p>
    <w:p w14:paraId="4225873A" w14:textId="77777777" w:rsidR="00065A3A" w:rsidRDefault="00065A3A">
      <w:pPr>
        <w:rPr>
          <w:sz w:val="24"/>
        </w:rPr>
      </w:pPr>
    </w:p>
    <w:p w14:paraId="34C1A51F" w14:textId="77777777" w:rsidR="00065A3A" w:rsidRDefault="00065A3A">
      <w:pPr>
        <w:rPr>
          <w:sz w:val="24"/>
        </w:rPr>
      </w:pPr>
    </w:p>
    <w:p w14:paraId="03E86311" w14:textId="77777777" w:rsidR="00065A3A" w:rsidRDefault="00C41667">
      <w:pPr>
        <w:spacing w:line="400" w:lineRule="atLeast"/>
        <w:jc w:val="center"/>
        <w:rPr>
          <w:rFonts w:ascii="黑体" w:eastAsia="黑体" w:hAnsi="宋体"/>
          <w:b/>
          <w:sz w:val="36"/>
          <w:szCs w:val="36"/>
        </w:rPr>
      </w:pPr>
      <w:r>
        <w:rPr>
          <w:rFonts w:ascii="黑体" w:eastAsia="黑体" w:hAnsi="宋体" w:hint="eastAsia"/>
          <w:b/>
          <w:sz w:val="36"/>
          <w:szCs w:val="36"/>
        </w:rPr>
        <w:t>郑 重 声 明</w:t>
      </w:r>
    </w:p>
    <w:p w14:paraId="052D3DA0" w14:textId="77777777" w:rsidR="00065A3A" w:rsidRDefault="00065A3A">
      <w:pPr>
        <w:spacing w:line="400" w:lineRule="atLeast"/>
        <w:jc w:val="center"/>
        <w:rPr>
          <w:b/>
          <w:sz w:val="24"/>
        </w:rPr>
      </w:pPr>
    </w:p>
    <w:p w14:paraId="33A1CA50" w14:textId="77777777" w:rsidR="00065A3A" w:rsidRDefault="00C41667">
      <w:pPr>
        <w:spacing w:line="560" w:lineRule="atLeast"/>
        <w:ind w:firstLineChars="200" w:firstLine="560"/>
        <w:rPr>
          <w:sz w:val="28"/>
          <w:szCs w:val="28"/>
        </w:rPr>
      </w:pPr>
      <w:r>
        <w:rPr>
          <w:rFonts w:hint="eastAsia"/>
          <w:sz w:val="28"/>
          <w:szCs w:val="28"/>
        </w:rPr>
        <w:t>本人的学位论文是在导师指导下独立撰写并完成的，学位论文没有剽窃、抄袭、造假等违反学术道德、学术规范和侵权行为，否则，本人愿意承担由此而产生的法律责任和法律后果，特此郑重声明</w:t>
      </w:r>
      <w:r>
        <w:rPr>
          <w:rFonts w:ascii="宋体" w:hAnsi="宋体" w:hint="eastAsia"/>
          <w:sz w:val="28"/>
          <w:szCs w:val="28"/>
        </w:rPr>
        <w:t>。</w:t>
      </w:r>
    </w:p>
    <w:p w14:paraId="60DB38D3" w14:textId="77777777" w:rsidR="00065A3A" w:rsidRDefault="00C41667">
      <w:pPr>
        <w:spacing w:line="560" w:lineRule="atLeast"/>
        <w:ind w:firstLineChars="200" w:firstLine="560"/>
        <w:rPr>
          <w:sz w:val="28"/>
          <w:szCs w:val="28"/>
        </w:rPr>
      </w:pPr>
      <w:r>
        <w:rPr>
          <w:sz w:val="28"/>
          <w:szCs w:val="28"/>
        </w:rPr>
        <w:t xml:space="preserve">     </w:t>
      </w:r>
    </w:p>
    <w:p w14:paraId="551FE7B8" w14:textId="77777777" w:rsidR="00065A3A" w:rsidRDefault="00C41667">
      <w:pPr>
        <w:spacing w:line="560" w:lineRule="atLeast"/>
        <w:ind w:firstLineChars="450" w:firstLine="1260"/>
        <w:rPr>
          <w:sz w:val="28"/>
          <w:szCs w:val="28"/>
        </w:rPr>
      </w:pPr>
      <w:r>
        <w:rPr>
          <w:rFonts w:hint="eastAsia"/>
          <w:sz w:val="28"/>
          <w:szCs w:val="28"/>
        </w:rPr>
        <w:t>学位论文作者（签名）：</w:t>
      </w:r>
    </w:p>
    <w:p w14:paraId="44095B5B" w14:textId="77777777" w:rsidR="00065A3A" w:rsidRDefault="00C41667">
      <w:pPr>
        <w:spacing w:beforeLines="100" w:before="312" w:line="560" w:lineRule="atLeast"/>
        <w:ind w:firstLineChars="1200" w:firstLine="3360"/>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36027FE9" w14:textId="77777777" w:rsidR="00065A3A" w:rsidRDefault="00065A3A">
      <w:pPr>
        <w:spacing w:beforeLines="100" w:before="312" w:line="560" w:lineRule="atLeast"/>
        <w:ind w:firstLineChars="1200" w:firstLine="3360"/>
        <w:rPr>
          <w:sz w:val="28"/>
          <w:szCs w:val="28"/>
        </w:rPr>
      </w:pPr>
    </w:p>
    <w:p w14:paraId="18F1DCEC" w14:textId="77777777" w:rsidR="00065A3A" w:rsidRDefault="00065A3A">
      <w:pPr>
        <w:spacing w:beforeLines="100" w:before="312" w:line="560" w:lineRule="atLeast"/>
        <w:rPr>
          <w:sz w:val="28"/>
          <w:szCs w:val="28"/>
        </w:rPr>
        <w:sectPr w:rsidR="00065A3A">
          <w:footerReference w:type="default" r:id="rId10"/>
          <w:pgSz w:w="11906" w:h="16838"/>
          <w:pgMar w:top="1440" w:right="1800" w:bottom="1440" w:left="1800" w:header="851" w:footer="992" w:gutter="0"/>
          <w:pgNumType w:start="1"/>
          <w:cols w:space="425"/>
          <w:docGrid w:type="lines" w:linePitch="312"/>
        </w:sectPr>
      </w:pPr>
    </w:p>
    <w:p w14:paraId="11B503F5" w14:textId="77777777" w:rsidR="00065A3A" w:rsidRDefault="00065A3A">
      <w:pPr>
        <w:pStyle w:val="1"/>
        <w:numPr>
          <w:ilvl w:val="0"/>
          <w:numId w:val="0"/>
        </w:numPr>
        <w:tabs>
          <w:tab w:val="clear" w:pos="360"/>
        </w:tabs>
        <w:spacing w:before="0"/>
        <w:rPr>
          <w:rFonts w:asciiTheme="majorEastAsia" w:eastAsiaTheme="majorEastAsia" w:hAnsiTheme="majorEastAsia" w:cs="Times New Roman"/>
          <w:b w:val="0"/>
        </w:rPr>
      </w:pPr>
    </w:p>
    <w:p w14:paraId="686586A6" w14:textId="77777777" w:rsidR="00065A3A" w:rsidRDefault="00C41667">
      <w:pPr>
        <w:pStyle w:val="1"/>
        <w:numPr>
          <w:ilvl w:val="0"/>
          <w:numId w:val="0"/>
        </w:numPr>
        <w:tabs>
          <w:tab w:val="clear" w:pos="360"/>
        </w:tabs>
        <w:spacing w:before="0"/>
        <w:ind w:leftChars="100" w:left="210" w:firstLineChars="800" w:firstLine="2880"/>
        <w:rPr>
          <w:rFonts w:ascii="黑体" w:eastAsia="黑体" w:hAnsi="黑体"/>
          <w:b w:val="0"/>
          <w:sz w:val="36"/>
          <w:szCs w:val="36"/>
        </w:rPr>
      </w:pPr>
      <w:bookmarkStart w:id="0" w:name="_Toc482175849"/>
      <w:bookmarkStart w:id="1" w:name="_Toc483557593"/>
      <w:r>
        <w:rPr>
          <w:rFonts w:ascii="黑体" w:eastAsia="黑体" w:hAnsi="黑体" w:hint="eastAsia"/>
          <w:b w:val="0"/>
          <w:sz w:val="36"/>
          <w:szCs w:val="36"/>
        </w:rPr>
        <w:t xml:space="preserve">摘   </w:t>
      </w:r>
      <w:r>
        <w:rPr>
          <w:rFonts w:ascii="黑体" w:eastAsia="黑体" w:hAnsi="黑体"/>
          <w:b w:val="0"/>
          <w:sz w:val="36"/>
          <w:szCs w:val="36"/>
        </w:rPr>
        <w:t xml:space="preserve">  </w:t>
      </w:r>
      <w:r>
        <w:rPr>
          <w:rFonts w:ascii="黑体" w:eastAsia="黑体" w:hAnsi="黑体" w:hint="eastAsia"/>
          <w:b w:val="0"/>
          <w:sz w:val="36"/>
          <w:szCs w:val="36"/>
        </w:rPr>
        <w:t>要</w:t>
      </w:r>
      <w:bookmarkEnd w:id="0"/>
      <w:bookmarkEnd w:id="1"/>
    </w:p>
    <w:p w14:paraId="19EB746F" w14:textId="77777777"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应用业务是不断发展变化的，业务创新越来越成为企业核心竞争力的一部分。传统IT支撑业务发展的方式是为新业务构建新的业务系统，系统多是“竖井状”的孤岛形式。久而久之，这样的方式已经无法满足业务发展对IT带来的要求，IT成 为企业的严重短板。面向服务的</w:t>
      </w:r>
      <w:r>
        <w:rPr>
          <w:rFonts w:asciiTheme="minorEastAsia" w:eastAsiaTheme="minorEastAsia" w:hAnsiTheme="minorEastAsia"/>
          <w:sz w:val="24"/>
        </w:rPr>
        <w:t>架构</w:t>
      </w:r>
      <w:r>
        <w:rPr>
          <w:rFonts w:asciiTheme="minorEastAsia" w:eastAsiaTheme="minorEastAsia" w:hAnsiTheme="minorEastAsia" w:hint="eastAsia"/>
          <w:sz w:val="24"/>
        </w:rPr>
        <w:t>的出现的主要目的就是彻底改变这种局面，使IT变得灵活，与业务对齐。甚至能够促进业务的发展，并创造新的业务价值。</w:t>
      </w:r>
      <w:r>
        <w:rPr>
          <w:rFonts w:asciiTheme="minorEastAsia" w:eastAsiaTheme="minorEastAsia" w:hAnsiTheme="minorEastAsia"/>
          <w:sz w:val="24"/>
        </w:rPr>
        <w:t>本文研究了</w:t>
      </w:r>
      <w:r>
        <w:rPr>
          <w:rFonts w:asciiTheme="minorEastAsia" w:eastAsiaTheme="minorEastAsia" w:hAnsiTheme="minorEastAsia" w:hint="eastAsia"/>
          <w:sz w:val="24"/>
        </w:rPr>
        <w:t>国内</w:t>
      </w:r>
      <w:r>
        <w:rPr>
          <w:rFonts w:asciiTheme="minorEastAsia" w:eastAsiaTheme="minorEastAsia" w:hAnsiTheme="minorEastAsia"/>
          <w:sz w:val="24"/>
        </w:rPr>
        <w:t>外的服务治理框架框架，分析和</w:t>
      </w:r>
      <w:r>
        <w:rPr>
          <w:rFonts w:asciiTheme="minorEastAsia" w:eastAsiaTheme="minorEastAsia" w:hAnsiTheme="minorEastAsia" w:hint="eastAsia"/>
          <w:sz w:val="24"/>
        </w:rPr>
        <w:t>总结了通用</w:t>
      </w:r>
      <w:r>
        <w:rPr>
          <w:rFonts w:asciiTheme="minorEastAsia" w:eastAsiaTheme="minorEastAsia" w:hAnsiTheme="minorEastAsia"/>
          <w:sz w:val="24"/>
        </w:rPr>
        <w:t>的框架特性</w:t>
      </w:r>
      <w:r>
        <w:rPr>
          <w:rFonts w:asciiTheme="minorEastAsia" w:eastAsiaTheme="minorEastAsia" w:hAnsiTheme="minorEastAsia" w:hint="eastAsia"/>
          <w:sz w:val="24"/>
        </w:rPr>
        <w:t>和</w:t>
      </w:r>
      <w:r>
        <w:rPr>
          <w:rFonts w:asciiTheme="minorEastAsia" w:eastAsiaTheme="minorEastAsia" w:hAnsiTheme="minorEastAsia"/>
          <w:sz w:val="24"/>
        </w:rPr>
        <w:t>非功能特性</w:t>
      </w:r>
      <w:r>
        <w:rPr>
          <w:rFonts w:asciiTheme="minorEastAsia" w:eastAsiaTheme="minorEastAsia" w:hAnsiTheme="minorEastAsia" w:hint="eastAsia"/>
          <w:sz w:val="24"/>
        </w:rPr>
        <w:t>，</w:t>
      </w:r>
      <w:r>
        <w:rPr>
          <w:rFonts w:asciiTheme="minorEastAsia" w:eastAsiaTheme="minorEastAsia" w:hAnsiTheme="minorEastAsia"/>
          <w:sz w:val="24"/>
        </w:rPr>
        <w:t>实现了</w:t>
      </w:r>
      <w:r>
        <w:rPr>
          <w:rFonts w:asciiTheme="minorEastAsia" w:eastAsiaTheme="minorEastAsia" w:hAnsiTheme="minorEastAsia" w:hint="eastAsia"/>
          <w:sz w:val="24"/>
        </w:rPr>
        <w:t>一号店</w:t>
      </w:r>
      <w:r>
        <w:rPr>
          <w:rFonts w:asciiTheme="minorEastAsia" w:eastAsiaTheme="minorEastAsia" w:hAnsiTheme="minorEastAsia"/>
          <w:sz w:val="24"/>
        </w:rPr>
        <w:t>的服务治理框架Hedwig。</w:t>
      </w:r>
    </w:p>
    <w:p w14:paraId="78DE8FE7" w14:textId="77777777"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首先</w:t>
      </w:r>
      <w:r>
        <w:rPr>
          <w:rFonts w:asciiTheme="minorEastAsia" w:eastAsiaTheme="minorEastAsia" w:hAnsiTheme="minorEastAsia"/>
          <w:sz w:val="24"/>
        </w:rPr>
        <w:t>，</w:t>
      </w:r>
      <w:r>
        <w:rPr>
          <w:rFonts w:asciiTheme="minorEastAsia" w:eastAsiaTheme="minorEastAsia" w:hAnsiTheme="minorEastAsia" w:hint="eastAsia"/>
          <w:sz w:val="24"/>
        </w:rPr>
        <w:t>在</w:t>
      </w:r>
      <w:r>
        <w:rPr>
          <w:rFonts w:asciiTheme="minorEastAsia" w:eastAsiaTheme="minorEastAsia" w:hAnsiTheme="minorEastAsia"/>
          <w:sz w:val="24"/>
        </w:rPr>
        <w:t>服务治理概述中</w:t>
      </w:r>
      <w:r>
        <w:rPr>
          <w:rFonts w:asciiTheme="minorEastAsia" w:eastAsiaTheme="minorEastAsia" w:hAnsiTheme="minorEastAsia" w:hint="eastAsia"/>
          <w:sz w:val="24"/>
        </w:rPr>
        <w:t>论述</w:t>
      </w:r>
      <w:r>
        <w:rPr>
          <w:rFonts w:asciiTheme="minorEastAsia" w:eastAsiaTheme="minorEastAsia" w:hAnsiTheme="minorEastAsia"/>
          <w:sz w:val="24"/>
        </w:rPr>
        <w:t>了</w:t>
      </w:r>
      <w:r>
        <w:rPr>
          <w:rFonts w:asciiTheme="minorEastAsia" w:eastAsiaTheme="minorEastAsia" w:hAnsiTheme="minorEastAsia" w:hint="eastAsia"/>
          <w:sz w:val="24"/>
        </w:rPr>
        <w:t>服务</w:t>
      </w:r>
      <w:r>
        <w:rPr>
          <w:rFonts w:asciiTheme="minorEastAsia" w:eastAsiaTheme="minorEastAsia" w:hAnsiTheme="minorEastAsia"/>
          <w:sz w:val="24"/>
        </w:rPr>
        <w:t>化架构的演进，描述了服务治理的需求，</w:t>
      </w:r>
      <w:r>
        <w:rPr>
          <w:rFonts w:asciiTheme="minorEastAsia" w:eastAsiaTheme="minorEastAsia" w:hAnsiTheme="minorEastAsia" w:hint="eastAsia"/>
          <w:sz w:val="24"/>
        </w:rPr>
        <w:t>阐述</w:t>
      </w:r>
      <w:r>
        <w:rPr>
          <w:rFonts w:asciiTheme="minorEastAsia" w:eastAsiaTheme="minorEastAsia" w:hAnsiTheme="minorEastAsia"/>
          <w:sz w:val="24"/>
        </w:rPr>
        <w:t>了服务框架的整体架构和技术选型。</w:t>
      </w:r>
    </w:p>
    <w:p w14:paraId="0D4378FF" w14:textId="77777777"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其次</w:t>
      </w:r>
      <w:r>
        <w:rPr>
          <w:rFonts w:asciiTheme="minorEastAsia" w:eastAsiaTheme="minorEastAsia" w:hAnsiTheme="minorEastAsia"/>
          <w:sz w:val="24"/>
        </w:rPr>
        <w:t>,框架的</w:t>
      </w:r>
      <w:r>
        <w:rPr>
          <w:rFonts w:asciiTheme="minorEastAsia" w:eastAsiaTheme="minorEastAsia" w:hAnsiTheme="minorEastAsia" w:hint="eastAsia"/>
          <w:sz w:val="24"/>
        </w:rPr>
        <w:t>特性包括功能</w:t>
      </w:r>
      <w:r>
        <w:rPr>
          <w:rFonts w:asciiTheme="minorEastAsia" w:eastAsiaTheme="minorEastAsia" w:hAnsiTheme="minorEastAsia"/>
          <w:sz w:val="24"/>
        </w:rPr>
        <w:t>特性和非功能</w:t>
      </w:r>
      <w:r>
        <w:rPr>
          <w:rFonts w:asciiTheme="minorEastAsia" w:eastAsiaTheme="minorEastAsia" w:hAnsiTheme="minorEastAsia" w:hint="eastAsia"/>
          <w:sz w:val="24"/>
        </w:rPr>
        <w:t>特性。</w:t>
      </w:r>
      <w:r>
        <w:rPr>
          <w:rFonts w:asciiTheme="minorEastAsia" w:eastAsiaTheme="minorEastAsia" w:hAnsiTheme="minorEastAsia"/>
          <w:sz w:val="24"/>
        </w:rPr>
        <w:t>功能</w:t>
      </w:r>
      <w:r>
        <w:rPr>
          <w:rFonts w:asciiTheme="minorEastAsia" w:eastAsiaTheme="minorEastAsia" w:hAnsiTheme="minorEastAsia" w:hint="eastAsia"/>
          <w:sz w:val="24"/>
        </w:rPr>
        <w:t>特性表示</w:t>
      </w:r>
      <w:r>
        <w:rPr>
          <w:rFonts w:asciiTheme="minorEastAsia" w:eastAsiaTheme="minorEastAsia" w:hAnsiTheme="minorEastAsia"/>
          <w:sz w:val="24"/>
        </w:rPr>
        <w:t>框架是什么，</w:t>
      </w:r>
      <w:r>
        <w:rPr>
          <w:rFonts w:asciiTheme="minorEastAsia" w:eastAsiaTheme="minorEastAsia" w:hAnsiTheme="minorEastAsia" w:hint="eastAsia"/>
          <w:sz w:val="24"/>
        </w:rPr>
        <w:t>有哪些功能</w:t>
      </w:r>
      <w:r>
        <w:rPr>
          <w:rFonts w:asciiTheme="minorEastAsia" w:eastAsiaTheme="minorEastAsia" w:hAnsiTheme="minorEastAsia"/>
          <w:sz w:val="24"/>
        </w:rPr>
        <w:t>模块</w:t>
      </w:r>
      <w:r>
        <w:rPr>
          <w:rFonts w:asciiTheme="minorEastAsia" w:eastAsiaTheme="minorEastAsia" w:hAnsiTheme="minorEastAsia" w:hint="eastAsia"/>
          <w:sz w:val="24"/>
        </w:rPr>
        <w:t>和</w:t>
      </w:r>
      <w:r>
        <w:rPr>
          <w:rFonts w:asciiTheme="minorEastAsia" w:eastAsiaTheme="minorEastAsia" w:hAnsiTheme="minorEastAsia"/>
          <w:sz w:val="24"/>
        </w:rPr>
        <w:t>组件</w:t>
      </w:r>
      <w:r>
        <w:rPr>
          <w:rFonts w:asciiTheme="minorEastAsia" w:eastAsiaTheme="minorEastAsia" w:hAnsiTheme="minorEastAsia" w:hint="eastAsia"/>
          <w:sz w:val="24"/>
        </w:rPr>
        <w:t>。模块是细粒度的功能，组件是粗粒度的功能。后续章节给</w:t>
      </w:r>
      <w:r>
        <w:rPr>
          <w:rFonts w:asciiTheme="minorEastAsia" w:eastAsiaTheme="minorEastAsia" w:hAnsiTheme="minorEastAsia"/>
          <w:sz w:val="24"/>
        </w:rPr>
        <w:t>出了</w:t>
      </w:r>
      <w:r>
        <w:rPr>
          <w:rFonts w:asciiTheme="minorEastAsia" w:eastAsiaTheme="minorEastAsia" w:hAnsiTheme="minorEastAsia" w:hint="eastAsia"/>
          <w:sz w:val="24"/>
        </w:rPr>
        <w:t>每个</w:t>
      </w:r>
      <w:r>
        <w:rPr>
          <w:rFonts w:asciiTheme="minorEastAsia" w:eastAsiaTheme="minorEastAsia" w:hAnsiTheme="minorEastAsia"/>
          <w:sz w:val="24"/>
        </w:rPr>
        <w:t>模块和组件实现的原理</w:t>
      </w:r>
      <w:r>
        <w:rPr>
          <w:rFonts w:asciiTheme="minorEastAsia" w:eastAsiaTheme="minorEastAsia" w:hAnsiTheme="minorEastAsia" w:hint="eastAsia"/>
          <w:sz w:val="24"/>
        </w:rPr>
        <w:t>和</w:t>
      </w:r>
      <w:r>
        <w:rPr>
          <w:rFonts w:asciiTheme="minorEastAsia" w:eastAsiaTheme="minorEastAsia" w:hAnsiTheme="minorEastAsia"/>
          <w:sz w:val="24"/>
        </w:rPr>
        <w:t>设计</w:t>
      </w:r>
      <w:r>
        <w:rPr>
          <w:rFonts w:asciiTheme="minorEastAsia" w:eastAsiaTheme="minorEastAsia" w:hAnsiTheme="minorEastAsia" w:hint="eastAsia"/>
          <w:sz w:val="24"/>
        </w:rPr>
        <w:t>方案</w:t>
      </w:r>
      <w:r>
        <w:rPr>
          <w:rFonts w:asciiTheme="minorEastAsia" w:eastAsiaTheme="minorEastAsia" w:hAnsiTheme="minorEastAsia"/>
          <w:sz w:val="24"/>
        </w:rPr>
        <w:t>。</w:t>
      </w:r>
    </w:p>
    <w:p w14:paraId="70858DA6" w14:textId="77777777"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最后，对于</w:t>
      </w:r>
      <w:r>
        <w:rPr>
          <w:rFonts w:asciiTheme="minorEastAsia" w:eastAsiaTheme="minorEastAsia" w:hAnsiTheme="minorEastAsia"/>
          <w:sz w:val="24"/>
        </w:rPr>
        <w:t>服务治理框架的容错和</w:t>
      </w:r>
      <w:r>
        <w:rPr>
          <w:rFonts w:asciiTheme="minorEastAsia" w:eastAsiaTheme="minorEastAsia" w:hAnsiTheme="minorEastAsia" w:hint="eastAsia"/>
          <w:sz w:val="24"/>
        </w:rPr>
        <w:t>监控</w:t>
      </w:r>
      <w:r>
        <w:rPr>
          <w:rFonts w:asciiTheme="minorEastAsia" w:eastAsiaTheme="minorEastAsia" w:hAnsiTheme="minorEastAsia"/>
          <w:sz w:val="24"/>
        </w:rPr>
        <w:t>寻错</w:t>
      </w:r>
      <w:r>
        <w:rPr>
          <w:rFonts w:asciiTheme="minorEastAsia" w:eastAsiaTheme="minorEastAsia" w:hAnsiTheme="minorEastAsia" w:hint="eastAsia"/>
          <w:sz w:val="24"/>
        </w:rPr>
        <w:t>功能进行</w:t>
      </w:r>
      <w:r>
        <w:rPr>
          <w:rFonts w:asciiTheme="minorEastAsia" w:eastAsiaTheme="minorEastAsia" w:hAnsiTheme="minorEastAsia"/>
          <w:sz w:val="24"/>
        </w:rPr>
        <w:t>了</w:t>
      </w:r>
      <w:r>
        <w:rPr>
          <w:rFonts w:asciiTheme="minorEastAsia" w:eastAsiaTheme="minorEastAsia" w:hAnsiTheme="minorEastAsia" w:hint="eastAsia"/>
          <w:sz w:val="24"/>
        </w:rPr>
        <w:t>研究。</w:t>
      </w:r>
      <w:r>
        <w:rPr>
          <w:rFonts w:asciiTheme="minorEastAsia" w:eastAsiaTheme="minorEastAsia" w:hAnsiTheme="minorEastAsia"/>
          <w:sz w:val="24"/>
        </w:rPr>
        <w:t>故障是</w:t>
      </w:r>
      <w:r>
        <w:rPr>
          <w:rFonts w:asciiTheme="minorEastAsia" w:eastAsiaTheme="minorEastAsia" w:hAnsiTheme="minorEastAsia" w:hint="eastAsia"/>
          <w:sz w:val="24"/>
        </w:rPr>
        <w:t>分布式系统要面对</w:t>
      </w:r>
      <w:r>
        <w:rPr>
          <w:rFonts w:asciiTheme="minorEastAsia" w:eastAsiaTheme="minorEastAsia" w:hAnsiTheme="minorEastAsia"/>
          <w:sz w:val="24"/>
        </w:rPr>
        <w:t>的主要困难之一</w:t>
      </w:r>
      <w:r>
        <w:rPr>
          <w:rFonts w:asciiTheme="minorEastAsia" w:eastAsiaTheme="minorEastAsia" w:hAnsiTheme="minorEastAsia" w:hint="eastAsia"/>
          <w:sz w:val="24"/>
        </w:rPr>
        <w:t>，</w:t>
      </w:r>
      <w:r>
        <w:rPr>
          <w:rFonts w:asciiTheme="minorEastAsia" w:eastAsiaTheme="minorEastAsia" w:hAnsiTheme="minorEastAsia"/>
          <w:sz w:val="24"/>
        </w:rPr>
        <w:t>非功能</w:t>
      </w:r>
      <w:r>
        <w:rPr>
          <w:rFonts w:asciiTheme="minorEastAsia" w:eastAsiaTheme="minorEastAsia" w:hAnsiTheme="minorEastAsia" w:hint="eastAsia"/>
          <w:sz w:val="24"/>
        </w:rPr>
        <w:t>特性中</w:t>
      </w:r>
      <w:r>
        <w:rPr>
          <w:rFonts w:asciiTheme="minorEastAsia" w:eastAsiaTheme="minorEastAsia" w:hAnsiTheme="minorEastAsia"/>
          <w:sz w:val="24"/>
        </w:rPr>
        <w:t>的容错模式</w:t>
      </w:r>
      <w:r>
        <w:rPr>
          <w:rFonts w:asciiTheme="minorEastAsia" w:eastAsiaTheme="minorEastAsia" w:hAnsiTheme="minorEastAsia" w:hint="eastAsia"/>
          <w:sz w:val="24"/>
        </w:rPr>
        <w:t>为框架提出</w:t>
      </w:r>
      <w:r>
        <w:rPr>
          <w:rFonts w:asciiTheme="minorEastAsia" w:eastAsiaTheme="minorEastAsia" w:hAnsiTheme="minorEastAsia"/>
          <w:sz w:val="24"/>
        </w:rPr>
        <w:t>了提高服务可靠性</w:t>
      </w:r>
      <w:r>
        <w:rPr>
          <w:rFonts w:asciiTheme="minorEastAsia" w:eastAsiaTheme="minorEastAsia" w:hAnsiTheme="minorEastAsia" w:hint="eastAsia"/>
          <w:sz w:val="24"/>
        </w:rPr>
        <w:t>和</w:t>
      </w:r>
      <w:r>
        <w:rPr>
          <w:rFonts w:asciiTheme="minorEastAsia" w:eastAsiaTheme="minorEastAsia" w:hAnsiTheme="minorEastAsia"/>
          <w:sz w:val="24"/>
        </w:rPr>
        <w:t>可用性的方式，</w:t>
      </w:r>
      <w:r>
        <w:rPr>
          <w:rFonts w:asciiTheme="minorEastAsia" w:eastAsiaTheme="minorEastAsia" w:hAnsiTheme="minorEastAsia" w:hint="eastAsia"/>
          <w:sz w:val="24"/>
        </w:rPr>
        <w:t>在</w:t>
      </w:r>
      <w:r>
        <w:rPr>
          <w:rFonts w:asciiTheme="minorEastAsia" w:eastAsiaTheme="minorEastAsia" w:hAnsiTheme="minorEastAsia"/>
          <w:sz w:val="24"/>
        </w:rPr>
        <w:t>此基础上设计了hedwig的容错方案。</w:t>
      </w:r>
      <w:r>
        <w:rPr>
          <w:rFonts w:asciiTheme="minorEastAsia" w:eastAsiaTheme="minorEastAsia" w:hAnsiTheme="minorEastAsia" w:hint="eastAsia"/>
          <w:sz w:val="24"/>
        </w:rPr>
        <w:t>服务</w:t>
      </w:r>
      <w:r>
        <w:rPr>
          <w:rFonts w:asciiTheme="minorEastAsia" w:eastAsiaTheme="minorEastAsia" w:hAnsiTheme="minorEastAsia"/>
          <w:sz w:val="24"/>
        </w:rPr>
        <w:t>监控系统</w:t>
      </w:r>
      <w:r>
        <w:rPr>
          <w:rFonts w:asciiTheme="minorEastAsia" w:eastAsiaTheme="minorEastAsia" w:hAnsiTheme="minorEastAsia" w:hint="eastAsia"/>
          <w:sz w:val="24"/>
        </w:rPr>
        <w:t>Detector</w:t>
      </w:r>
      <w:r>
        <w:rPr>
          <w:rFonts w:asciiTheme="minorEastAsia" w:eastAsiaTheme="minorEastAsia" w:hAnsiTheme="minorEastAsia"/>
          <w:sz w:val="24"/>
        </w:rPr>
        <w:t>对异常服务调用的排查</w:t>
      </w:r>
      <w:r>
        <w:rPr>
          <w:rFonts w:asciiTheme="minorEastAsia" w:eastAsiaTheme="minorEastAsia" w:hAnsiTheme="minorEastAsia" w:hint="eastAsia"/>
          <w:sz w:val="24"/>
        </w:rPr>
        <w:t>手段</w:t>
      </w:r>
      <w:r>
        <w:rPr>
          <w:rFonts w:asciiTheme="minorEastAsia" w:eastAsiaTheme="minorEastAsia" w:hAnsiTheme="minorEastAsia"/>
          <w:sz w:val="24"/>
        </w:rPr>
        <w:t>加强了</w:t>
      </w:r>
      <w:r>
        <w:rPr>
          <w:rFonts w:asciiTheme="minorEastAsia" w:eastAsiaTheme="minorEastAsia" w:hAnsiTheme="minorEastAsia" w:hint="eastAsia"/>
          <w:sz w:val="24"/>
        </w:rPr>
        <w:t>整个治理平台的</w:t>
      </w:r>
      <w:r>
        <w:rPr>
          <w:rFonts w:asciiTheme="minorEastAsia" w:eastAsiaTheme="minorEastAsia" w:hAnsiTheme="minorEastAsia"/>
          <w:sz w:val="24"/>
        </w:rPr>
        <w:t>查错</w:t>
      </w:r>
      <w:r>
        <w:rPr>
          <w:rFonts w:asciiTheme="minorEastAsia" w:eastAsiaTheme="minorEastAsia" w:hAnsiTheme="minorEastAsia" w:hint="eastAsia"/>
          <w:sz w:val="24"/>
        </w:rPr>
        <w:t>排错</w:t>
      </w:r>
      <w:r>
        <w:rPr>
          <w:rFonts w:asciiTheme="minorEastAsia" w:eastAsiaTheme="minorEastAsia" w:hAnsiTheme="minorEastAsia"/>
          <w:sz w:val="24"/>
        </w:rPr>
        <w:t>能力。</w:t>
      </w:r>
    </w:p>
    <w:p w14:paraId="4E98104A" w14:textId="77777777"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从</w:t>
      </w:r>
      <w:r>
        <w:rPr>
          <w:rFonts w:asciiTheme="minorEastAsia" w:eastAsiaTheme="minorEastAsia" w:hAnsiTheme="minorEastAsia"/>
          <w:sz w:val="24"/>
        </w:rPr>
        <w:t>功能上看，H</w:t>
      </w:r>
      <w:r>
        <w:rPr>
          <w:rFonts w:asciiTheme="minorEastAsia" w:eastAsiaTheme="minorEastAsia" w:hAnsiTheme="minorEastAsia" w:hint="eastAsia"/>
          <w:sz w:val="24"/>
        </w:rPr>
        <w:t>edwig已然是功能</w:t>
      </w:r>
      <w:r>
        <w:rPr>
          <w:rFonts w:asciiTheme="minorEastAsia" w:eastAsiaTheme="minorEastAsia" w:hAnsiTheme="minorEastAsia"/>
          <w:sz w:val="24"/>
        </w:rPr>
        <w:t>完善的服务框架</w:t>
      </w:r>
      <w:r>
        <w:rPr>
          <w:rFonts w:asciiTheme="minorEastAsia" w:eastAsiaTheme="minorEastAsia" w:hAnsiTheme="minorEastAsia" w:hint="eastAsia"/>
          <w:sz w:val="24"/>
        </w:rPr>
        <w:t>，能给团队</w:t>
      </w:r>
      <w:r>
        <w:rPr>
          <w:rFonts w:asciiTheme="minorEastAsia" w:eastAsiaTheme="minorEastAsia" w:hAnsiTheme="minorEastAsia"/>
          <w:sz w:val="24"/>
        </w:rPr>
        <w:t>提供</w:t>
      </w:r>
      <w:r>
        <w:rPr>
          <w:rFonts w:asciiTheme="minorEastAsia" w:eastAsiaTheme="minorEastAsia" w:hAnsiTheme="minorEastAsia" w:hint="eastAsia"/>
          <w:sz w:val="24"/>
        </w:rPr>
        <w:t>统一和快速</w:t>
      </w:r>
      <w:r>
        <w:rPr>
          <w:rFonts w:asciiTheme="minorEastAsia" w:eastAsiaTheme="minorEastAsia" w:hAnsiTheme="minorEastAsia"/>
          <w:sz w:val="24"/>
        </w:rPr>
        <w:t>的服务层接入</w:t>
      </w:r>
      <w:r>
        <w:rPr>
          <w:rFonts w:asciiTheme="minorEastAsia" w:eastAsiaTheme="minorEastAsia" w:hAnsiTheme="minorEastAsia" w:hint="eastAsia"/>
          <w:sz w:val="24"/>
        </w:rPr>
        <w:t>。从非</w:t>
      </w:r>
      <w:r>
        <w:rPr>
          <w:rFonts w:asciiTheme="minorEastAsia" w:eastAsiaTheme="minorEastAsia" w:hAnsiTheme="minorEastAsia"/>
          <w:sz w:val="24"/>
        </w:rPr>
        <w:t>功能</w:t>
      </w:r>
      <w:r>
        <w:rPr>
          <w:rFonts w:asciiTheme="minorEastAsia" w:eastAsiaTheme="minorEastAsia" w:hAnsiTheme="minorEastAsia" w:hint="eastAsia"/>
          <w:sz w:val="24"/>
        </w:rPr>
        <w:t>特性</w:t>
      </w:r>
      <w:r>
        <w:rPr>
          <w:rFonts w:asciiTheme="minorEastAsia" w:eastAsiaTheme="minorEastAsia" w:hAnsiTheme="minorEastAsia"/>
          <w:sz w:val="24"/>
        </w:rPr>
        <w:t>上</w:t>
      </w:r>
      <w:r>
        <w:rPr>
          <w:rFonts w:asciiTheme="minorEastAsia" w:eastAsiaTheme="minorEastAsia" w:hAnsiTheme="minorEastAsia" w:hint="eastAsia"/>
          <w:sz w:val="24"/>
        </w:rPr>
        <w:t>看</w:t>
      </w:r>
      <w:r>
        <w:rPr>
          <w:rFonts w:asciiTheme="minorEastAsia" w:eastAsiaTheme="minorEastAsia" w:hAnsiTheme="minorEastAsia"/>
          <w:sz w:val="24"/>
        </w:rPr>
        <w:t>，</w:t>
      </w:r>
      <w:r>
        <w:rPr>
          <w:rFonts w:asciiTheme="minorEastAsia" w:eastAsiaTheme="minorEastAsia" w:hAnsiTheme="minorEastAsia" w:hint="eastAsia"/>
          <w:sz w:val="24"/>
        </w:rPr>
        <w:t>hedwig</w:t>
      </w:r>
      <w:r>
        <w:rPr>
          <w:rFonts w:asciiTheme="minorEastAsia" w:eastAsiaTheme="minorEastAsia" w:hAnsiTheme="minorEastAsia"/>
          <w:sz w:val="24"/>
        </w:rPr>
        <w:t>为</w:t>
      </w:r>
      <w:r>
        <w:rPr>
          <w:rFonts w:asciiTheme="minorEastAsia" w:eastAsiaTheme="minorEastAsia" w:hAnsiTheme="minorEastAsia" w:hint="eastAsia"/>
          <w:sz w:val="24"/>
        </w:rPr>
        <w:t>公司</w:t>
      </w:r>
      <w:r>
        <w:rPr>
          <w:rFonts w:asciiTheme="minorEastAsia" w:eastAsiaTheme="minorEastAsia" w:hAnsiTheme="minorEastAsia"/>
          <w:sz w:val="24"/>
        </w:rPr>
        <w:t>的业务</w:t>
      </w:r>
      <w:r>
        <w:rPr>
          <w:rFonts w:asciiTheme="minorEastAsia" w:eastAsiaTheme="minorEastAsia" w:hAnsiTheme="minorEastAsia" w:hint="eastAsia"/>
          <w:sz w:val="24"/>
        </w:rPr>
        <w:t>团队</w:t>
      </w:r>
      <w:r>
        <w:rPr>
          <w:rFonts w:asciiTheme="minorEastAsia" w:eastAsiaTheme="minorEastAsia" w:hAnsiTheme="minorEastAsia"/>
          <w:sz w:val="24"/>
        </w:rPr>
        <w:t>提供了一个</w:t>
      </w:r>
      <w:r>
        <w:rPr>
          <w:rFonts w:asciiTheme="minorEastAsia" w:eastAsiaTheme="minorEastAsia" w:hAnsiTheme="minorEastAsia" w:hint="eastAsia"/>
          <w:sz w:val="24"/>
        </w:rPr>
        <w:t>支持并发，</w:t>
      </w:r>
      <w:r>
        <w:rPr>
          <w:rFonts w:asciiTheme="minorEastAsia" w:eastAsiaTheme="minorEastAsia" w:hAnsiTheme="minorEastAsia"/>
          <w:sz w:val="24"/>
        </w:rPr>
        <w:t>吞吐</w:t>
      </w:r>
      <w:r>
        <w:rPr>
          <w:rFonts w:asciiTheme="minorEastAsia" w:eastAsiaTheme="minorEastAsia" w:hAnsiTheme="minorEastAsia" w:hint="eastAsia"/>
          <w:sz w:val="24"/>
        </w:rPr>
        <w:t>量，容错可靠性</w:t>
      </w:r>
      <w:r>
        <w:rPr>
          <w:rFonts w:asciiTheme="minorEastAsia" w:eastAsiaTheme="minorEastAsia" w:hAnsiTheme="minorEastAsia"/>
          <w:sz w:val="24"/>
        </w:rPr>
        <w:t>，可用性</w:t>
      </w:r>
      <w:r>
        <w:rPr>
          <w:rFonts w:asciiTheme="minorEastAsia" w:eastAsiaTheme="minorEastAsia" w:hAnsiTheme="minorEastAsia" w:hint="eastAsia"/>
          <w:sz w:val="24"/>
        </w:rPr>
        <w:t>都很</w:t>
      </w:r>
      <w:r>
        <w:rPr>
          <w:rFonts w:asciiTheme="minorEastAsia" w:eastAsiaTheme="minorEastAsia" w:hAnsiTheme="minorEastAsia"/>
          <w:sz w:val="24"/>
        </w:rPr>
        <w:t>高</w:t>
      </w:r>
      <w:r>
        <w:rPr>
          <w:rFonts w:asciiTheme="minorEastAsia" w:eastAsiaTheme="minorEastAsia" w:hAnsiTheme="minorEastAsia" w:hint="eastAsia"/>
          <w:sz w:val="24"/>
        </w:rPr>
        <w:t>的</w:t>
      </w:r>
      <w:r>
        <w:rPr>
          <w:rFonts w:asciiTheme="minorEastAsia" w:eastAsiaTheme="minorEastAsia" w:hAnsiTheme="minorEastAsia"/>
          <w:sz w:val="24"/>
        </w:rPr>
        <w:t>分布式服务框架</w:t>
      </w:r>
      <w:r>
        <w:rPr>
          <w:rFonts w:asciiTheme="minorEastAsia" w:eastAsiaTheme="minorEastAsia" w:hAnsiTheme="minorEastAsia" w:hint="eastAsia"/>
          <w:sz w:val="24"/>
        </w:rPr>
        <w:t>。通过将本文所研究和设计的系统</w:t>
      </w:r>
      <w:r>
        <w:rPr>
          <w:rFonts w:asciiTheme="minorEastAsia" w:eastAsiaTheme="minorEastAsia" w:hAnsiTheme="minorEastAsia"/>
          <w:sz w:val="24"/>
        </w:rPr>
        <w:t>hedwig在</w:t>
      </w:r>
      <w:r>
        <w:rPr>
          <w:rFonts w:asciiTheme="minorEastAsia" w:eastAsiaTheme="minorEastAsia" w:hAnsiTheme="minorEastAsia" w:hint="eastAsia"/>
          <w:sz w:val="24"/>
        </w:rPr>
        <w:t>一号店全公司</w:t>
      </w:r>
      <w:r>
        <w:rPr>
          <w:rFonts w:asciiTheme="minorEastAsia" w:eastAsiaTheme="minorEastAsia" w:hAnsiTheme="minorEastAsia"/>
          <w:sz w:val="24"/>
        </w:rPr>
        <w:t>的推行</w:t>
      </w:r>
      <w:r>
        <w:rPr>
          <w:rFonts w:asciiTheme="minorEastAsia" w:eastAsiaTheme="minorEastAsia" w:hAnsiTheme="minorEastAsia" w:hint="eastAsia"/>
          <w:sz w:val="24"/>
        </w:rPr>
        <w:t>，在</w:t>
      </w:r>
      <w:r>
        <w:rPr>
          <w:rFonts w:asciiTheme="minorEastAsia" w:eastAsiaTheme="minorEastAsia" w:hAnsiTheme="minorEastAsia"/>
          <w:sz w:val="24"/>
        </w:rPr>
        <w:t>这</w:t>
      </w:r>
      <w:r>
        <w:rPr>
          <w:rFonts w:asciiTheme="minorEastAsia" w:eastAsiaTheme="minorEastAsia" w:hAnsiTheme="minorEastAsia" w:hint="eastAsia"/>
          <w:sz w:val="24"/>
        </w:rPr>
        <w:t>5年</w:t>
      </w:r>
      <w:r>
        <w:rPr>
          <w:rFonts w:asciiTheme="minorEastAsia" w:eastAsiaTheme="minorEastAsia" w:hAnsiTheme="minorEastAsia"/>
          <w:sz w:val="24"/>
        </w:rPr>
        <w:t>间hedwig</w:t>
      </w:r>
      <w:r>
        <w:rPr>
          <w:rFonts w:asciiTheme="minorEastAsia" w:eastAsiaTheme="minorEastAsia" w:hAnsiTheme="minorEastAsia" w:hint="eastAsia"/>
          <w:sz w:val="24"/>
        </w:rPr>
        <w:t>已经满足</w:t>
      </w:r>
      <w:r>
        <w:rPr>
          <w:rFonts w:asciiTheme="minorEastAsia" w:eastAsiaTheme="minorEastAsia" w:hAnsiTheme="minorEastAsia"/>
          <w:sz w:val="24"/>
        </w:rPr>
        <w:t>了绝大部分团队的</w:t>
      </w:r>
      <w:r>
        <w:rPr>
          <w:rFonts w:asciiTheme="minorEastAsia" w:eastAsiaTheme="minorEastAsia" w:hAnsiTheme="minorEastAsia" w:hint="eastAsia"/>
          <w:sz w:val="24"/>
        </w:rPr>
        <w:t>功能需求和</w:t>
      </w:r>
      <w:r>
        <w:rPr>
          <w:rFonts w:asciiTheme="minorEastAsia" w:eastAsiaTheme="minorEastAsia" w:hAnsiTheme="minorEastAsia"/>
          <w:sz w:val="24"/>
        </w:rPr>
        <w:t>性能需求</w:t>
      </w:r>
      <w:r>
        <w:rPr>
          <w:rFonts w:asciiTheme="minorEastAsia" w:eastAsiaTheme="minorEastAsia" w:hAnsiTheme="minorEastAsia" w:hint="eastAsia"/>
          <w:sz w:val="24"/>
        </w:rPr>
        <w:t>，</w:t>
      </w:r>
      <w:r>
        <w:rPr>
          <w:rFonts w:asciiTheme="minorEastAsia" w:eastAsiaTheme="minorEastAsia" w:hAnsiTheme="minorEastAsia"/>
          <w:sz w:val="24"/>
        </w:rPr>
        <w:t>简单快速的接入方式也极大的节约了公司的成本</w:t>
      </w:r>
      <w:r>
        <w:rPr>
          <w:rFonts w:asciiTheme="minorEastAsia" w:eastAsiaTheme="minorEastAsia" w:hAnsiTheme="minorEastAsia" w:hint="eastAsia"/>
          <w:sz w:val="24"/>
        </w:rPr>
        <w:t>。</w:t>
      </w:r>
    </w:p>
    <w:p w14:paraId="3AB5D1CE" w14:textId="77777777" w:rsidR="00065A3A" w:rsidRDefault="00065A3A">
      <w:pPr>
        <w:rPr>
          <w:rFonts w:asciiTheme="minorEastAsia" w:eastAsiaTheme="minorEastAsia" w:hAnsiTheme="minorEastAsia" w:cs="宋体"/>
          <w:color w:val="0070C0"/>
          <w:sz w:val="24"/>
        </w:rPr>
      </w:pPr>
    </w:p>
    <w:p w14:paraId="6C3EAD64" w14:textId="77777777" w:rsidR="00065A3A" w:rsidRDefault="00C41667">
      <w:pPr>
        <w:spacing w:line="400" w:lineRule="atLeast"/>
        <w:rPr>
          <w:rFonts w:ascii="黑体" w:eastAsia="黑体" w:hAnsi="黑体"/>
          <w:sz w:val="24"/>
        </w:rPr>
      </w:pPr>
      <w:r>
        <w:rPr>
          <w:rFonts w:ascii="黑体" w:eastAsia="黑体" w:hAnsi="黑体" w:hint="eastAsia"/>
          <w:sz w:val="24"/>
        </w:rPr>
        <w:t>关键</w:t>
      </w:r>
      <w:r>
        <w:rPr>
          <w:rFonts w:ascii="黑体" w:eastAsia="黑体" w:hAnsi="黑体"/>
          <w:sz w:val="24"/>
        </w:rPr>
        <w:t>词</w:t>
      </w:r>
      <w:r>
        <w:rPr>
          <w:rFonts w:ascii="黑体" w:eastAsia="黑体" w:hAnsi="黑体" w:hint="eastAsia"/>
          <w:sz w:val="24"/>
        </w:rPr>
        <w:t>:</w:t>
      </w:r>
      <w:r>
        <w:rPr>
          <w:rFonts w:ascii="黑体" w:eastAsia="黑体" w:hAnsi="黑体"/>
          <w:sz w:val="24"/>
        </w:rPr>
        <w:t xml:space="preserve"> </w:t>
      </w:r>
      <w:r>
        <w:rPr>
          <w:rFonts w:ascii="黑体" w:eastAsia="黑体" w:hAnsi="黑体" w:hint="eastAsia"/>
          <w:sz w:val="24"/>
        </w:rPr>
        <w:t>服务</w:t>
      </w:r>
      <w:r>
        <w:rPr>
          <w:rFonts w:ascii="黑体" w:eastAsia="黑体" w:hAnsi="黑体"/>
          <w:sz w:val="24"/>
        </w:rPr>
        <w:t>化</w:t>
      </w:r>
      <w:r>
        <w:rPr>
          <w:rFonts w:ascii="黑体" w:eastAsia="黑体" w:hAnsi="黑体" w:hint="eastAsia"/>
          <w:sz w:val="24"/>
        </w:rPr>
        <w:t>治理</w:t>
      </w:r>
      <w:r>
        <w:rPr>
          <w:rFonts w:ascii="宋体" w:cs="宋体" w:hint="eastAsia"/>
          <w:kern w:val="0"/>
          <w:sz w:val="24"/>
        </w:rPr>
        <w:t>；</w:t>
      </w:r>
      <w:r>
        <w:rPr>
          <w:rFonts w:ascii="黑体" w:eastAsia="黑体" w:hAnsi="黑体" w:hint="eastAsia"/>
          <w:sz w:val="24"/>
        </w:rPr>
        <w:t>分布式服务化框架</w:t>
      </w:r>
      <w:r>
        <w:rPr>
          <w:rFonts w:ascii="宋体" w:cs="宋体" w:hint="eastAsia"/>
          <w:kern w:val="0"/>
          <w:sz w:val="24"/>
        </w:rPr>
        <w:t>；</w:t>
      </w:r>
      <w:r>
        <w:rPr>
          <w:rFonts w:ascii="黑体" w:eastAsia="黑体" w:hAnsi="黑体" w:hint="eastAsia"/>
          <w:sz w:val="24"/>
        </w:rPr>
        <w:t>分布式</w:t>
      </w:r>
      <w:r>
        <w:rPr>
          <w:rFonts w:ascii="黑体" w:eastAsia="黑体" w:hAnsi="黑体"/>
          <w:sz w:val="24"/>
        </w:rPr>
        <w:t>服务模式</w:t>
      </w:r>
      <w:r>
        <w:rPr>
          <w:rFonts w:ascii="宋体" w:cs="宋体" w:hint="eastAsia"/>
          <w:kern w:val="0"/>
          <w:sz w:val="24"/>
        </w:rPr>
        <w:t>；</w:t>
      </w:r>
      <w:r>
        <w:rPr>
          <w:rFonts w:ascii="黑体" w:eastAsia="黑体" w:hAnsi="黑体" w:hint="eastAsia"/>
          <w:sz w:val="24"/>
        </w:rPr>
        <w:t>容错模式</w:t>
      </w:r>
    </w:p>
    <w:p w14:paraId="3B8EC233" w14:textId="77777777" w:rsidR="00065A3A" w:rsidRDefault="00065A3A">
      <w:pPr>
        <w:spacing w:line="400" w:lineRule="atLeast"/>
        <w:rPr>
          <w:rFonts w:ascii="黑体" w:eastAsia="黑体" w:hAnsi="黑体"/>
          <w:sz w:val="24"/>
        </w:rPr>
      </w:pPr>
    </w:p>
    <w:p w14:paraId="6EBCF584" w14:textId="77777777" w:rsidR="00065A3A" w:rsidRDefault="00065A3A">
      <w:pPr>
        <w:spacing w:line="400" w:lineRule="atLeast"/>
        <w:rPr>
          <w:rFonts w:ascii="黑体" w:eastAsia="黑体" w:hAnsi="黑体"/>
          <w:sz w:val="24"/>
        </w:rPr>
      </w:pPr>
    </w:p>
    <w:p w14:paraId="6223C4BC" w14:textId="77777777" w:rsidR="00065A3A" w:rsidRDefault="00065A3A">
      <w:pPr>
        <w:spacing w:line="400" w:lineRule="atLeast"/>
        <w:rPr>
          <w:rFonts w:ascii="黑体" w:eastAsia="黑体" w:hAnsi="黑体"/>
          <w:sz w:val="24"/>
        </w:rPr>
      </w:pPr>
    </w:p>
    <w:p w14:paraId="113F3CD6" w14:textId="77777777" w:rsidR="00065A3A" w:rsidRDefault="00065A3A">
      <w:pPr>
        <w:spacing w:line="400" w:lineRule="atLeast"/>
        <w:rPr>
          <w:rFonts w:ascii="黑体" w:eastAsia="黑体" w:hAnsi="黑体"/>
          <w:sz w:val="24"/>
        </w:rPr>
      </w:pPr>
    </w:p>
    <w:p w14:paraId="420D9DBB" w14:textId="77777777" w:rsidR="00065A3A" w:rsidRDefault="00065A3A">
      <w:pPr>
        <w:spacing w:line="400" w:lineRule="atLeast"/>
        <w:rPr>
          <w:rFonts w:ascii="黑体" w:eastAsia="黑体" w:hAnsi="黑体"/>
          <w:sz w:val="24"/>
        </w:rPr>
      </w:pPr>
    </w:p>
    <w:p w14:paraId="1F68ED6C" w14:textId="77777777" w:rsidR="00065A3A" w:rsidRDefault="00065A3A">
      <w:pPr>
        <w:spacing w:line="400" w:lineRule="atLeast"/>
        <w:rPr>
          <w:rFonts w:ascii="黑体" w:eastAsia="黑体" w:hAnsi="黑体"/>
          <w:sz w:val="24"/>
        </w:rPr>
      </w:pPr>
    </w:p>
    <w:p w14:paraId="1768FD96" w14:textId="77777777" w:rsidR="00065A3A" w:rsidRDefault="00065A3A">
      <w:pPr>
        <w:spacing w:line="400" w:lineRule="atLeast"/>
        <w:rPr>
          <w:rFonts w:ascii="黑体" w:eastAsia="黑体" w:hAnsi="黑体"/>
          <w:sz w:val="24"/>
        </w:rPr>
      </w:pPr>
    </w:p>
    <w:p w14:paraId="31D5238F" w14:textId="77777777" w:rsidR="00065A3A" w:rsidRDefault="00C41667">
      <w:pPr>
        <w:pStyle w:val="1"/>
        <w:numPr>
          <w:ilvl w:val="0"/>
          <w:numId w:val="0"/>
        </w:numPr>
        <w:tabs>
          <w:tab w:val="clear" w:pos="360"/>
        </w:tabs>
        <w:spacing w:before="0"/>
        <w:ind w:leftChars="70" w:left="147" w:firstLineChars="1000" w:firstLine="3614"/>
        <w:rPr>
          <w:sz w:val="36"/>
          <w:szCs w:val="36"/>
        </w:rPr>
      </w:pPr>
      <w:bookmarkStart w:id="2" w:name="_Toc482175850"/>
      <w:bookmarkStart w:id="3" w:name="_Toc483557594"/>
      <w:r>
        <w:rPr>
          <w:sz w:val="36"/>
          <w:szCs w:val="36"/>
        </w:rPr>
        <w:lastRenderedPageBreak/>
        <w:t>Abstract</w:t>
      </w:r>
      <w:bookmarkStart w:id="4" w:name="_Toc481258137"/>
      <w:bookmarkEnd w:id="2"/>
      <w:bookmarkEnd w:id="3"/>
    </w:p>
    <w:p w14:paraId="58C1E40A"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The application business is constantly evolving, and business innovation is becoming a part of the core competence of the enterprise. The way that traditional IT supports business development is to build a new business system for the new business, which is mostly an isolated form of "silo". Over time, this approach has failed to meet the demands of business development for IT, which is a serious shortboard for businesses. The main purpose of a service-oriented architecture is to completely change the situation and make IT flexible and aligned with the business. It can even promote business development and create new business value. This paper studies the framework of service governance framework both at home and abroad, analyzes and summarizes the general features of the framework and the function characteristic, implements the Hedwig number one shop service governance framework.</w:t>
      </w:r>
    </w:p>
    <w:p w14:paraId="21562B3A"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First, this paper discusses the architecture of service in the service management overview evolution, describes the demand of service management, expounds the overall architecture of the service framework and technology selection.</w:t>
      </w:r>
    </w:p>
    <w:p w14:paraId="01C51083"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Second, the features of the framework include both functional and non-functional features. The feature section describes what the framework is and what the functional modules and components are. Modules are fine-grained functions, and components are coarse-grained functions. The following sections give you the principles and designs for each module and component implementation.</w:t>
      </w:r>
    </w:p>
    <w:p w14:paraId="00172D29"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Finally, the fault tolerance of service governance framework and the monitoring and fault finding function were studied. Fault is one of the main difficulties faced a distributed system, the features of fault tolerant model for the framework puts forward the ways that improve service reliability and availability, on the basis of the hedwig fault-tolerant scheme is designed. The monitoring system of the service monitoring system has enhanced the search and error capability of the whole governance platform.</w:t>
      </w:r>
    </w:p>
    <w:p w14:paraId="142C40E3"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In terms of functionality, Hedwig is already a fully functional service framework that provides a unified and rapid service layer access to the team. Look from the non-functional properties, the hedwig team provides a support for the company's business concurrently, throughput, reliability and fault tolerance of high availability are distributed service framework. Through this research and design of the system the hedwig in one shop all the implementation of the company, in the five years the hedwig already satisfied most of the team's functional requirements and performance requirements, simple and quick way of accessing and greatly saves the cost of the company.</w:t>
      </w:r>
    </w:p>
    <w:bookmarkEnd w:id="4"/>
    <w:p w14:paraId="4FC2A305" w14:textId="62D33098" w:rsidR="00065A3A" w:rsidRDefault="00C41667">
      <w:pPr>
        <w:pStyle w:val="a5"/>
        <w:spacing w:line="340" w:lineRule="exact"/>
        <w:contextualSpacing/>
        <w:rPr>
          <w:rFonts w:ascii="黑体" w:eastAsia="黑体" w:hAnsi="黑体"/>
          <w:sz w:val="24"/>
          <w:szCs w:val="24"/>
        </w:rPr>
      </w:pPr>
      <w:r>
        <w:rPr>
          <w:rFonts w:ascii="黑体" w:eastAsia="黑体" w:hAnsi="黑体"/>
          <w:sz w:val="24"/>
          <w:szCs w:val="24"/>
        </w:rPr>
        <w:t>Key word：Service governance</w:t>
      </w:r>
      <w:r>
        <w:rPr>
          <w:rFonts w:ascii="Times New Roman Bold" w:eastAsia="Times New Roman Bold" w:cs="Times New Roman Bold"/>
          <w:b/>
          <w:bCs/>
          <w:kern w:val="0"/>
          <w:sz w:val="24"/>
        </w:rPr>
        <w:t xml:space="preserve">; </w:t>
      </w:r>
      <w:r>
        <w:rPr>
          <w:rFonts w:ascii="黑体" w:eastAsia="黑体" w:hAnsi="黑体"/>
          <w:sz w:val="24"/>
          <w:szCs w:val="24"/>
        </w:rPr>
        <w:t>Distributed service framework</w:t>
      </w:r>
      <w:r>
        <w:rPr>
          <w:rFonts w:ascii="Times New Roman Bold" w:eastAsia="Times New Roman Bold" w:cs="Times New Roman Bold"/>
          <w:b/>
          <w:bCs/>
          <w:kern w:val="0"/>
          <w:sz w:val="24"/>
        </w:rPr>
        <w:t xml:space="preserve">; </w:t>
      </w:r>
      <w:r>
        <w:rPr>
          <w:rFonts w:ascii="黑体" w:eastAsia="黑体" w:hAnsi="黑体"/>
          <w:sz w:val="24"/>
          <w:szCs w:val="24"/>
        </w:rPr>
        <w:t>Distributed service pattern; Fault-tolerant pattern</w:t>
      </w:r>
    </w:p>
    <w:sdt>
      <w:sdtPr>
        <w:rPr>
          <w:rFonts w:ascii="Times New Roman" w:eastAsia="宋体" w:hAnsi="Times New Roman" w:cs="Times New Roman"/>
          <w:color w:val="auto"/>
          <w:kern w:val="2"/>
          <w:sz w:val="21"/>
          <w:szCs w:val="24"/>
          <w:lang w:val="zh-CN"/>
        </w:rPr>
        <w:id w:val="-507439426"/>
      </w:sdtPr>
      <w:sdtEndPr>
        <w:rPr>
          <w:rStyle w:val="ad"/>
          <w:rFonts w:asciiTheme="majorEastAsia" w:eastAsiaTheme="majorEastAsia" w:hAnsiTheme="majorEastAsia"/>
          <w:color w:val="0563C1" w:themeColor="hyperlink"/>
          <w:kern w:val="0"/>
          <w:sz w:val="24"/>
          <w:u w:val="single"/>
          <w:lang w:val="en-US"/>
        </w:rPr>
      </w:sdtEndPr>
      <w:sdtContent>
        <w:p w14:paraId="78F4D7EC" w14:textId="77777777" w:rsidR="00065A3A" w:rsidRDefault="00C41667">
          <w:pPr>
            <w:pStyle w:val="TOC3"/>
            <w:ind w:firstLineChars="1500" w:firstLine="3150"/>
            <w:rPr>
              <w:rFonts w:ascii="黑体" w:eastAsia="黑体" w:hAnsi="Times New Roman" w:cs="Times New Roman"/>
              <w:b/>
              <w:color w:val="auto"/>
              <w:kern w:val="2"/>
              <w:sz w:val="36"/>
              <w:szCs w:val="36"/>
            </w:rPr>
          </w:pPr>
          <w:r>
            <w:rPr>
              <w:rFonts w:ascii="黑体" w:eastAsia="黑体" w:hAnsi="Times New Roman" w:cs="Times New Roman"/>
              <w:b/>
              <w:color w:val="auto"/>
              <w:kern w:val="2"/>
              <w:sz w:val="36"/>
              <w:szCs w:val="36"/>
            </w:rPr>
            <w:t>目</w:t>
          </w:r>
          <w:r>
            <w:rPr>
              <w:rFonts w:ascii="黑体" w:eastAsia="黑体" w:hAnsi="Times New Roman" w:cs="Times New Roman" w:hint="eastAsia"/>
              <w:b/>
              <w:color w:val="auto"/>
              <w:kern w:val="2"/>
              <w:sz w:val="36"/>
              <w:szCs w:val="36"/>
            </w:rPr>
            <w:t xml:space="preserve">    </w:t>
          </w:r>
          <w:r>
            <w:rPr>
              <w:rFonts w:ascii="黑体" w:eastAsia="黑体" w:hAnsi="Times New Roman" w:cs="Times New Roman"/>
              <w:b/>
              <w:color w:val="auto"/>
              <w:kern w:val="2"/>
              <w:sz w:val="36"/>
              <w:szCs w:val="36"/>
            </w:rPr>
            <w:t>录</w:t>
          </w:r>
        </w:p>
        <w:p w14:paraId="640C6228" w14:textId="77777777" w:rsidR="00065A3A" w:rsidRDefault="00C41667">
          <w:pPr>
            <w:pStyle w:val="10"/>
            <w:tabs>
              <w:tab w:val="right" w:leader="dot" w:pos="8296"/>
            </w:tabs>
            <w:rPr>
              <w:rFonts w:cstheme="minorBidi"/>
              <w:kern w:val="2"/>
              <w:sz w:val="21"/>
            </w:rPr>
          </w:pPr>
          <w:r>
            <w:rPr>
              <w:rStyle w:val="ad"/>
              <w:rFonts w:asciiTheme="majorEastAsia" w:eastAsiaTheme="majorEastAsia" w:hAnsiTheme="majorEastAsia"/>
              <w:sz w:val="24"/>
              <w:szCs w:val="24"/>
            </w:rPr>
            <w:fldChar w:fldCharType="begin"/>
          </w:r>
          <w:r>
            <w:rPr>
              <w:rStyle w:val="ad"/>
              <w:rFonts w:asciiTheme="majorEastAsia" w:eastAsiaTheme="majorEastAsia" w:hAnsiTheme="majorEastAsia"/>
              <w:sz w:val="24"/>
              <w:szCs w:val="24"/>
            </w:rPr>
            <w:instrText xml:space="preserve"> TOC \o "1-3" \h \z \u </w:instrText>
          </w:r>
          <w:r>
            <w:rPr>
              <w:rStyle w:val="ad"/>
              <w:rFonts w:asciiTheme="majorEastAsia" w:eastAsiaTheme="majorEastAsia" w:hAnsiTheme="majorEastAsia"/>
              <w:sz w:val="24"/>
              <w:szCs w:val="24"/>
            </w:rPr>
            <w:fldChar w:fldCharType="separate"/>
          </w:r>
          <w:hyperlink w:anchor="_Toc483557593" w:history="1">
            <w:r>
              <w:rPr>
                <w:rStyle w:val="ad"/>
                <w:rFonts w:asciiTheme="majorEastAsia" w:eastAsiaTheme="majorEastAsia" w:hAnsiTheme="majorEastAsia" w:hint="eastAsia"/>
                <w:b/>
                <w:sz w:val="24"/>
                <w:szCs w:val="24"/>
              </w:rPr>
              <w:t>摘</w:t>
            </w:r>
            <w:r>
              <w:rPr>
                <w:rStyle w:val="ad"/>
                <w:rFonts w:asciiTheme="majorEastAsia" w:eastAsiaTheme="majorEastAsia" w:hAnsiTheme="majorEastAsia"/>
                <w:b/>
                <w:sz w:val="24"/>
                <w:szCs w:val="24"/>
              </w:rPr>
              <w:t xml:space="preserve">     </w:t>
            </w:r>
            <w:r>
              <w:rPr>
                <w:rStyle w:val="ad"/>
                <w:rFonts w:asciiTheme="majorEastAsia" w:eastAsiaTheme="majorEastAsia" w:hAnsiTheme="majorEastAsia" w:hint="eastAsia"/>
                <w:b/>
                <w:sz w:val="24"/>
                <w:szCs w:val="24"/>
              </w:rPr>
              <w:t>要</w:t>
            </w:r>
            <w:r>
              <w:tab/>
            </w:r>
            <w:r>
              <w:fldChar w:fldCharType="begin"/>
            </w:r>
            <w:r>
              <w:instrText xml:space="preserve"> PAGEREF _Toc483557593 \h </w:instrText>
            </w:r>
            <w:r>
              <w:fldChar w:fldCharType="separate"/>
            </w:r>
            <w:r>
              <w:t>I</w:t>
            </w:r>
            <w:r>
              <w:fldChar w:fldCharType="end"/>
            </w:r>
          </w:hyperlink>
        </w:p>
        <w:p w14:paraId="4A1E8840" w14:textId="77777777" w:rsidR="00065A3A" w:rsidRDefault="00EE4E36">
          <w:pPr>
            <w:pStyle w:val="10"/>
            <w:tabs>
              <w:tab w:val="right" w:leader="dot" w:pos="8296"/>
            </w:tabs>
            <w:rPr>
              <w:rFonts w:cstheme="minorBidi"/>
              <w:kern w:val="2"/>
              <w:sz w:val="21"/>
            </w:rPr>
          </w:pPr>
          <w:hyperlink w:anchor="_Toc483557594" w:history="1">
            <w:r w:rsidR="00C41667">
              <w:rPr>
                <w:rStyle w:val="ad"/>
                <w:rFonts w:asciiTheme="majorEastAsia" w:eastAsiaTheme="majorEastAsia" w:hAnsiTheme="majorEastAsia"/>
                <w:b/>
                <w:sz w:val="24"/>
                <w:szCs w:val="24"/>
              </w:rPr>
              <w:t>Abstract</w:t>
            </w:r>
            <w:r w:rsidR="00C41667">
              <w:tab/>
            </w:r>
            <w:r w:rsidR="00C41667">
              <w:fldChar w:fldCharType="begin"/>
            </w:r>
            <w:r w:rsidR="00C41667">
              <w:instrText xml:space="preserve"> PAGEREF _Toc483557594 \h </w:instrText>
            </w:r>
            <w:r w:rsidR="00C41667">
              <w:fldChar w:fldCharType="separate"/>
            </w:r>
            <w:r w:rsidR="00C41667">
              <w:t>II</w:t>
            </w:r>
            <w:r w:rsidR="00C41667">
              <w:fldChar w:fldCharType="end"/>
            </w:r>
          </w:hyperlink>
        </w:p>
        <w:p w14:paraId="105DD26C" w14:textId="77777777" w:rsidR="00065A3A" w:rsidRDefault="00EE4E36">
          <w:pPr>
            <w:pStyle w:val="10"/>
            <w:tabs>
              <w:tab w:val="right" w:leader="dot" w:pos="8296"/>
            </w:tabs>
            <w:rPr>
              <w:rFonts w:cstheme="minorBidi"/>
              <w:kern w:val="2"/>
              <w:sz w:val="21"/>
            </w:rPr>
          </w:pPr>
          <w:hyperlink w:anchor="_Toc483557595" w:history="1">
            <w:r w:rsidR="00C41667">
              <w:rPr>
                <w:rStyle w:val="ad"/>
                <w:rFonts w:asciiTheme="majorEastAsia" w:eastAsiaTheme="majorEastAsia" w:hAnsiTheme="majorEastAsia"/>
                <w:b/>
                <w:sz w:val="24"/>
                <w:szCs w:val="24"/>
              </w:rPr>
              <w:t xml:space="preserve">1 </w:t>
            </w:r>
            <w:r w:rsidR="00C41667">
              <w:rPr>
                <w:rStyle w:val="ad"/>
                <w:rFonts w:asciiTheme="majorEastAsia" w:eastAsiaTheme="majorEastAsia" w:hAnsiTheme="majorEastAsia" w:hint="eastAsia"/>
                <w:b/>
                <w:sz w:val="24"/>
                <w:szCs w:val="24"/>
              </w:rPr>
              <w:t>引言</w:t>
            </w:r>
            <w:r w:rsidR="00C41667">
              <w:tab/>
            </w:r>
            <w:r w:rsidR="00C41667">
              <w:fldChar w:fldCharType="begin"/>
            </w:r>
            <w:r w:rsidR="00C41667">
              <w:instrText xml:space="preserve"> PAGEREF _Toc483557595 \h </w:instrText>
            </w:r>
            <w:r w:rsidR="00C41667">
              <w:fldChar w:fldCharType="separate"/>
            </w:r>
            <w:r w:rsidR="00C41667">
              <w:t>1</w:t>
            </w:r>
            <w:r w:rsidR="00C41667">
              <w:fldChar w:fldCharType="end"/>
            </w:r>
          </w:hyperlink>
        </w:p>
        <w:p w14:paraId="7A5E4489" w14:textId="77777777" w:rsidR="00065A3A" w:rsidRDefault="00EE4E36">
          <w:pPr>
            <w:pStyle w:val="30"/>
            <w:tabs>
              <w:tab w:val="right" w:leader="dot" w:pos="8296"/>
            </w:tabs>
            <w:rPr>
              <w:rFonts w:cstheme="minorBidi"/>
              <w:kern w:val="2"/>
              <w:sz w:val="21"/>
            </w:rPr>
          </w:pPr>
          <w:hyperlink w:anchor="_Toc483557596" w:history="1">
            <w:r w:rsidR="00C41667">
              <w:rPr>
                <w:rStyle w:val="ad"/>
                <w:rFonts w:ascii="黑体" w:eastAsia="黑体" w:hAnsi="黑体"/>
              </w:rPr>
              <w:t xml:space="preserve">1.1 </w:t>
            </w:r>
            <w:r w:rsidR="00C41667">
              <w:rPr>
                <w:rStyle w:val="ad"/>
                <w:rFonts w:ascii="黑体" w:eastAsia="黑体" w:hAnsi="黑体" w:hint="eastAsia"/>
              </w:rPr>
              <w:t>研究问题的背景</w:t>
            </w:r>
            <w:r w:rsidR="00C41667">
              <w:tab/>
            </w:r>
            <w:r w:rsidR="00C41667">
              <w:fldChar w:fldCharType="begin"/>
            </w:r>
            <w:r w:rsidR="00C41667">
              <w:instrText xml:space="preserve"> PAGEREF _Toc483557596 \h </w:instrText>
            </w:r>
            <w:r w:rsidR="00C41667">
              <w:fldChar w:fldCharType="separate"/>
            </w:r>
            <w:r w:rsidR="00C41667">
              <w:t>1</w:t>
            </w:r>
            <w:r w:rsidR="00C41667">
              <w:fldChar w:fldCharType="end"/>
            </w:r>
          </w:hyperlink>
        </w:p>
        <w:p w14:paraId="0D782AAB" w14:textId="77777777" w:rsidR="00065A3A" w:rsidRDefault="00EE4E36">
          <w:pPr>
            <w:pStyle w:val="30"/>
            <w:tabs>
              <w:tab w:val="right" w:leader="dot" w:pos="8296"/>
            </w:tabs>
            <w:rPr>
              <w:rFonts w:cstheme="minorBidi"/>
              <w:kern w:val="2"/>
              <w:sz w:val="21"/>
            </w:rPr>
          </w:pPr>
          <w:hyperlink w:anchor="_Toc483557597" w:history="1">
            <w:r w:rsidR="00C41667">
              <w:rPr>
                <w:rStyle w:val="ad"/>
                <w:rFonts w:ascii="黑体" w:eastAsia="黑体" w:hAnsi="黑体"/>
              </w:rPr>
              <w:t xml:space="preserve">1.2 </w:t>
            </w:r>
            <w:r w:rsidR="00C41667">
              <w:rPr>
                <w:rStyle w:val="ad"/>
                <w:rFonts w:ascii="黑体" w:eastAsia="黑体" w:hAnsi="黑体" w:hint="eastAsia"/>
              </w:rPr>
              <w:t>国内外研究现状</w:t>
            </w:r>
            <w:r w:rsidR="00C41667">
              <w:tab/>
            </w:r>
            <w:r w:rsidR="00C41667">
              <w:fldChar w:fldCharType="begin"/>
            </w:r>
            <w:r w:rsidR="00C41667">
              <w:instrText xml:space="preserve"> PAGEREF _Toc483557597 \h </w:instrText>
            </w:r>
            <w:r w:rsidR="00C41667">
              <w:fldChar w:fldCharType="separate"/>
            </w:r>
            <w:r w:rsidR="00C41667">
              <w:t>2</w:t>
            </w:r>
            <w:r w:rsidR="00C41667">
              <w:fldChar w:fldCharType="end"/>
            </w:r>
          </w:hyperlink>
        </w:p>
        <w:p w14:paraId="56098F01" w14:textId="77777777" w:rsidR="00065A3A" w:rsidRDefault="00EE4E36">
          <w:pPr>
            <w:pStyle w:val="30"/>
            <w:tabs>
              <w:tab w:val="right" w:leader="dot" w:pos="8296"/>
            </w:tabs>
            <w:rPr>
              <w:rFonts w:cstheme="minorBidi"/>
              <w:kern w:val="2"/>
              <w:sz w:val="21"/>
            </w:rPr>
          </w:pPr>
          <w:hyperlink w:anchor="_Toc483557598" w:history="1">
            <w:r w:rsidR="00C41667">
              <w:rPr>
                <w:rStyle w:val="ad"/>
                <w:rFonts w:ascii="黑体" w:eastAsia="黑体" w:hAnsi="黑体"/>
              </w:rPr>
              <w:t xml:space="preserve">1.3 </w:t>
            </w:r>
            <w:r w:rsidR="00C41667">
              <w:rPr>
                <w:rStyle w:val="ad"/>
                <w:rFonts w:ascii="黑体" w:eastAsia="黑体" w:hAnsi="黑体" w:hint="eastAsia"/>
              </w:rPr>
              <w:t>研究的内容与方法</w:t>
            </w:r>
            <w:r w:rsidR="00C41667">
              <w:tab/>
            </w:r>
            <w:r w:rsidR="00C41667">
              <w:fldChar w:fldCharType="begin"/>
            </w:r>
            <w:r w:rsidR="00C41667">
              <w:instrText xml:space="preserve"> PAGEREF _Toc483557598 \h </w:instrText>
            </w:r>
            <w:r w:rsidR="00C41667">
              <w:fldChar w:fldCharType="separate"/>
            </w:r>
            <w:r w:rsidR="00C41667">
              <w:t>2</w:t>
            </w:r>
            <w:r w:rsidR="00C41667">
              <w:fldChar w:fldCharType="end"/>
            </w:r>
          </w:hyperlink>
        </w:p>
        <w:p w14:paraId="47BFEBA2" w14:textId="77777777" w:rsidR="00065A3A" w:rsidRDefault="00EE4E36">
          <w:pPr>
            <w:pStyle w:val="30"/>
            <w:tabs>
              <w:tab w:val="right" w:leader="dot" w:pos="8296"/>
            </w:tabs>
            <w:rPr>
              <w:rFonts w:cstheme="minorBidi"/>
              <w:kern w:val="2"/>
              <w:sz w:val="21"/>
            </w:rPr>
          </w:pPr>
          <w:hyperlink w:anchor="_Toc483557599" w:history="1">
            <w:r w:rsidR="00C41667">
              <w:rPr>
                <w:rStyle w:val="ad"/>
                <w:rFonts w:ascii="黑体" w:eastAsia="黑体" w:hAnsi="黑体"/>
              </w:rPr>
              <w:t xml:space="preserve">1.4 </w:t>
            </w:r>
            <w:r w:rsidR="00C41667">
              <w:rPr>
                <w:rStyle w:val="ad"/>
                <w:rFonts w:ascii="黑体" w:eastAsia="黑体" w:hAnsi="黑体" w:hint="eastAsia"/>
              </w:rPr>
              <w:t>概念和名称</w:t>
            </w:r>
            <w:r w:rsidR="00C41667">
              <w:tab/>
            </w:r>
            <w:r w:rsidR="00C41667">
              <w:fldChar w:fldCharType="begin"/>
            </w:r>
            <w:r w:rsidR="00C41667">
              <w:instrText xml:space="preserve"> PAGEREF _Toc483557599 \h </w:instrText>
            </w:r>
            <w:r w:rsidR="00C41667">
              <w:fldChar w:fldCharType="separate"/>
            </w:r>
            <w:r w:rsidR="00C41667">
              <w:t>4</w:t>
            </w:r>
            <w:r w:rsidR="00C41667">
              <w:fldChar w:fldCharType="end"/>
            </w:r>
          </w:hyperlink>
        </w:p>
        <w:p w14:paraId="28BF90A0" w14:textId="77777777" w:rsidR="00065A3A" w:rsidRDefault="00EE4E36">
          <w:pPr>
            <w:pStyle w:val="30"/>
            <w:tabs>
              <w:tab w:val="right" w:leader="dot" w:pos="8296"/>
            </w:tabs>
            <w:rPr>
              <w:rFonts w:cstheme="minorBidi"/>
              <w:kern w:val="2"/>
              <w:sz w:val="21"/>
            </w:rPr>
          </w:pPr>
          <w:hyperlink w:anchor="_Toc483557600" w:history="1">
            <w:r w:rsidR="00C41667">
              <w:rPr>
                <w:rStyle w:val="ad"/>
                <w:rFonts w:ascii="黑体" w:eastAsia="黑体" w:hAnsi="黑体"/>
              </w:rPr>
              <w:t xml:space="preserve">1.5 </w:t>
            </w:r>
            <w:r w:rsidR="00C41667">
              <w:rPr>
                <w:rStyle w:val="ad"/>
                <w:rFonts w:ascii="黑体" w:eastAsia="黑体" w:hAnsi="黑体" w:hint="eastAsia"/>
              </w:rPr>
              <w:t>论文组织结构</w:t>
            </w:r>
            <w:r w:rsidR="00C41667">
              <w:tab/>
            </w:r>
            <w:r w:rsidR="00C41667">
              <w:fldChar w:fldCharType="begin"/>
            </w:r>
            <w:r w:rsidR="00C41667">
              <w:instrText xml:space="preserve"> PAGEREF _Toc483557600 \h </w:instrText>
            </w:r>
            <w:r w:rsidR="00C41667">
              <w:fldChar w:fldCharType="separate"/>
            </w:r>
            <w:r w:rsidR="00C41667">
              <w:t>4</w:t>
            </w:r>
            <w:r w:rsidR="00C41667">
              <w:fldChar w:fldCharType="end"/>
            </w:r>
          </w:hyperlink>
        </w:p>
        <w:p w14:paraId="581C1DBE" w14:textId="77777777" w:rsidR="00065A3A" w:rsidRDefault="00EE4E36">
          <w:pPr>
            <w:pStyle w:val="10"/>
            <w:tabs>
              <w:tab w:val="right" w:leader="dot" w:pos="8296"/>
            </w:tabs>
            <w:rPr>
              <w:rFonts w:cstheme="minorBidi"/>
              <w:kern w:val="2"/>
              <w:sz w:val="21"/>
            </w:rPr>
          </w:pPr>
          <w:hyperlink w:anchor="_Toc483557601" w:history="1">
            <w:r w:rsidR="00C41667">
              <w:rPr>
                <w:rStyle w:val="ad"/>
                <w:rFonts w:asciiTheme="majorEastAsia" w:eastAsiaTheme="majorEastAsia" w:hAnsiTheme="majorEastAsia"/>
                <w:b/>
                <w:sz w:val="24"/>
                <w:szCs w:val="24"/>
              </w:rPr>
              <w:t xml:space="preserve">2 </w:t>
            </w:r>
            <w:r w:rsidR="00C41667">
              <w:rPr>
                <w:rStyle w:val="ad"/>
                <w:rFonts w:asciiTheme="majorEastAsia" w:eastAsiaTheme="majorEastAsia" w:hAnsiTheme="majorEastAsia" w:hint="eastAsia"/>
                <w:b/>
                <w:sz w:val="24"/>
                <w:szCs w:val="24"/>
              </w:rPr>
              <w:t>服务治理概述和框架相关技术</w:t>
            </w:r>
            <w:r w:rsidR="00C41667">
              <w:tab/>
            </w:r>
            <w:r w:rsidR="00C41667">
              <w:fldChar w:fldCharType="begin"/>
            </w:r>
            <w:r w:rsidR="00C41667">
              <w:instrText xml:space="preserve"> PAGEREF _Toc483557601 \h </w:instrText>
            </w:r>
            <w:r w:rsidR="00C41667">
              <w:fldChar w:fldCharType="separate"/>
            </w:r>
            <w:r w:rsidR="00C41667">
              <w:t>5</w:t>
            </w:r>
            <w:r w:rsidR="00C41667">
              <w:fldChar w:fldCharType="end"/>
            </w:r>
          </w:hyperlink>
        </w:p>
        <w:p w14:paraId="49ADF723" w14:textId="77777777" w:rsidR="00065A3A" w:rsidRDefault="00EE4E36">
          <w:pPr>
            <w:pStyle w:val="30"/>
            <w:tabs>
              <w:tab w:val="right" w:leader="dot" w:pos="8296"/>
            </w:tabs>
            <w:rPr>
              <w:rFonts w:cstheme="minorBidi"/>
              <w:kern w:val="2"/>
              <w:sz w:val="21"/>
            </w:rPr>
          </w:pPr>
          <w:hyperlink w:anchor="_Toc483557602" w:history="1">
            <w:r w:rsidR="00C41667">
              <w:rPr>
                <w:rStyle w:val="ad"/>
                <w:rFonts w:ascii="黑体" w:eastAsia="黑体" w:hAnsi="黑体"/>
              </w:rPr>
              <w:t xml:space="preserve">2.1 </w:t>
            </w:r>
            <w:r w:rsidR="00C41667">
              <w:rPr>
                <w:rStyle w:val="ad"/>
                <w:rFonts w:ascii="黑体" w:eastAsia="黑体" w:hAnsi="黑体" w:hint="eastAsia"/>
              </w:rPr>
              <w:t>服务化背景</w:t>
            </w:r>
            <w:r w:rsidR="00C41667">
              <w:tab/>
            </w:r>
            <w:r w:rsidR="00C41667">
              <w:fldChar w:fldCharType="begin"/>
            </w:r>
            <w:r w:rsidR="00C41667">
              <w:instrText xml:space="preserve"> PAGEREF _Toc483557602 \h </w:instrText>
            </w:r>
            <w:r w:rsidR="00C41667">
              <w:fldChar w:fldCharType="separate"/>
            </w:r>
            <w:r w:rsidR="00C41667">
              <w:t>5</w:t>
            </w:r>
            <w:r w:rsidR="00C41667">
              <w:fldChar w:fldCharType="end"/>
            </w:r>
          </w:hyperlink>
        </w:p>
        <w:p w14:paraId="31EECFE2" w14:textId="77777777" w:rsidR="00065A3A" w:rsidRDefault="00EE4E36">
          <w:pPr>
            <w:pStyle w:val="30"/>
            <w:tabs>
              <w:tab w:val="right" w:leader="dot" w:pos="8296"/>
            </w:tabs>
            <w:rPr>
              <w:rFonts w:cstheme="minorBidi"/>
              <w:kern w:val="2"/>
              <w:sz w:val="21"/>
            </w:rPr>
          </w:pPr>
          <w:hyperlink w:anchor="_Toc483557603" w:history="1">
            <w:r w:rsidR="00C41667">
              <w:rPr>
                <w:rStyle w:val="ad"/>
                <w:rFonts w:ascii="黑体" w:eastAsia="黑体" w:hAnsi="黑体"/>
              </w:rPr>
              <w:t xml:space="preserve">2.2 </w:t>
            </w:r>
            <w:r w:rsidR="00C41667">
              <w:rPr>
                <w:rStyle w:val="ad"/>
                <w:rFonts w:ascii="黑体" w:eastAsia="黑体" w:hAnsi="黑体" w:hint="eastAsia"/>
              </w:rPr>
              <w:t>服务治理需求和分析</w:t>
            </w:r>
            <w:r w:rsidR="00C41667">
              <w:tab/>
            </w:r>
            <w:r w:rsidR="00C41667">
              <w:fldChar w:fldCharType="begin"/>
            </w:r>
            <w:r w:rsidR="00C41667">
              <w:instrText xml:space="preserve"> PAGEREF _Toc483557603 \h </w:instrText>
            </w:r>
            <w:r w:rsidR="00C41667">
              <w:fldChar w:fldCharType="separate"/>
            </w:r>
            <w:r w:rsidR="00C41667">
              <w:t>6</w:t>
            </w:r>
            <w:r w:rsidR="00C41667">
              <w:fldChar w:fldCharType="end"/>
            </w:r>
          </w:hyperlink>
        </w:p>
        <w:p w14:paraId="31A9E699" w14:textId="7C381190" w:rsidR="00065A3A" w:rsidRDefault="00EE4E36">
          <w:pPr>
            <w:pStyle w:val="30"/>
            <w:tabs>
              <w:tab w:val="right" w:leader="dot" w:pos="8296"/>
            </w:tabs>
            <w:rPr>
              <w:rFonts w:cstheme="minorBidi"/>
              <w:kern w:val="2"/>
              <w:sz w:val="21"/>
            </w:rPr>
          </w:pPr>
          <w:hyperlink w:anchor="_Toc483557604" w:history="1">
            <w:r w:rsidR="00C41667">
              <w:rPr>
                <w:rStyle w:val="ad"/>
                <w:rFonts w:ascii="黑体" w:eastAsia="黑体" w:hAnsi="黑体"/>
              </w:rPr>
              <w:t>2.3</w:t>
            </w:r>
            <w:r w:rsidR="00303AF9">
              <w:rPr>
                <w:rFonts w:ascii="黑体" w:eastAsia="黑体" w:hAnsi="黑体" w:hint="eastAsia"/>
              </w:rPr>
              <w:t>服务</w:t>
            </w:r>
            <w:r w:rsidR="00303AF9">
              <w:rPr>
                <w:rFonts w:ascii="黑体" w:eastAsia="黑体" w:hAnsi="黑体"/>
              </w:rPr>
              <w:t>框架</w:t>
            </w:r>
            <w:r w:rsidR="00303AF9">
              <w:rPr>
                <w:rFonts w:ascii="黑体" w:eastAsia="黑体" w:hAnsi="黑体" w:hint="eastAsia"/>
              </w:rPr>
              <w:t>中</w:t>
            </w:r>
            <w:r w:rsidR="00303AF9">
              <w:rPr>
                <w:rFonts w:ascii="黑体" w:eastAsia="黑体" w:hAnsi="黑体"/>
              </w:rPr>
              <w:t>的角色</w:t>
            </w:r>
            <w:r w:rsidR="00C41667">
              <w:tab/>
            </w:r>
            <w:r w:rsidR="00C41667">
              <w:fldChar w:fldCharType="begin"/>
            </w:r>
            <w:r w:rsidR="00C41667">
              <w:instrText xml:space="preserve"> PAGEREF _Toc483557604 \h </w:instrText>
            </w:r>
            <w:r w:rsidR="00C41667">
              <w:fldChar w:fldCharType="separate"/>
            </w:r>
            <w:r w:rsidR="00C41667">
              <w:t>9</w:t>
            </w:r>
            <w:r w:rsidR="00C41667">
              <w:fldChar w:fldCharType="end"/>
            </w:r>
          </w:hyperlink>
        </w:p>
        <w:p w14:paraId="5E0038B9" w14:textId="77777777" w:rsidR="00065A3A" w:rsidRDefault="00EE4E36">
          <w:pPr>
            <w:pStyle w:val="30"/>
            <w:tabs>
              <w:tab w:val="right" w:leader="dot" w:pos="8296"/>
            </w:tabs>
            <w:rPr>
              <w:rFonts w:cstheme="minorBidi"/>
              <w:kern w:val="2"/>
              <w:sz w:val="21"/>
            </w:rPr>
          </w:pPr>
          <w:hyperlink w:anchor="_Toc483557605" w:history="1">
            <w:r w:rsidR="00C41667">
              <w:rPr>
                <w:rStyle w:val="ad"/>
                <w:rFonts w:ascii="黑体" w:eastAsia="黑体" w:hAnsi="黑体"/>
              </w:rPr>
              <w:t xml:space="preserve">2.4 </w:t>
            </w:r>
            <w:r w:rsidR="00C41667">
              <w:rPr>
                <w:rStyle w:val="ad"/>
                <w:rFonts w:ascii="黑体" w:eastAsia="黑体" w:hAnsi="黑体" w:hint="eastAsia"/>
              </w:rPr>
              <w:t>服务框架技术选型</w:t>
            </w:r>
            <w:r w:rsidR="00C41667">
              <w:tab/>
            </w:r>
            <w:r w:rsidR="00C41667">
              <w:fldChar w:fldCharType="begin"/>
            </w:r>
            <w:r w:rsidR="00C41667">
              <w:instrText xml:space="preserve"> PAGEREF _Toc483557605 \h </w:instrText>
            </w:r>
            <w:r w:rsidR="00C41667">
              <w:fldChar w:fldCharType="separate"/>
            </w:r>
            <w:r w:rsidR="00C41667">
              <w:t>10</w:t>
            </w:r>
            <w:r w:rsidR="00C41667">
              <w:fldChar w:fldCharType="end"/>
            </w:r>
          </w:hyperlink>
        </w:p>
        <w:p w14:paraId="498CF370" w14:textId="77777777" w:rsidR="00065A3A" w:rsidRDefault="00EE4E36">
          <w:pPr>
            <w:pStyle w:val="30"/>
            <w:tabs>
              <w:tab w:val="right" w:leader="dot" w:pos="8296"/>
            </w:tabs>
            <w:rPr>
              <w:rFonts w:cstheme="minorBidi"/>
              <w:kern w:val="2"/>
              <w:sz w:val="21"/>
            </w:rPr>
          </w:pPr>
          <w:hyperlink w:anchor="_Toc483557606" w:history="1">
            <w:r w:rsidR="00C41667">
              <w:rPr>
                <w:rStyle w:val="ad"/>
                <w:rFonts w:ascii="黑体" w:eastAsia="黑体" w:hAnsi="黑体"/>
              </w:rPr>
              <w:t xml:space="preserve">2.5 </w:t>
            </w:r>
            <w:r w:rsidR="00C41667">
              <w:rPr>
                <w:rStyle w:val="ad"/>
                <w:rFonts w:ascii="黑体" w:eastAsia="黑体" w:hAnsi="黑体" w:hint="eastAsia"/>
              </w:rPr>
              <w:t>本章小节</w:t>
            </w:r>
            <w:r w:rsidR="00C41667">
              <w:tab/>
            </w:r>
            <w:r w:rsidR="00C41667">
              <w:fldChar w:fldCharType="begin"/>
            </w:r>
            <w:r w:rsidR="00C41667">
              <w:instrText xml:space="preserve"> PAGEREF _Toc483557606 \h </w:instrText>
            </w:r>
            <w:r w:rsidR="00C41667">
              <w:fldChar w:fldCharType="separate"/>
            </w:r>
            <w:r w:rsidR="00C41667">
              <w:t>11</w:t>
            </w:r>
            <w:r w:rsidR="00C41667">
              <w:fldChar w:fldCharType="end"/>
            </w:r>
          </w:hyperlink>
        </w:p>
        <w:p w14:paraId="3F63EE8C" w14:textId="77777777" w:rsidR="00065A3A" w:rsidRDefault="00EE4E36">
          <w:pPr>
            <w:pStyle w:val="10"/>
            <w:tabs>
              <w:tab w:val="right" w:leader="dot" w:pos="8296"/>
            </w:tabs>
            <w:rPr>
              <w:rFonts w:cstheme="minorBidi"/>
              <w:kern w:val="2"/>
              <w:sz w:val="21"/>
            </w:rPr>
          </w:pPr>
          <w:hyperlink w:anchor="_Toc483557607" w:history="1">
            <w:r w:rsidR="00C41667">
              <w:rPr>
                <w:rStyle w:val="ad"/>
                <w:rFonts w:asciiTheme="majorEastAsia" w:eastAsiaTheme="majorEastAsia" w:hAnsiTheme="majorEastAsia"/>
                <w:b/>
                <w:sz w:val="24"/>
                <w:szCs w:val="24"/>
              </w:rPr>
              <w:t xml:space="preserve">3 </w:t>
            </w:r>
            <w:r w:rsidR="00C41667">
              <w:rPr>
                <w:rStyle w:val="ad"/>
                <w:rFonts w:asciiTheme="majorEastAsia" w:eastAsiaTheme="majorEastAsia" w:hAnsiTheme="majorEastAsia" w:hint="eastAsia"/>
                <w:b/>
                <w:sz w:val="24"/>
                <w:szCs w:val="24"/>
              </w:rPr>
              <w:t>服务框架功能特性</w:t>
            </w:r>
            <w:r w:rsidR="00C41667">
              <w:tab/>
            </w:r>
            <w:r w:rsidR="00C41667">
              <w:fldChar w:fldCharType="begin"/>
            </w:r>
            <w:r w:rsidR="00C41667">
              <w:instrText xml:space="preserve"> PAGEREF _Toc483557607 \h </w:instrText>
            </w:r>
            <w:r w:rsidR="00C41667">
              <w:fldChar w:fldCharType="separate"/>
            </w:r>
            <w:r w:rsidR="00C41667">
              <w:t>12</w:t>
            </w:r>
            <w:r w:rsidR="00C41667">
              <w:fldChar w:fldCharType="end"/>
            </w:r>
          </w:hyperlink>
        </w:p>
        <w:p w14:paraId="77C3490C" w14:textId="77777777" w:rsidR="00065A3A" w:rsidRDefault="00EE4E36">
          <w:pPr>
            <w:pStyle w:val="30"/>
            <w:tabs>
              <w:tab w:val="right" w:leader="dot" w:pos="8296"/>
            </w:tabs>
            <w:rPr>
              <w:rFonts w:cstheme="minorBidi"/>
              <w:kern w:val="2"/>
              <w:sz w:val="21"/>
            </w:rPr>
          </w:pPr>
          <w:hyperlink w:anchor="_Toc483557608" w:history="1">
            <w:r w:rsidR="00C41667">
              <w:rPr>
                <w:rStyle w:val="ad"/>
                <w:rFonts w:ascii="黑体" w:eastAsia="黑体" w:hAnsi="黑体"/>
              </w:rPr>
              <w:t xml:space="preserve">3.1 </w:t>
            </w:r>
            <w:r w:rsidR="00C41667">
              <w:rPr>
                <w:rStyle w:val="ad"/>
                <w:rFonts w:ascii="黑体" w:eastAsia="黑体" w:hAnsi="黑体" w:hint="eastAsia"/>
              </w:rPr>
              <w:t>服务注册和发现</w:t>
            </w:r>
            <w:r w:rsidR="00C41667">
              <w:tab/>
            </w:r>
            <w:r w:rsidR="00C41667">
              <w:fldChar w:fldCharType="begin"/>
            </w:r>
            <w:r w:rsidR="00C41667">
              <w:instrText xml:space="preserve"> PAGEREF _Toc483557608 \h </w:instrText>
            </w:r>
            <w:r w:rsidR="00C41667">
              <w:fldChar w:fldCharType="separate"/>
            </w:r>
            <w:r w:rsidR="00C41667">
              <w:t>12</w:t>
            </w:r>
            <w:r w:rsidR="00C41667">
              <w:fldChar w:fldCharType="end"/>
            </w:r>
          </w:hyperlink>
        </w:p>
        <w:p w14:paraId="19D6498C" w14:textId="77777777" w:rsidR="00065A3A" w:rsidRDefault="00EE4E36">
          <w:pPr>
            <w:pStyle w:val="30"/>
            <w:tabs>
              <w:tab w:val="right" w:leader="dot" w:pos="8296"/>
            </w:tabs>
            <w:rPr>
              <w:rFonts w:cstheme="minorBidi"/>
              <w:kern w:val="2"/>
              <w:sz w:val="21"/>
            </w:rPr>
          </w:pPr>
          <w:hyperlink w:anchor="_Toc483557609" w:history="1">
            <w:r w:rsidR="00C41667">
              <w:rPr>
                <w:rStyle w:val="ad"/>
                <w:rFonts w:ascii="黑体" w:eastAsia="黑体" w:hAnsi="黑体"/>
              </w:rPr>
              <w:t xml:space="preserve">3.2 </w:t>
            </w:r>
            <w:r w:rsidR="00C41667">
              <w:rPr>
                <w:rStyle w:val="ad"/>
                <w:rFonts w:ascii="黑体" w:eastAsia="黑体" w:hAnsi="黑体" w:hint="eastAsia"/>
              </w:rPr>
              <w:t>服务路由和负载均衡</w:t>
            </w:r>
            <w:r w:rsidR="00C41667">
              <w:tab/>
            </w:r>
            <w:r w:rsidR="00C41667">
              <w:fldChar w:fldCharType="begin"/>
            </w:r>
            <w:r w:rsidR="00C41667">
              <w:instrText xml:space="preserve"> PAGEREF _Toc483557609 \h </w:instrText>
            </w:r>
            <w:r w:rsidR="00C41667">
              <w:fldChar w:fldCharType="separate"/>
            </w:r>
            <w:r w:rsidR="00C41667">
              <w:t>14</w:t>
            </w:r>
            <w:r w:rsidR="00C41667">
              <w:fldChar w:fldCharType="end"/>
            </w:r>
          </w:hyperlink>
        </w:p>
        <w:p w14:paraId="4CD040D2" w14:textId="77777777" w:rsidR="00065A3A" w:rsidRDefault="00EE4E36">
          <w:pPr>
            <w:pStyle w:val="30"/>
            <w:tabs>
              <w:tab w:val="right" w:leader="dot" w:pos="8296"/>
            </w:tabs>
            <w:rPr>
              <w:rFonts w:cstheme="minorBidi"/>
              <w:kern w:val="2"/>
              <w:sz w:val="21"/>
            </w:rPr>
          </w:pPr>
          <w:hyperlink w:anchor="_Toc483557610" w:history="1">
            <w:r w:rsidR="00C41667">
              <w:rPr>
                <w:rStyle w:val="ad"/>
                <w:rFonts w:ascii="黑体" w:eastAsia="黑体" w:hAnsi="黑体"/>
              </w:rPr>
              <w:t xml:space="preserve">3.3 </w:t>
            </w:r>
            <w:r w:rsidR="00C41667">
              <w:rPr>
                <w:rStyle w:val="ad"/>
                <w:rFonts w:ascii="黑体" w:eastAsia="黑体" w:hAnsi="黑体" w:hint="eastAsia"/>
              </w:rPr>
              <w:t>序列化和反序列化</w:t>
            </w:r>
            <w:r w:rsidR="00C41667">
              <w:tab/>
            </w:r>
            <w:r w:rsidR="00C41667">
              <w:fldChar w:fldCharType="begin"/>
            </w:r>
            <w:r w:rsidR="00C41667">
              <w:instrText xml:space="preserve"> PAGEREF _Toc483557610 \h </w:instrText>
            </w:r>
            <w:r w:rsidR="00C41667">
              <w:fldChar w:fldCharType="separate"/>
            </w:r>
            <w:r w:rsidR="00C41667">
              <w:t>15</w:t>
            </w:r>
            <w:r w:rsidR="00C41667">
              <w:fldChar w:fldCharType="end"/>
            </w:r>
          </w:hyperlink>
        </w:p>
        <w:p w14:paraId="6C53A4A2" w14:textId="77777777" w:rsidR="00065A3A" w:rsidRDefault="00EE4E36">
          <w:pPr>
            <w:pStyle w:val="30"/>
            <w:tabs>
              <w:tab w:val="right" w:leader="dot" w:pos="8296"/>
            </w:tabs>
            <w:rPr>
              <w:rFonts w:cstheme="minorBidi"/>
              <w:kern w:val="2"/>
              <w:sz w:val="21"/>
            </w:rPr>
          </w:pPr>
          <w:hyperlink w:anchor="_Toc483557611" w:history="1">
            <w:r w:rsidR="00C41667">
              <w:rPr>
                <w:rStyle w:val="ad"/>
                <w:rFonts w:ascii="黑体" w:eastAsia="黑体" w:hAnsi="黑体"/>
              </w:rPr>
              <w:t xml:space="preserve">3.4 </w:t>
            </w:r>
            <w:r w:rsidR="00C41667">
              <w:rPr>
                <w:rStyle w:val="ad"/>
                <w:rFonts w:ascii="黑体" w:eastAsia="黑体" w:hAnsi="黑体" w:hint="eastAsia"/>
              </w:rPr>
              <w:t>服务调用</w:t>
            </w:r>
            <w:r w:rsidR="00C41667">
              <w:tab/>
            </w:r>
            <w:r w:rsidR="00C41667">
              <w:fldChar w:fldCharType="begin"/>
            </w:r>
            <w:r w:rsidR="00C41667">
              <w:instrText xml:space="preserve"> PAGEREF _Toc483557611 \h </w:instrText>
            </w:r>
            <w:r w:rsidR="00C41667">
              <w:fldChar w:fldCharType="separate"/>
            </w:r>
            <w:r w:rsidR="00C41667">
              <w:t>16</w:t>
            </w:r>
            <w:r w:rsidR="00C41667">
              <w:fldChar w:fldCharType="end"/>
            </w:r>
          </w:hyperlink>
        </w:p>
        <w:p w14:paraId="5FDFCDB7" w14:textId="77777777" w:rsidR="00065A3A" w:rsidRDefault="00EE4E36">
          <w:pPr>
            <w:pStyle w:val="30"/>
            <w:tabs>
              <w:tab w:val="right" w:leader="dot" w:pos="8296"/>
            </w:tabs>
            <w:rPr>
              <w:rFonts w:cstheme="minorBidi"/>
              <w:kern w:val="2"/>
              <w:sz w:val="21"/>
            </w:rPr>
          </w:pPr>
          <w:hyperlink w:anchor="_Toc483557612" w:history="1">
            <w:r w:rsidR="00C41667">
              <w:rPr>
                <w:rStyle w:val="ad"/>
                <w:rFonts w:ascii="黑体" w:eastAsia="黑体" w:hAnsi="黑体"/>
              </w:rPr>
              <w:t>3.5 RPC</w:t>
            </w:r>
            <w:r w:rsidR="00C41667">
              <w:rPr>
                <w:rStyle w:val="ad"/>
                <w:rFonts w:ascii="黑体" w:eastAsia="黑体" w:hAnsi="黑体" w:hint="eastAsia"/>
              </w:rPr>
              <w:t>通信框架</w:t>
            </w:r>
            <w:r w:rsidR="00C41667">
              <w:tab/>
            </w:r>
            <w:r w:rsidR="00C41667">
              <w:fldChar w:fldCharType="begin"/>
            </w:r>
            <w:r w:rsidR="00C41667">
              <w:instrText xml:space="preserve"> PAGEREF _Toc483557612 \h </w:instrText>
            </w:r>
            <w:r w:rsidR="00C41667">
              <w:fldChar w:fldCharType="separate"/>
            </w:r>
            <w:r w:rsidR="00C41667">
              <w:t>18</w:t>
            </w:r>
            <w:r w:rsidR="00C41667">
              <w:fldChar w:fldCharType="end"/>
            </w:r>
          </w:hyperlink>
        </w:p>
        <w:p w14:paraId="27E3D0DB" w14:textId="77777777" w:rsidR="00065A3A" w:rsidRDefault="00EE4E36">
          <w:pPr>
            <w:pStyle w:val="30"/>
            <w:tabs>
              <w:tab w:val="right" w:leader="dot" w:pos="8296"/>
            </w:tabs>
            <w:rPr>
              <w:rFonts w:cstheme="minorBidi"/>
              <w:kern w:val="2"/>
              <w:sz w:val="21"/>
            </w:rPr>
          </w:pPr>
          <w:hyperlink w:anchor="_Toc483557613" w:history="1">
            <w:r w:rsidR="00C41667">
              <w:rPr>
                <w:rStyle w:val="ad"/>
                <w:rFonts w:ascii="黑体" w:eastAsia="黑体" w:hAnsi="黑体"/>
              </w:rPr>
              <w:t xml:space="preserve">3.6 </w:t>
            </w:r>
            <w:r w:rsidR="00C41667">
              <w:rPr>
                <w:rStyle w:val="ad"/>
                <w:rFonts w:ascii="黑体" w:eastAsia="黑体" w:hAnsi="黑体" w:hint="eastAsia"/>
              </w:rPr>
              <w:t>服务发布和引用</w:t>
            </w:r>
            <w:r w:rsidR="00C41667">
              <w:tab/>
            </w:r>
            <w:r w:rsidR="00C41667">
              <w:fldChar w:fldCharType="begin"/>
            </w:r>
            <w:r w:rsidR="00C41667">
              <w:instrText xml:space="preserve"> PAGEREF _Toc483557613 \h </w:instrText>
            </w:r>
            <w:r w:rsidR="00C41667">
              <w:fldChar w:fldCharType="separate"/>
            </w:r>
            <w:r w:rsidR="00C41667">
              <w:t>19</w:t>
            </w:r>
            <w:r w:rsidR="00C41667">
              <w:fldChar w:fldCharType="end"/>
            </w:r>
          </w:hyperlink>
        </w:p>
        <w:p w14:paraId="69D02032" w14:textId="77777777" w:rsidR="00065A3A" w:rsidRDefault="00EE4E36">
          <w:pPr>
            <w:pStyle w:val="30"/>
            <w:tabs>
              <w:tab w:val="right" w:leader="dot" w:pos="8296"/>
            </w:tabs>
            <w:rPr>
              <w:rFonts w:cstheme="minorBidi"/>
              <w:kern w:val="2"/>
              <w:sz w:val="21"/>
            </w:rPr>
          </w:pPr>
          <w:hyperlink w:anchor="_Toc483557614" w:history="1">
            <w:r w:rsidR="00C41667">
              <w:rPr>
                <w:rStyle w:val="ad"/>
                <w:rFonts w:ascii="黑体" w:eastAsia="黑体" w:hAnsi="黑体"/>
              </w:rPr>
              <w:t xml:space="preserve">3.7 </w:t>
            </w:r>
            <w:r w:rsidR="00C41667">
              <w:rPr>
                <w:rStyle w:val="ad"/>
                <w:rFonts w:ascii="黑体" w:eastAsia="黑体" w:hAnsi="黑体" w:hint="eastAsia"/>
              </w:rPr>
              <w:t>服务框架部署方式</w:t>
            </w:r>
            <w:r w:rsidR="00C41667">
              <w:tab/>
            </w:r>
            <w:r w:rsidR="00C41667">
              <w:fldChar w:fldCharType="begin"/>
            </w:r>
            <w:r w:rsidR="00C41667">
              <w:instrText xml:space="preserve"> PAGEREF _Toc483557614 \h </w:instrText>
            </w:r>
            <w:r w:rsidR="00C41667">
              <w:fldChar w:fldCharType="separate"/>
            </w:r>
            <w:r w:rsidR="00C41667">
              <w:t>21</w:t>
            </w:r>
            <w:r w:rsidR="00C41667">
              <w:fldChar w:fldCharType="end"/>
            </w:r>
          </w:hyperlink>
        </w:p>
        <w:p w14:paraId="707018AB" w14:textId="77777777" w:rsidR="00065A3A" w:rsidRDefault="00EE4E36">
          <w:pPr>
            <w:pStyle w:val="30"/>
            <w:tabs>
              <w:tab w:val="right" w:leader="dot" w:pos="8296"/>
            </w:tabs>
            <w:rPr>
              <w:rFonts w:cstheme="minorBidi"/>
              <w:kern w:val="2"/>
              <w:sz w:val="21"/>
            </w:rPr>
          </w:pPr>
          <w:hyperlink w:anchor="_Toc483557615" w:history="1">
            <w:r w:rsidR="00C41667">
              <w:rPr>
                <w:rStyle w:val="ad"/>
                <w:rFonts w:ascii="黑体" w:eastAsia="黑体" w:hAnsi="黑体"/>
              </w:rPr>
              <w:t xml:space="preserve">3.8 </w:t>
            </w:r>
            <w:r w:rsidR="00C41667">
              <w:rPr>
                <w:rStyle w:val="ad"/>
                <w:rFonts w:ascii="黑体" w:eastAsia="黑体" w:hAnsi="黑体" w:hint="eastAsia"/>
              </w:rPr>
              <w:t>协议栈</w:t>
            </w:r>
            <w:r w:rsidR="00C41667">
              <w:tab/>
            </w:r>
            <w:r w:rsidR="00C41667">
              <w:fldChar w:fldCharType="begin"/>
            </w:r>
            <w:r w:rsidR="00C41667">
              <w:instrText xml:space="preserve"> PAGEREF _Toc483557615 \h </w:instrText>
            </w:r>
            <w:r w:rsidR="00C41667">
              <w:fldChar w:fldCharType="separate"/>
            </w:r>
            <w:r w:rsidR="00C41667">
              <w:t>22</w:t>
            </w:r>
            <w:r w:rsidR="00C41667">
              <w:fldChar w:fldCharType="end"/>
            </w:r>
          </w:hyperlink>
        </w:p>
        <w:p w14:paraId="176F57A7" w14:textId="77777777" w:rsidR="00065A3A" w:rsidRDefault="00EE4E36">
          <w:pPr>
            <w:pStyle w:val="30"/>
            <w:tabs>
              <w:tab w:val="right" w:leader="dot" w:pos="8296"/>
            </w:tabs>
            <w:rPr>
              <w:rFonts w:cstheme="minorBidi"/>
              <w:kern w:val="2"/>
              <w:sz w:val="21"/>
            </w:rPr>
          </w:pPr>
          <w:hyperlink w:anchor="_Toc483557616" w:history="1">
            <w:r w:rsidR="00C41667">
              <w:rPr>
                <w:rStyle w:val="ad"/>
                <w:rFonts w:ascii="黑体" w:eastAsia="黑体" w:hAnsi="黑体"/>
              </w:rPr>
              <w:t xml:space="preserve">3.9 </w:t>
            </w:r>
            <w:r w:rsidR="00C41667">
              <w:rPr>
                <w:rStyle w:val="ad"/>
                <w:rFonts w:ascii="黑体" w:eastAsia="黑体" w:hAnsi="黑体" w:hint="eastAsia"/>
              </w:rPr>
              <w:t>幂等</w:t>
            </w:r>
            <w:r w:rsidR="00C41667">
              <w:tab/>
            </w:r>
            <w:r w:rsidR="00C41667">
              <w:fldChar w:fldCharType="begin"/>
            </w:r>
            <w:r w:rsidR="00C41667">
              <w:instrText xml:space="preserve"> PAGEREF _Toc483557616 \h </w:instrText>
            </w:r>
            <w:r w:rsidR="00C41667">
              <w:fldChar w:fldCharType="separate"/>
            </w:r>
            <w:r w:rsidR="00C41667">
              <w:t>23</w:t>
            </w:r>
            <w:r w:rsidR="00C41667">
              <w:fldChar w:fldCharType="end"/>
            </w:r>
          </w:hyperlink>
        </w:p>
        <w:p w14:paraId="25825B24" w14:textId="77777777" w:rsidR="00065A3A" w:rsidRDefault="00EE4E36">
          <w:pPr>
            <w:pStyle w:val="30"/>
            <w:tabs>
              <w:tab w:val="right" w:leader="dot" w:pos="8296"/>
            </w:tabs>
            <w:rPr>
              <w:rFonts w:cstheme="minorBidi"/>
              <w:kern w:val="2"/>
              <w:sz w:val="21"/>
            </w:rPr>
          </w:pPr>
          <w:hyperlink w:anchor="_Toc483557617" w:history="1">
            <w:r w:rsidR="00C41667">
              <w:rPr>
                <w:rStyle w:val="ad"/>
                <w:rFonts w:ascii="黑体" w:eastAsia="黑体" w:hAnsi="黑体"/>
              </w:rPr>
              <w:t xml:space="preserve">3.10 </w:t>
            </w:r>
            <w:r w:rsidR="00C41667">
              <w:rPr>
                <w:rStyle w:val="ad"/>
                <w:rFonts w:ascii="黑体" w:eastAsia="黑体" w:hAnsi="黑体" w:hint="eastAsia"/>
              </w:rPr>
              <w:t>本章小节</w:t>
            </w:r>
            <w:r w:rsidR="00C41667">
              <w:tab/>
            </w:r>
            <w:r w:rsidR="00C41667">
              <w:fldChar w:fldCharType="begin"/>
            </w:r>
            <w:r w:rsidR="00C41667">
              <w:instrText xml:space="preserve"> PAGEREF _Toc483557617 \h </w:instrText>
            </w:r>
            <w:r w:rsidR="00C41667">
              <w:fldChar w:fldCharType="separate"/>
            </w:r>
            <w:r w:rsidR="00C41667">
              <w:t>24</w:t>
            </w:r>
            <w:r w:rsidR="00C41667">
              <w:fldChar w:fldCharType="end"/>
            </w:r>
          </w:hyperlink>
        </w:p>
        <w:p w14:paraId="14EF33C5" w14:textId="77777777" w:rsidR="00065A3A" w:rsidRDefault="00EE4E36">
          <w:pPr>
            <w:pStyle w:val="10"/>
            <w:tabs>
              <w:tab w:val="right" w:leader="dot" w:pos="8296"/>
            </w:tabs>
            <w:rPr>
              <w:rStyle w:val="ad"/>
              <w:rFonts w:asciiTheme="majorEastAsia" w:eastAsiaTheme="majorEastAsia" w:hAnsiTheme="majorEastAsia"/>
              <w:b/>
              <w:sz w:val="24"/>
              <w:szCs w:val="24"/>
            </w:rPr>
          </w:pPr>
          <w:hyperlink w:anchor="_Toc483557618" w:history="1">
            <w:r w:rsidR="00C41667">
              <w:rPr>
                <w:rStyle w:val="ad"/>
                <w:rFonts w:asciiTheme="majorEastAsia" w:eastAsiaTheme="majorEastAsia" w:hAnsiTheme="majorEastAsia"/>
                <w:b/>
                <w:sz w:val="24"/>
                <w:szCs w:val="24"/>
              </w:rPr>
              <w:t xml:space="preserve">4 </w:t>
            </w:r>
            <w:r w:rsidR="00C41667">
              <w:rPr>
                <w:rStyle w:val="ad"/>
                <w:rFonts w:asciiTheme="majorEastAsia" w:eastAsiaTheme="majorEastAsia" w:hAnsiTheme="majorEastAsia" w:hint="eastAsia"/>
                <w:b/>
                <w:sz w:val="24"/>
                <w:szCs w:val="24"/>
              </w:rPr>
              <w:t>服务框架功能组件和模式</w:t>
            </w:r>
            <w:r w:rsidR="00C41667">
              <w:rPr>
                <w:rStyle w:val="ad"/>
                <w:rFonts w:asciiTheme="majorEastAsia" w:eastAsiaTheme="majorEastAsia" w:hAnsiTheme="majorEastAsia"/>
                <w:b/>
                <w:sz w:val="24"/>
                <w:szCs w:val="24"/>
              </w:rPr>
              <w:tab/>
            </w:r>
            <w:r w:rsidR="00C41667">
              <w:rPr>
                <w:rStyle w:val="ad"/>
                <w:rFonts w:asciiTheme="majorEastAsia" w:eastAsiaTheme="majorEastAsia" w:hAnsiTheme="majorEastAsia"/>
                <w:b/>
                <w:sz w:val="24"/>
                <w:szCs w:val="24"/>
              </w:rPr>
              <w:fldChar w:fldCharType="begin"/>
            </w:r>
            <w:r w:rsidR="00C41667">
              <w:rPr>
                <w:rStyle w:val="ad"/>
                <w:rFonts w:asciiTheme="majorEastAsia" w:eastAsiaTheme="majorEastAsia" w:hAnsiTheme="majorEastAsia"/>
                <w:b/>
                <w:sz w:val="24"/>
                <w:szCs w:val="24"/>
              </w:rPr>
              <w:instrText xml:space="preserve"> PAGEREF _Toc483557618 \h </w:instrText>
            </w:r>
            <w:r w:rsidR="00C41667">
              <w:rPr>
                <w:rStyle w:val="ad"/>
                <w:rFonts w:asciiTheme="majorEastAsia" w:eastAsiaTheme="majorEastAsia" w:hAnsiTheme="majorEastAsia"/>
                <w:b/>
                <w:sz w:val="24"/>
                <w:szCs w:val="24"/>
              </w:rPr>
            </w:r>
            <w:r w:rsidR="00C41667">
              <w:rPr>
                <w:rStyle w:val="ad"/>
                <w:rFonts w:asciiTheme="majorEastAsia" w:eastAsiaTheme="majorEastAsia" w:hAnsiTheme="majorEastAsia"/>
                <w:b/>
                <w:sz w:val="24"/>
                <w:szCs w:val="24"/>
              </w:rPr>
              <w:fldChar w:fldCharType="separate"/>
            </w:r>
            <w:r w:rsidR="00C41667">
              <w:rPr>
                <w:rStyle w:val="ad"/>
                <w:rFonts w:asciiTheme="majorEastAsia" w:eastAsiaTheme="majorEastAsia" w:hAnsiTheme="majorEastAsia"/>
                <w:b/>
                <w:sz w:val="24"/>
                <w:szCs w:val="24"/>
              </w:rPr>
              <w:t>25</w:t>
            </w:r>
            <w:r w:rsidR="00C41667">
              <w:rPr>
                <w:rStyle w:val="ad"/>
                <w:rFonts w:asciiTheme="majorEastAsia" w:eastAsiaTheme="majorEastAsia" w:hAnsiTheme="majorEastAsia"/>
                <w:b/>
                <w:sz w:val="24"/>
                <w:szCs w:val="24"/>
              </w:rPr>
              <w:fldChar w:fldCharType="end"/>
            </w:r>
          </w:hyperlink>
        </w:p>
        <w:p w14:paraId="37A1CF2E" w14:textId="77777777" w:rsidR="00065A3A" w:rsidRDefault="00EE4E36">
          <w:pPr>
            <w:pStyle w:val="30"/>
            <w:tabs>
              <w:tab w:val="right" w:leader="dot" w:pos="8296"/>
            </w:tabs>
            <w:rPr>
              <w:rFonts w:cstheme="minorBidi"/>
              <w:kern w:val="2"/>
              <w:sz w:val="21"/>
            </w:rPr>
          </w:pPr>
          <w:hyperlink w:anchor="_Toc483557619" w:history="1">
            <w:r w:rsidR="00C41667">
              <w:rPr>
                <w:rStyle w:val="ad"/>
                <w:rFonts w:ascii="黑体" w:eastAsia="黑体" w:hAnsi="黑体"/>
              </w:rPr>
              <w:t xml:space="preserve">4.1 </w:t>
            </w:r>
            <w:r w:rsidR="00C41667">
              <w:rPr>
                <w:rStyle w:val="ad"/>
                <w:rFonts w:ascii="黑体" w:eastAsia="黑体" w:hAnsi="黑体" w:hint="eastAsia"/>
              </w:rPr>
              <w:t>客户端代理</w:t>
            </w:r>
            <w:r w:rsidR="00C41667">
              <w:tab/>
            </w:r>
            <w:r w:rsidR="00C41667">
              <w:fldChar w:fldCharType="begin"/>
            </w:r>
            <w:r w:rsidR="00C41667">
              <w:instrText xml:space="preserve"> PAGEREF _Toc483557619 \h </w:instrText>
            </w:r>
            <w:r w:rsidR="00C41667">
              <w:fldChar w:fldCharType="separate"/>
            </w:r>
            <w:r w:rsidR="00C41667">
              <w:t>26</w:t>
            </w:r>
            <w:r w:rsidR="00C41667">
              <w:fldChar w:fldCharType="end"/>
            </w:r>
          </w:hyperlink>
        </w:p>
        <w:p w14:paraId="5595DD8B" w14:textId="77777777" w:rsidR="00065A3A" w:rsidRDefault="00EE4E36">
          <w:pPr>
            <w:pStyle w:val="30"/>
            <w:tabs>
              <w:tab w:val="right" w:leader="dot" w:pos="8296"/>
            </w:tabs>
            <w:rPr>
              <w:rFonts w:cstheme="minorBidi"/>
              <w:kern w:val="2"/>
              <w:sz w:val="21"/>
            </w:rPr>
          </w:pPr>
          <w:hyperlink w:anchor="_Toc483557620" w:history="1">
            <w:r w:rsidR="00C41667">
              <w:rPr>
                <w:rStyle w:val="ad"/>
                <w:rFonts w:ascii="黑体" w:eastAsia="黑体" w:hAnsi="黑体"/>
              </w:rPr>
              <w:t xml:space="preserve">4.2 </w:t>
            </w:r>
            <w:r w:rsidR="00C41667">
              <w:rPr>
                <w:rStyle w:val="ad"/>
                <w:rFonts w:ascii="黑体" w:eastAsia="黑体" w:hAnsi="黑体" w:hint="eastAsia"/>
              </w:rPr>
              <w:t>请求者</w:t>
            </w:r>
            <w:r w:rsidR="00C41667">
              <w:tab/>
            </w:r>
            <w:r w:rsidR="00C41667">
              <w:fldChar w:fldCharType="begin"/>
            </w:r>
            <w:r w:rsidR="00C41667">
              <w:instrText xml:space="preserve"> PAGEREF _Toc483557620 \h </w:instrText>
            </w:r>
            <w:r w:rsidR="00C41667">
              <w:fldChar w:fldCharType="separate"/>
            </w:r>
            <w:r w:rsidR="00C41667">
              <w:t>26</w:t>
            </w:r>
            <w:r w:rsidR="00C41667">
              <w:fldChar w:fldCharType="end"/>
            </w:r>
          </w:hyperlink>
        </w:p>
        <w:p w14:paraId="7161026C" w14:textId="77777777" w:rsidR="00065A3A" w:rsidRDefault="00EE4E36">
          <w:pPr>
            <w:pStyle w:val="30"/>
            <w:tabs>
              <w:tab w:val="right" w:leader="dot" w:pos="8296"/>
            </w:tabs>
            <w:rPr>
              <w:rFonts w:cstheme="minorBidi"/>
              <w:kern w:val="2"/>
              <w:sz w:val="21"/>
            </w:rPr>
          </w:pPr>
          <w:hyperlink w:anchor="_Toc483557621" w:history="1">
            <w:r w:rsidR="00C41667">
              <w:rPr>
                <w:rStyle w:val="ad"/>
                <w:rFonts w:ascii="黑体" w:eastAsia="黑体" w:hAnsi="黑体"/>
              </w:rPr>
              <w:t xml:space="preserve">4.3 </w:t>
            </w:r>
            <w:r w:rsidR="00C41667">
              <w:rPr>
                <w:rStyle w:val="ad"/>
                <w:rFonts w:ascii="黑体" w:eastAsia="黑体" w:hAnsi="黑体" w:hint="eastAsia"/>
              </w:rPr>
              <w:t>客户端请求处理器</w:t>
            </w:r>
            <w:r w:rsidR="00C41667">
              <w:tab/>
            </w:r>
            <w:r w:rsidR="00C41667">
              <w:fldChar w:fldCharType="begin"/>
            </w:r>
            <w:r w:rsidR="00C41667">
              <w:instrText xml:space="preserve"> PAGEREF _Toc483557621 \h </w:instrText>
            </w:r>
            <w:r w:rsidR="00C41667">
              <w:fldChar w:fldCharType="separate"/>
            </w:r>
            <w:r w:rsidR="00C41667">
              <w:t>26</w:t>
            </w:r>
            <w:r w:rsidR="00C41667">
              <w:fldChar w:fldCharType="end"/>
            </w:r>
          </w:hyperlink>
        </w:p>
        <w:p w14:paraId="31A6DCC6" w14:textId="77777777" w:rsidR="00065A3A" w:rsidRDefault="00EE4E36">
          <w:pPr>
            <w:pStyle w:val="30"/>
            <w:tabs>
              <w:tab w:val="right" w:leader="dot" w:pos="8296"/>
            </w:tabs>
            <w:rPr>
              <w:rFonts w:cstheme="minorBidi"/>
              <w:kern w:val="2"/>
              <w:sz w:val="21"/>
            </w:rPr>
          </w:pPr>
          <w:hyperlink w:anchor="_Toc483557622" w:history="1">
            <w:r w:rsidR="00C41667">
              <w:rPr>
                <w:rStyle w:val="ad"/>
                <w:rFonts w:ascii="黑体" w:eastAsia="黑体" w:hAnsi="黑体"/>
              </w:rPr>
              <w:t xml:space="preserve">4.4 </w:t>
            </w:r>
            <w:r w:rsidR="00C41667">
              <w:rPr>
                <w:rStyle w:val="ad"/>
                <w:rFonts w:ascii="黑体" w:eastAsia="黑体" w:hAnsi="黑体" w:hint="eastAsia"/>
              </w:rPr>
              <w:t>调用者</w:t>
            </w:r>
            <w:r w:rsidR="00C41667">
              <w:tab/>
            </w:r>
            <w:r w:rsidR="00C41667">
              <w:fldChar w:fldCharType="begin"/>
            </w:r>
            <w:r w:rsidR="00C41667">
              <w:instrText xml:space="preserve"> PAGEREF _Toc483557622 \h </w:instrText>
            </w:r>
            <w:r w:rsidR="00C41667">
              <w:fldChar w:fldCharType="separate"/>
            </w:r>
            <w:r w:rsidR="00C41667">
              <w:t>27</w:t>
            </w:r>
            <w:r w:rsidR="00C41667">
              <w:fldChar w:fldCharType="end"/>
            </w:r>
          </w:hyperlink>
        </w:p>
        <w:p w14:paraId="6970755D" w14:textId="77777777" w:rsidR="00065A3A" w:rsidRDefault="00EE4E36">
          <w:pPr>
            <w:pStyle w:val="30"/>
            <w:tabs>
              <w:tab w:val="right" w:leader="dot" w:pos="8296"/>
            </w:tabs>
            <w:rPr>
              <w:rFonts w:cstheme="minorBidi"/>
              <w:kern w:val="2"/>
              <w:sz w:val="21"/>
            </w:rPr>
          </w:pPr>
          <w:hyperlink w:anchor="_Toc483557623" w:history="1">
            <w:r w:rsidR="00C41667">
              <w:rPr>
                <w:rStyle w:val="ad"/>
                <w:rFonts w:ascii="黑体" w:eastAsia="黑体" w:hAnsi="黑体"/>
              </w:rPr>
              <w:t xml:space="preserve">4.5 </w:t>
            </w:r>
            <w:r w:rsidR="00C41667">
              <w:rPr>
                <w:rStyle w:val="ad"/>
                <w:rFonts w:ascii="黑体" w:eastAsia="黑体" w:hAnsi="黑体" w:hint="eastAsia"/>
              </w:rPr>
              <w:t>服务端请求处理器</w:t>
            </w:r>
            <w:r w:rsidR="00C41667">
              <w:tab/>
            </w:r>
            <w:r w:rsidR="00C41667">
              <w:fldChar w:fldCharType="begin"/>
            </w:r>
            <w:r w:rsidR="00C41667">
              <w:instrText xml:space="preserve"> PAGEREF _Toc483557623 \h </w:instrText>
            </w:r>
            <w:r w:rsidR="00C41667">
              <w:fldChar w:fldCharType="separate"/>
            </w:r>
            <w:r w:rsidR="00C41667">
              <w:t>28</w:t>
            </w:r>
            <w:r w:rsidR="00C41667">
              <w:fldChar w:fldCharType="end"/>
            </w:r>
          </w:hyperlink>
        </w:p>
        <w:p w14:paraId="1A535E09" w14:textId="77777777" w:rsidR="00065A3A" w:rsidRDefault="00EE4E36">
          <w:pPr>
            <w:pStyle w:val="30"/>
            <w:tabs>
              <w:tab w:val="right" w:leader="dot" w:pos="8296"/>
            </w:tabs>
            <w:rPr>
              <w:rFonts w:cstheme="minorBidi"/>
              <w:kern w:val="2"/>
              <w:sz w:val="21"/>
            </w:rPr>
          </w:pPr>
          <w:hyperlink w:anchor="_Toc483557624" w:history="1">
            <w:r w:rsidR="00C41667">
              <w:rPr>
                <w:rStyle w:val="ad"/>
                <w:rFonts w:ascii="黑体" w:eastAsia="黑体" w:hAnsi="黑体"/>
              </w:rPr>
              <w:t xml:space="preserve">4.6 </w:t>
            </w:r>
            <w:r w:rsidR="00C41667">
              <w:rPr>
                <w:rStyle w:val="ad"/>
                <w:rFonts w:ascii="黑体" w:eastAsia="黑体" w:hAnsi="黑体" w:hint="eastAsia"/>
              </w:rPr>
              <w:t>接口描述</w:t>
            </w:r>
            <w:r w:rsidR="00C41667">
              <w:tab/>
            </w:r>
            <w:r w:rsidR="00C41667">
              <w:fldChar w:fldCharType="begin"/>
            </w:r>
            <w:r w:rsidR="00C41667">
              <w:instrText xml:space="preserve"> PAGEREF _Toc483557624 \h </w:instrText>
            </w:r>
            <w:r w:rsidR="00C41667">
              <w:fldChar w:fldCharType="separate"/>
            </w:r>
            <w:r w:rsidR="00C41667">
              <w:t>28</w:t>
            </w:r>
            <w:r w:rsidR="00C41667">
              <w:fldChar w:fldCharType="end"/>
            </w:r>
          </w:hyperlink>
        </w:p>
        <w:p w14:paraId="0B4B2C4E" w14:textId="77777777" w:rsidR="00065A3A" w:rsidRDefault="00EE4E36">
          <w:pPr>
            <w:pStyle w:val="30"/>
            <w:tabs>
              <w:tab w:val="right" w:leader="dot" w:pos="8296"/>
            </w:tabs>
            <w:rPr>
              <w:rFonts w:cstheme="minorBidi"/>
              <w:kern w:val="2"/>
              <w:sz w:val="21"/>
            </w:rPr>
          </w:pPr>
          <w:hyperlink w:anchor="_Toc483557625" w:history="1">
            <w:r w:rsidR="00C41667">
              <w:rPr>
                <w:rStyle w:val="ad"/>
                <w:rFonts w:ascii="黑体" w:eastAsia="黑体" w:hAnsi="黑体"/>
              </w:rPr>
              <w:t xml:space="preserve">4.7 </w:t>
            </w:r>
            <w:r w:rsidR="00C41667">
              <w:rPr>
                <w:rStyle w:val="ad"/>
                <w:rFonts w:ascii="黑体" w:eastAsia="黑体" w:hAnsi="黑体" w:hint="eastAsia"/>
              </w:rPr>
              <w:t>远程错误</w:t>
            </w:r>
            <w:r w:rsidR="00C41667">
              <w:tab/>
            </w:r>
            <w:r w:rsidR="00C41667">
              <w:fldChar w:fldCharType="begin"/>
            </w:r>
            <w:r w:rsidR="00C41667">
              <w:instrText xml:space="preserve"> PAGEREF _Toc483557625 \h </w:instrText>
            </w:r>
            <w:r w:rsidR="00C41667">
              <w:fldChar w:fldCharType="separate"/>
            </w:r>
            <w:r w:rsidR="00C41667">
              <w:t>28</w:t>
            </w:r>
            <w:r w:rsidR="00C41667">
              <w:fldChar w:fldCharType="end"/>
            </w:r>
          </w:hyperlink>
        </w:p>
        <w:p w14:paraId="5DEF662E" w14:textId="77777777" w:rsidR="00065A3A" w:rsidRDefault="00EE4E36">
          <w:pPr>
            <w:pStyle w:val="30"/>
            <w:tabs>
              <w:tab w:val="right" w:leader="dot" w:pos="8296"/>
            </w:tabs>
            <w:rPr>
              <w:rFonts w:cstheme="minorBidi"/>
              <w:kern w:val="2"/>
              <w:sz w:val="21"/>
            </w:rPr>
          </w:pPr>
          <w:hyperlink w:anchor="_Toc483557626" w:history="1">
            <w:r w:rsidR="00C41667">
              <w:rPr>
                <w:rStyle w:val="ad"/>
                <w:rFonts w:ascii="黑体" w:eastAsia="黑体" w:hAnsi="黑体"/>
              </w:rPr>
              <w:t xml:space="preserve">4.8 </w:t>
            </w:r>
            <w:r w:rsidR="00C41667">
              <w:rPr>
                <w:rStyle w:val="ad"/>
                <w:rFonts w:ascii="黑体" w:eastAsia="黑体" w:hAnsi="黑体" w:hint="eastAsia"/>
              </w:rPr>
              <w:t>本章小节</w:t>
            </w:r>
            <w:r w:rsidR="00C41667">
              <w:tab/>
            </w:r>
            <w:r w:rsidR="00C41667">
              <w:fldChar w:fldCharType="begin"/>
            </w:r>
            <w:r w:rsidR="00C41667">
              <w:instrText xml:space="preserve"> PAGEREF _Toc483557626 \h </w:instrText>
            </w:r>
            <w:r w:rsidR="00C41667">
              <w:fldChar w:fldCharType="separate"/>
            </w:r>
            <w:r w:rsidR="00C41667">
              <w:t>29</w:t>
            </w:r>
            <w:r w:rsidR="00C41667">
              <w:fldChar w:fldCharType="end"/>
            </w:r>
          </w:hyperlink>
        </w:p>
        <w:p w14:paraId="442FD53E" w14:textId="77777777" w:rsidR="00065A3A" w:rsidRDefault="00EE4E36">
          <w:pPr>
            <w:pStyle w:val="10"/>
            <w:tabs>
              <w:tab w:val="right" w:leader="dot" w:pos="8296"/>
            </w:tabs>
            <w:rPr>
              <w:rFonts w:cstheme="minorBidi"/>
              <w:kern w:val="2"/>
              <w:sz w:val="21"/>
            </w:rPr>
          </w:pPr>
          <w:hyperlink w:anchor="_Toc483557627" w:history="1">
            <w:r w:rsidR="00C41667">
              <w:rPr>
                <w:rStyle w:val="ad"/>
                <w:rFonts w:asciiTheme="majorEastAsia" w:eastAsiaTheme="majorEastAsia" w:hAnsiTheme="majorEastAsia"/>
                <w:b/>
                <w:sz w:val="24"/>
                <w:szCs w:val="24"/>
              </w:rPr>
              <w:t xml:space="preserve">5 </w:t>
            </w:r>
            <w:r w:rsidR="00C41667">
              <w:rPr>
                <w:rStyle w:val="ad"/>
                <w:rFonts w:asciiTheme="majorEastAsia" w:eastAsiaTheme="majorEastAsia" w:hAnsiTheme="majorEastAsia" w:hint="eastAsia"/>
                <w:b/>
                <w:sz w:val="24"/>
                <w:szCs w:val="24"/>
              </w:rPr>
              <w:t>服务框架容错原理和模式</w:t>
            </w:r>
            <w:r w:rsidR="00C41667">
              <w:tab/>
            </w:r>
            <w:r w:rsidR="00C41667">
              <w:fldChar w:fldCharType="begin"/>
            </w:r>
            <w:r w:rsidR="00C41667">
              <w:instrText xml:space="preserve"> PAGEREF _Toc483557627 \h </w:instrText>
            </w:r>
            <w:r w:rsidR="00C41667">
              <w:fldChar w:fldCharType="separate"/>
            </w:r>
            <w:r w:rsidR="00C41667">
              <w:t>30</w:t>
            </w:r>
            <w:r w:rsidR="00C41667">
              <w:fldChar w:fldCharType="end"/>
            </w:r>
          </w:hyperlink>
        </w:p>
        <w:p w14:paraId="7A147FE4" w14:textId="77777777" w:rsidR="00065A3A" w:rsidRDefault="00EE4E36">
          <w:pPr>
            <w:pStyle w:val="30"/>
            <w:tabs>
              <w:tab w:val="right" w:leader="dot" w:pos="8296"/>
            </w:tabs>
            <w:rPr>
              <w:rFonts w:cstheme="minorBidi"/>
              <w:kern w:val="2"/>
              <w:sz w:val="21"/>
            </w:rPr>
          </w:pPr>
          <w:hyperlink w:anchor="_Toc483557628" w:history="1">
            <w:r w:rsidR="00C41667">
              <w:rPr>
                <w:rStyle w:val="ad"/>
                <w:rFonts w:ascii="黑体" w:eastAsia="黑体" w:hAnsi="黑体"/>
              </w:rPr>
              <w:t xml:space="preserve">5.1 </w:t>
            </w:r>
            <w:r w:rsidR="00C41667">
              <w:rPr>
                <w:rStyle w:val="ad"/>
                <w:rFonts w:ascii="黑体" w:eastAsia="黑体" w:hAnsi="黑体" w:hint="eastAsia"/>
              </w:rPr>
              <w:t>集群容错</w:t>
            </w:r>
            <w:r w:rsidR="00C41667">
              <w:tab/>
            </w:r>
            <w:r w:rsidR="00C41667">
              <w:fldChar w:fldCharType="begin"/>
            </w:r>
            <w:r w:rsidR="00C41667">
              <w:instrText xml:space="preserve"> PAGEREF _Toc483557628 \h </w:instrText>
            </w:r>
            <w:r w:rsidR="00C41667">
              <w:fldChar w:fldCharType="separate"/>
            </w:r>
            <w:r w:rsidR="00C41667">
              <w:t>30</w:t>
            </w:r>
            <w:r w:rsidR="00C41667">
              <w:fldChar w:fldCharType="end"/>
            </w:r>
          </w:hyperlink>
        </w:p>
        <w:p w14:paraId="7F7B3BE5" w14:textId="77777777" w:rsidR="00065A3A" w:rsidRDefault="00EE4E36">
          <w:pPr>
            <w:pStyle w:val="30"/>
            <w:tabs>
              <w:tab w:val="right" w:leader="dot" w:pos="8296"/>
            </w:tabs>
            <w:rPr>
              <w:rFonts w:cstheme="minorBidi"/>
              <w:kern w:val="2"/>
              <w:sz w:val="21"/>
            </w:rPr>
          </w:pPr>
          <w:hyperlink w:anchor="_Toc483557629" w:history="1">
            <w:r w:rsidR="00C41667">
              <w:rPr>
                <w:rStyle w:val="ad"/>
                <w:rFonts w:ascii="黑体" w:eastAsia="黑体" w:hAnsi="黑体"/>
              </w:rPr>
              <w:t xml:space="preserve">5.2 </w:t>
            </w:r>
            <w:r w:rsidR="00C41667">
              <w:rPr>
                <w:rStyle w:val="ad"/>
                <w:rFonts w:ascii="黑体" w:eastAsia="黑体" w:hAnsi="黑体" w:hint="eastAsia"/>
              </w:rPr>
              <w:t>服务降级</w:t>
            </w:r>
            <w:r w:rsidR="00C41667">
              <w:tab/>
            </w:r>
            <w:r w:rsidR="00C41667">
              <w:fldChar w:fldCharType="begin"/>
            </w:r>
            <w:r w:rsidR="00C41667">
              <w:instrText xml:space="preserve"> PAGEREF _Toc483557629 \h </w:instrText>
            </w:r>
            <w:r w:rsidR="00C41667">
              <w:fldChar w:fldCharType="separate"/>
            </w:r>
            <w:r w:rsidR="00C41667">
              <w:t>30</w:t>
            </w:r>
            <w:r w:rsidR="00C41667">
              <w:fldChar w:fldCharType="end"/>
            </w:r>
          </w:hyperlink>
        </w:p>
        <w:p w14:paraId="35B5B9F3" w14:textId="77777777" w:rsidR="00065A3A" w:rsidRDefault="00EE4E36">
          <w:pPr>
            <w:pStyle w:val="30"/>
            <w:tabs>
              <w:tab w:val="right" w:leader="dot" w:pos="8296"/>
            </w:tabs>
            <w:rPr>
              <w:rFonts w:cstheme="minorBidi"/>
              <w:kern w:val="2"/>
              <w:sz w:val="21"/>
            </w:rPr>
          </w:pPr>
          <w:hyperlink w:anchor="_Toc483557630" w:history="1">
            <w:r w:rsidR="00C41667">
              <w:rPr>
                <w:rStyle w:val="ad"/>
                <w:rFonts w:ascii="黑体" w:eastAsia="黑体" w:hAnsi="黑体"/>
              </w:rPr>
              <w:t xml:space="preserve">5.3 </w:t>
            </w:r>
            <w:r w:rsidR="00C41667">
              <w:rPr>
                <w:rStyle w:val="ad"/>
                <w:rFonts w:ascii="黑体" w:eastAsia="黑体" w:hAnsi="黑体" w:hint="eastAsia"/>
              </w:rPr>
              <w:t>服务可靠性</w:t>
            </w:r>
            <w:r w:rsidR="00C41667">
              <w:tab/>
            </w:r>
            <w:r w:rsidR="00C41667">
              <w:fldChar w:fldCharType="begin"/>
            </w:r>
            <w:r w:rsidR="00C41667">
              <w:instrText xml:space="preserve"> PAGEREF _Toc483557630 \h </w:instrText>
            </w:r>
            <w:r w:rsidR="00C41667">
              <w:fldChar w:fldCharType="separate"/>
            </w:r>
            <w:r w:rsidR="00C41667">
              <w:t>32</w:t>
            </w:r>
            <w:r w:rsidR="00C41667">
              <w:fldChar w:fldCharType="end"/>
            </w:r>
          </w:hyperlink>
        </w:p>
        <w:p w14:paraId="17AB7F90" w14:textId="77777777" w:rsidR="00065A3A" w:rsidRDefault="00EE4E36">
          <w:pPr>
            <w:pStyle w:val="30"/>
            <w:tabs>
              <w:tab w:val="right" w:leader="dot" w:pos="8296"/>
            </w:tabs>
            <w:rPr>
              <w:rFonts w:cstheme="minorBidi"/>
              <w:kern w:val="2"/>
              <w:sz w:val="21"/>
            </w:rPr>
          </w:pPr>
          <w:hyperlink w:anchor="_Toc483557631" w:history="1">
            <w:r w:rsidR="00C41667">
              <w:rPr>
                <w:rStyle w:val="ad"/>
                <w:rFonts w:ascii="黑体" w:eastAsia="黑体" w:hAnsi="黑体"/>
              </w:rPr>
              <w:t xml:space="preserve">5.4 </w:t>
            </w:r>
            <w:r w:rsidR="00C41667">
              <w:rPr>
                <w:rStyle w:val="ad"/>
                <w:rFonts w:ascii="黑体" w:eastAsia="黑体" w:hAnsi="黑体" w:hint="eastAsia"/>
              </w:rPr>
              <w:t>服务隔离</w:t>
            </w:r>
            <w:r w:rsidR="00C41667">
              <w:tab/>
            </w:r>
            <w:r w:rsidR="00C41667">
              <w:fldChar w:fldCharType="begin"/>
            </w:r>
            <w:r w:rsidR="00C41667">
              <w:instrText xml:space="preserve"> PAGEREF _Toc483557631 \h </w:instrText>
            </w:r>
            <w:r w:rsidR="00C41667">
              <w:fldChar w:fldCharType="separate"/>
            </w:r>
            <w:r w:rsidR="00C41667">
              <w:t>33</w:t>
            </w:r>
            <w:r w:rsidR="00C41667">
              <w:fldChar w:fldCharType="end"/>
            </w:r>
          </w:hyperlink>
        </w:p>
        <w:p w14:paraId="29497A73" w14:textId="77777777" w:rsidR="00065A3A" w:rsidRDefault="00EE4E36">
          <w:pPr>
            <w:pStyle w:val="30"/>
            <w:tabs>
              <w:tab w:val="right" w:leader="dot" w:pos="8296"/>
            </w:tabs>
            <w:rPr>
              <w:rFonts w:cstheme="minorBidi"/>
              <w:kern w:val="2"/>
              <w:sz w:val="21"/>
            </w:rPr>
          </w:pPr>
          <w:hyperlink w:anchor="_Toc483557632" w:history="1">
            <w:r w:rsidR="00C41667">
              <w:rPr>
                <w:rStyle w:val="ad"/>
                <w:rFonts w:ascii="黑体" w:eastAsia="黑体" w:hAnsi="黑体"/>
              </w:rPr>
              <w:t xml:space="preserve">5.5 </w:t>
            </w:r>
            <w:r w:rsidR="00C41667">
              <w:rPr>
                <w:rStyle w:val="ad"/>
                <w:rFonts w:ascii="黑体" w:eastAsia="黑体" w:hAnsi="黑体" w:hint="eastAsia"/>
              </w:rPr>
              <w:t>流量控制</w:t>
            </w:r>
            <w:r w:rsidR="00C41667">
              <w:tab/>
            </w:r>
            <w:r w:rsidR="00C41667">
              <w:fldChar w:fldCharType="begin"/>
            </w:r>
            <w:r w:rsidR="00C41667">
              <w:instrText xml:space="preserve"> PAGEREF _Toc483557632 \h </w:instrText>
            </w:r>
            <w:r w:rsidR="00C41667">
              <w:fldChar w:fldCharType="separate"/>
            </w:r>
            <w:r w:rsidR="00C41667">
              <w:t>35</w:t>
            </w:r>
            <w:r w:rsidR="00C41667">
              <w:fldChar w:fldCharType="end"/>
            </w:r>
          </w:hyperlink>
        </w:p>
        <w:p w14:paraId="02EB5E08" w14:textId="77777777" w:rsidR="00065A3A" w:rsidRDefault="00EE4E36">
          <w:pPr>
            <w:pStyle w:val="30"/>
            <w:tabs>
              <w:tab w:val="right" w:leader="dot" w:pos="8296"/>
            </w:tabs>
            <w:rPr>
              <w:rFonts w:cstheme="minorBidi"/>
              <w:kern w:val="2"/>
              <w:sz w:val="21"/>
            </w:rPr>
          </w:pPr>
          <w:hyperlink w:anchor="_Toc483557633" w:history="1">
            <w:r w:rsidR="00C41667">
              <w:rPr>
                <w:rStyle w:val="ad"/>
                <w:rFonts w:ascii="黑体" w:eastAsia="黑体" w:hAnsi="黑体"/>
              </w:rPr>
              <w:t xml:space="preserve">5.6 </w:t>
            </w:r>
            <w:r w:rsidR="00C41667">
              <w:rPr>
                <w:rStyle w:val="ad"/>
                <w:rFonts w:ascii="黑体" w:eastAsia="黑体" w:hAnsi="黑体" w:hint="eastAsia"/>
              </w:rPr>
              <w:t>超时与重试机制</w:t>
            </w:r>
            <w:r w:rsidR="00C41667">
              <w:tab/>
            </w:r>
            <w:r w:rsidR="00C41667">
              <w:fldChar w:fldCharType="begin"/>
            </w:r>
            <w:r w:rsidR="00C41667">
              <w:instrText xml:space="preserve"> PAGEREF _Toc483557633 \h </w:instrText>
            </w:r>
            <w:r w:rsidR="00C41667">
              <w:fldChar w:fldCharType="separate"/>
            </w:r>
            <w:r w:rsidR="00C41667">
              <w:t>38</w:t>
            </w:r>
            <w:r w:rsidR="00C41667">
              <w:fldChar w:fldCharType="end"/>
            </w:r>
          </w:hyperlink>
        </w:p>
        <w:p w14:paraId="1A82FAA0" w14:textId="77777777" w:rsidR="00065A3A" w:rsidRDefault="00EE4E36">
          <w:pPr>
            <w:pStyle w:val="30"/>
            <w:tabs>
              <w:tab w:val="right" w:leader="dot" w:pos="8296"/>
            </w:tabs>
            <w:rPr>
              <w:rFonts w:cstheme="minorBidi"/>
              <w:kern w:val="2"/>
              <w:sz w:val="21"/>
            </w:rPr>
          </w:pPr>
          <w:hyperlink w:anchor="_Toc483557634" w:history="1">
            <w:r w:rsidR="00C41667">
              <w:rPr>
                <w:rStyle w:val="ad"/>
                <w:rFonts w:ascii="黑体" w:eastAsia="黑体" w:hAnsi="黑体"/>
              </w:rPr>
              <w:t xml:space="preserve">5.7 </w:t>
            </w:r>
            <w:r w:rsidR="00C41667">
              <w:rPr>
                <w:rStyle w:val="ad"/>
                <w:rFonts w:ascii="黑体" w:eastAsia="黑体" w:hAnsi="黑体" w:hint="eastAsia"/>
              </w:rPr>
              <w:t>服务容错模式</w:t>
            </w:r>
            <w:r w:rsidR="00C41667">
              <w:tab/>
            </w:r>
            <w:r w:rsidR="00C41667">
              <w:fldChar w:fldCharType="begin"/>
            </w:r>
            <w:r w:rsidR="00C41667">
              <w:instrText xml:space="preserve"> PAGEREF _Toc483557634 \h </w:instrText>
            </w:r>
            <w:r w:rsidR="00C41667">
              <w:fldChar w:fldCharType="separate"/>
            </w:r>
            <w:r w:rsidR="00C41667">
              <w:t>40</w:t>
            </w:r>
            <w:r w:rsidR="00C41667">
              <w:fldChar w:fldCharType="end"/>
            </w:r>
          </w:hyperlink>
        </w:p>
        <w:p w14:paraId="2DD59BED" w14:textId="77777777" w:rsidR="00065A3A" w:rsidRDefault="00EE4E36">
          <w:pPr>
            <w:pStyle w:val="30"/>
            <w:tabs>
              <w:tab w:val="right" w:leader="dot" w:pos="8296"/>
            </w:tabs>
            <w:rPr>
              <w:rFonts w:cstheme="minorBidi"/>
              <w:kern w:val="2"/>
              <w:sz w:val="21"/>
            </w:rPr>
          </w:pPr>
          <w:hyperlink w:anchor="_Toc483557635" w:history="1">
            <w:r w:rsidR="00C41667">
              <w:rPr>
                <w:rStyle w:val="ad"/>
                <w:rFonts w:ascii="黑体" w:eastAsia="黑体" w:hAnsi="黑体"/>
              </w:rPr>
              <w:t xml:space="preserve">5.8 </w:t>
            </w:r>
            <w:r w:rsidR="00C41667">
              <w:rPr>
                <w:rStyle w:val="ad"/>
                <w:rFonts w:ascii="黑体" w:eastAsia="黑体" w:hAnsi="黑体" w:hint="eastAsia"/>
              </w:rPr>
              <w:t>本章小节</w:t>
            </w:r>
            <w:r w:rsidR="00C41667">
              <w:tab/>
            </w:r>
            <w:r w:rsidR="00C41667">
              <w:fldChar w:fldCharType="begin"/>
            </w:r>
            <w:r w:rsidR="00C41667">
              <w:instrText xml:space="preserve"> PAGEREF _Toc483557635 \h </w:instrText>
            </w:r>
            <w:r w:rsidR="00C41667">
              <w:fldChar w:fldCharType="separate"/>
            </w:r>
            <w:r w:rsidR="00C41667">
              <w:t>42</w:t>
            </w:r>
            <w:r w:rsidR="00C41667">
              <w:fldChar w:fldCharType="end"/>
            </w:r>
          </w:hyperlink>
        </w:p>
        <w:p w14:paraId="76CBAEBB" w14:textId="77777777" w:rsidR="00065A3A" w:rsidRDefault="00EE4E36">
          <w:pPr>
            <w:pStyle w:val="10"/>
            <w:tabs>
              <w:tab w:val="right" w:leader="dot" w:pos="8296"/>
            </w:tabs>
            <w:rPr>
              <w:rFonts w:cstheme="minorBidi"/>
              <w:kern w:val="2"/>
              <w:sz w:val="21"/>
            </w:rPr>
          </w:pPr>
          <w:hyperlink w:anchor="_Toc483557636" w:history="1">
            <w:r w:rsidR="00C41667">
              <w:rPr>
                <w:rStyle w:val="ad"/>
                <w:rFonts w:asciiTheme="majorEastAsia" w:eastAsiaTheme="majorEastAsia" w:hAnsiTheme="majorEastAsia"/>
                <w:b/>
                <w:sz w:val="24"/>
                <w:szCs w:val="24"/>
              </w:rPr>
              <w:t>6 Hedwig</w:t>
            </w:r>
            <w:r w:rsidR="00C41667">
              <w:rPr>
                <w:rStyle w:val="ad"/>
                <w:rFonts w:asciiTheme="majorEastAsia" w:eastAsiaTheme="majorEastAsia" w:hAnsiTheme="majorEastAsia" w:hint="eastAsia"/>
                <w:b/>
                <w:sz w:val="24"/>
                <w:szCs w:val="24"/>
              </w:rPr>
              <w:t>服务框架设计和实现</w:t>
            </w:r>
            <w:r w:rsidR="00C41667">
              <w:tab/>
            </w:r>
            <w:r w:rsidR="00C41667">
              <w:fldChar w:fldCharType="begin"/>
            </w:r>
            <w:r w:rsidR="00C41667">
              <w:instrText xml:space="preserve"> PAGEREF _Toc483557636 \h </w:instrText>
            </w:r>
            <w:r w:rsidR="00C41667">
              <w:fldChar w:fldCharType="separate"/>
            </w:r>
            <w:r w:rsidR="00C41667">
              <w:t>43</w:t>
            </w:r>
            <w:r w:rsidR="00C41667">
              <w:fldChar w:fldCharType="end"/>
            </w:r>
          </w:hyperlink>
        </w:p>
        <w:p w14:paraId="7EFB41C1" w14:textId="77777777" w:rsidR="00065A3A" w:rsidRDefault="00EE4E36">
          <w:pPr>
            <w:pStyle w:val="30"/>
            <w:tabs>
              <w:tab w:val="right" w:leader="dot" w:pos="8296"/>
            </w:tabs>
            <w:rPr>
              <w:rFonts w:cstheme="minorBidi"/>
              <w:kern w:val="2"/>
              <w:sz w:val="21"/>
            </w:rPr>
          </w:pPr>
          <w:hyperlink w:anchor="_Toc483557637" w:history="1">
            <w:r w:rsidR="00C41667">
              <w:rPr>
                <w:rStyle w:val="ad"/>
                <w:rFonts w:ascii="黑体" w:eastAsia="黑体" w:hAnsi="黑体"/>
              </w:rPr>
              <w:t>6.1 Hedwig</w:t>
            </w:r>
            <w:r w:rsidR="00C41667">
              <w:rPr>
                <w:rStyle w:val="ad"/>
                <w:rFonts w:ascii="黑体" w:eastAsia="黑体" w:hAnsi="黑体" w:hint="eastAsia"/>
              </w:rPr>
              <w:t>的模块和时序图</w:t>
            </w:r>
            <w:r w:rsidR="00C41667">
              <w:tab/>
            </w:r>
            <w:r w:rsidR="00C41667">
              <w:fldChar w:fldCharType="begin"/>
            </w:r>
            <w:r w:rsidR="00C41667">
              <w:instrText xml:space="preserve"> PAGEREF _Toc483557637 \h </w:instrText>
            </w:r>
            <w:r w:rsidR="00C41667">
              <w:fldChar w:fldCharType="separate"/>
            </w:r>
            <w:r w:rsidR="00C41667">
              <w:t>43</w:t>
            </w:r>
            <w:r w:rsidR="00C41667">
              <w:fldChar w:fldCharType="end"/>
            </w:r>
          </w:hyperlink>
        </w:p>
        <w:p w14:paraId="081672D7" w14:textId="77777777" w:rsidR="00065A3A" w:rsidRDefault="00EE4E36">
          <w:pPr>
            <w:pStyle w:val="30"/>
            <w:tabs>
              <w:tab w:val="right" w:leader="dot" w:pos="8296"/>
            </w:tabs>
            <w:rPr>
              <w:rFonts w:cstheme="minorBidi"/>
              <w:kern w:val="2"/>
              <w:sz w:val="21"/>
            </w:rPr>
          </w:pPr>
          <w:hyperlink w:anchor="_Toc483557638" w:history="1">
            <w:r w:rsidR="00C41667">
              <w:rPr>
                <w:rStyle w:val="ad"/>
                <w:rFonts w:ascii="黑体" w:eastAsia="黑体" w:hAnsi="黑体"/>
              </w:rPr>
              <w:t>6.2 Hedwig</w:t>
            </w:r>
            <w:r w:rsidR="00C41667">
              <w:rPr>
                <w:rStyle w:val="ad"/>
                <w:rFonts w:ascii="黑体" w:eastAsia="黑体" w:hAnsi="黑体" w:hint="eastAsia"/>
              </w:rPr>
              <w:t>的功能模块设计和实现</w:t>
            </w:r>
            <w:r w:rsidR="00C41667">
              <w:tab/>
            </w:r>
            <w:r w:rsidR="00C41667">
              <w:fldChar w:fldCharType="begin"/>
            </w:r>
            <w:r w:rsidR="00C41667">
              <w:instrText xml:space="preserve"> PAGEREF _Toc483557638 \h </w:instrText>
            </w:r>
            <w:r w:rsidR="00C41667">
              <w:fldChar w:fldCharType="separate"/>
            </w:r>
            <w:r w:rsidR="00C41667">
              <w:t>45</w:t>
            </w:r>
            <w:r w:rsidR="00C41667">
              <w:fldChar w:fldCharType="end"/>
            </w:r>
          </w:hyperlink>
        </w:p>
        <w:p w14:paraId="604060F8" w14:textId="77777777" w:rsidR="00065A3A" w:rsidRDefault="00EE4E36">
          <w:pPr>
            <w:pStyle w:val="30"/>
            <w:tabs>
              <w:tab w:val="right" w:leader="dot" w:pos="8296"/>
            </w:tabs>
            <w:rPr>
              <w:rFonts w:cstheme="minorBidi"/>
              <w:kern w:val="2"/>
              <w:sz w:val="21"/>
            </w:rPr>
          </w:pPr>
          <w:hyperlink w:anchor="_Toc483557639" w:history="1">
            <w:r w:rsidR="00C41667">
              <w:rPr>
                <w:rStyle w:val="ad"/>
                <w:rFonts w:ascii="黑体" w:eastAsia="黑体" w:hAnsi="黑体"/>
              </w:rPr>
              <w:t>6.3 Hedwig</w:t>
            </w:r>
            <w:r w:rsidR="00C41667">
              <w:rPr>
                <w:rStyle w:val="ad"/>
                <w:rFonts w:ascii="黑体" w:eastAsia="黑体" w:hAnsi="黑体" w:hint="eastAsia"/>
              </w:rPr>
              <w:t>功能组件设计</w:t>
            </w:r>
            <w:r w:rsidR="00C41667">
              <w:tab/>
            </w:r>
            <w:r w:rsidR="00C41667">
              <w:fldChar w:fldCharType="begin"/>
            </w:r>
            <w:r w:rsidR="00C41667">
              <w:instrText xml:space="preserve"> PAGEREF _Toc483557639 \h </w:instrText>
            </w:r>
            <w:r w:rsidR="00C41667">
              <w:fldChar w:fldCharType="separate"/>
            </w:r>
            <w:r w:rsidR="00C41667">
              <w:t>52</w:t>
            </w:r>
            <w:r w:rsidR="00C41667">
              <w:fldChar w:fldCharType="end"/>
            </w:r>
          </w:hyperlink>
        </w:p>
        <w:p w14:paraId="20D4F325" w14:textId="77777777" w:rsidR="00065A3A" w:rsidRDefault="00EE4E36">
          <w:pPr>
            <w:pStyle w:val="30"/>
            <w:tabs>
              <w:tab w:val="right" w:leader="dot" w:pos="8296"/>
            </w:tabs>
            <w:rPr>
              <w:rFonts w:cstheme="minorBidi"/>
              <w:kern w:val="2"/>
              <w:sz w:val="21"/>
            </w:rPr>
          </w:pPr>
          <w:hyperlink w:anchor="_Toc483557640" w:history="1">
            <w:r w:rsidR="00C41667">
              <w:rPr>
                <w:rStyle w:val="ad"/>
                <w:rFonts w:ascii="黑体" w:eastAsia="黑体" w:hAnsi="黑体"/>
              </w:rPr>
              <w:t>6.4 hedwig</w:t>
            </w:r>
            <w:r w:rsidR="00C41667">
              <w:rPr>
                <w:rStyle w:val="ad"/>
                <w:rFonts w:ascii="黑体" w:eastAsia="黑体" w:hAnsi="黑体" w:hint="eastAsia"/>
              </w:rPr>
              <w:t>容错设计和实现</w:t>
            </w:r>
            <w:r w:rsidR="00C41667">
              <w:tab/>
            </w:r>
            <w:r w:rsidR="00C41667">
              <w:fldChar w:fldCharType="begin"/>
            </w:r>
            <w:r w:rsidR="00C41667">
              <w:instrText xml:space="preserve"> PAGEREF _Toc483557640 \h </w:instrText>
            </w:r>
            <w:r w:rsidR="00C41667">
              <w:fldChar w:fldCharType="separate"/>
            </w:r>
            <w:r w:rsidR="00C41667">
              <w:t>53</w:t>
            </w:r>
            <w:r w:rsidR="00C41667">
              <w:fldChar w:fldCharType="end"/>
            </w:r>
          </w:hyperlink>
        </w:p>
        <w:p w14:paraId="24809F3F" w14:textId="77777777" w:rsidR="00065A3A" w:rsidRDefault="00EE4E36">
          <w:pPr>
            <w:pStyle w:val="30"/>
            <w:tabs>
              <w:tab w:val="right" w:leader="dot" w:pos="8296"/>
            </w:tabs>
            <w:rPr>
              <w:rFonts w:cstheme="minorBidi"/>
              <w:kern w:val="2"/>
              <w:sz w:val="21"/>
            </w:rPr>
          </w:pPr>
          <w:hyperlink w:anchor="_Toc483557641" w:history="1">
            <w:r w:rsidR="00C41667">
              <w:rPr>
                <w:rStyle w:val="ad"/>
                <w:rFonts w:ascii="黑体" w:eastAsia="黑体" w:hAnsi="黑体"/>
              </w:rPr>
              <w:t>6.5 Hedwig</w:t>
            </w:r>
            <w:r w:rsidR="00C41667">
              <w:rPr>
                <w:rStyle w:val="ad"/>
                <w:rFonts w:ascii="黑体" w:eastAsia="黑体" w:hAnsi="黑体" w:hint="eastAsia"/>
              </w:rPr>
              <w:t>测试与性能</w:t>
            </w:r>
            <w:r w:rsidR="00C41667">
              <w:tab/>
            </w:r>
            <w:r w:rsidR="00C41667">
              <w:fldChar w:fldCharType="begin"/>
            </w:r>
            <w:r w:rsidR="00C41667">
              <w:instrText xml:space="preserve"> PAGEREF _Toc483557641 \h </w:instrText>
            </w:r>
            <w:r w:rsidR="00C41667">
              <w:fldChar w:fldCharType="separate"/>
            </w:r>
            <w:r w:rsidR="00C41667">
              <w:t>59</w:t>
            </w:r>
            <w:r w:rsidR="00C41667">
              <w:fldChar w:fldCharType="end"/>
            </w:r>
          </w:hyperlink>
        </w:p>
        <w:p w14:paraId="7569EE54" w14:textId="77777777" w:rsidR="00065A3A" w:rsidRDefault="00EE4E36">
          <w:pPr>
            <w:pStyle w:val="30"/>
            <w:tabs>
              <w:tab w:val="right" w:leader="dot" w:pos="8296"/>
            </w:tabs>
            <w:rPr>
              <w:rFonts w:cstheme="minorBidi"/>
              <w:kern w:val="2"/>
              <w:sz w:val="21"/>
            </w:rPr>
          </w:pPr>
          <w:hyperlink w:anchor="_Toc483557642" w:history="1">
            <w:r w:rsidR="00C41667">
              <w:rPr>
                <w:rStyle w:val="ad"/>
                <w:rFonts w:ascii="黑体" w:eastAsia="黑体" w:hAnsi="黑体"/>
              </w:rPr>
              <w:t xml:space="preserve">6.6 </w:t>
            </w:r>
            <w:r w:rsidR="00C41667">
              <w:rPr>
                <w:rStyle w:val="ad"/>
                <w:rFonts w:ascii="黑体" w:eastAsia="黑体" w:hAnsi="黑体" w:hint="eastAsia"/>
              </w:rPr>
              <w:t>本章小节</w:t>
            </w:r>
            <w:r w:rsidR="00C41667">
              <w:tab/>
            </w:r>
            <w:r w:rsidR="00C41667">
              <w:fldChar w:fldCharType="begin"/>
            </w:r>
            <w:r w:rsidR="00C41667">
              <w:instrText xml:space="preserve"> PAGEREF _Toc483557642 \h </w:instrText>
            </w:r>
            <w:r w:rsidR="00C41667">
              <w:fldChar w:fldCharType="separate"/>
            </w:r>
            <w:r w:rsidR="00C41667">
              <w:t>60</w:t>
            </w:r>
            <w:r w:rsidR="00C41667">
              <w:fldChar w:fldCharType="end"/>
            </w:r>
          </w:hyperlink>
        </w:p>
        <w:p w14:paraId="7BE9006D" w14:textId="77777777" w:rsidR="00065A3A" w:rsidRDefault="00EE4E36">
          <w:pPr>
            <w:pStyle w:val="10"/>
            <w:tabs>
              <w:tab w:val="right" w:leader="dot" w:pos="8296"/>
            </w:tabs>
            <w:rPr>
              <w:rFonts w:cstheme="minorBidi"/>
              <w:kern w:val="2"/>
              <w:sz w:val="21"/>
            </w:rPr>
          </w:pPr>
          <w:hyperlink w:anchor="_Toc483557643" w:history="1">
            <w:r w:rsidR="00C41667">
              <w:rPr>
                <w:rStyle w:val="ad"/>
                <w:rFonts w:asciiTheme="majorEastAsia" w:eastAsiaTheme="majorEastAsia" w:hAnsiTheme="majorEastAsia"/>
                <w:b/>
                <w:sz w:val="24"/>
                <w:szCs w:val="24"/>
              </w:rPr>
              <w:t xml:space="preserve">7 </w:t>
            </w:r>
            <w:r w:rsidR="00C41667">
              <w:rPr>
                <w:rStyle w:val="ad"/>
                <w:rFonts w:asciiTheme="majorEastAsia" w:eastAsiaTheme="majorEastAsia" w:hAnsiTheme="majorEastAsia" w:hint="eastAsia"/>
                <w:b/>
                <w:sz w:val="24"/>
                <w:szCs w:val="24"/>
              </w:rPr>
              <w:t>服务监控和治理</w:t>
            </w:r>
            <w:r w:rsidR="00C41667">
              <w:tab/>
            </w:r>
            <w:r w:rsidR="00C41667">
              <w:fldChar w:fldCharType="begin"/>
            </w:r>
            <w:r w:rsidR="00C41667">
              <w:instrText xml:space="preserve"> PAGEREF _Toc483557643 \h </w:instrText>
            </w:r>
            <w:r w:rsidR="00C41667">
              <w:fldChar w:fldCharType="separate"/>
            </w:r>
            <w:r w:rsidR="00C41667">
              <w:t>61</w:t>
            </w:r>
            <w:r w:rsidR="00C41667">
              <w:fldChar w:fldCharType="end"/>
            </w:r>
          </w:hyperlink>
        </w:p>
        <w:p w14:paraId="34C255CD" w14:textId="77777777" w:rsidR="00065A3A" w:rsidRDefault="00EE4E36">
          <w:pPr>
            <w:pStyle w:val="30"/>
            <w:tabs>
              <w:tab w:val="right" w:leader="dot" w:pos="8296"/>
            </w:tabs>
            <w:rPr>
              <w:rFonts w:cstheme="minorBidi"/>
              <w:kern w:val="2"/>
              <w:sz w:val="21"/>
            </w:rPr>
          </w:pPr>
          <w:hyperlink w:anchor="_Toc483557644" w:history="1">
            <w:r w:rsidR="00C41667">
              <w:rPr>
                <w:rStyle w:val="ad"/>
                <w:rFonts w:ascii="黑体" w:eastAsia="黑体" w:hAnsi="黑体"/>
              </w:rPr>
              <w:t xml:space="preserve">7.1 </w:t>
            </w:r>
            <w:r w:rsidR="00C41667">
              <w:rPr>
                <w:rStyle w:val="ad"/>
                <w:rFonts w:ascii="黑体" w:eastAsia="黑体" w:hAnsi="黑体" w:hint="eastAsia"/>
              </w:rPr>
              <w:t>监控的种类</w:t>
            </w:r>
            <w:r w:rsidR="00C41667">
              <w:tab/>
            </w:r>
            <w:r w:rsidR="00C41667">
              <w:fldChar w:fldCharType="begin"/>
            </w:r>
            <w:r w:rsidR="00C41667">
              <w:instrText xml:space="preserve"> PAGEREF _Toc483557644 \h </w:instrText>
            </w:r>
            <w:r w:rsidR="00C41667">
              <w:fldChar w:fldCharType="separate"/>
            </w:r>
            <w:r w:rsidR="00C41667">
              <w:t>61</w:t>
            </w:r>
            <w:r w:rsidR="00C41667">
              <w:fldChar w:fldCharType="end"/>
            </w:r>
          </w:hyperlink>
        </w:p>
        <w:p w14:paraId="1E626B39" w14:textId="77777777" w:rsidR="00065A3A" w:rsidRDefault="00EE4E36">
          <w:pPr>
            <w:pStyle w:val="30"/>
            <w:tabs>
              <w:tab w:val="right" w:leader="dot" w:pos="8296"/>
            </w:tabs>
            <w:rPr>
              <w:rFonts w:cstheme="minorBidi"/>
              <w:kern w:val="2"/>
              <w:sz w:val="21"/>
            </w:rPr>
          </w:pPr>
          <w:hyperlink w:anchor="_Toc483557645" w:history="1">
            <w:r w:rsidR="00C41667">
              <w:rPr>
                <w:rStyle w:val="ad"/>
                <w:rFonts w:ascii="黑体" w:eastAsia="黑体" w:hAnsi="黑体"/>
              </w:rPr>
              <w:t>7.2 Hedwig</w:t>
            </w:r>
            <w:r w:rsidR="00C41667">
              <w:rPr>
                <w:rStyle w:val="ad"/>
                <w:rFonts w:ascii="黑体" w:eastAsia="黑体" w:hAnsi="黑体" w:hint="eastAsia"/>
              </w:rPr>
              <w:t>监控</w:t>
            </w:r>
            <w:r w:rsidR="00C41667">
              <w:tab/>
            </w:r>
            <w:r w:rsidR="00C41667">
              <w:fldChar w:fldCharType="begin"/>
            </w:r>
            <w:r w:rsidR="00C41667">
              <w:instrText xml:space="preserve"> PAGEREF _Toc483557645 \h </w:instrText>
            </w:r>
            <w:r w:rsidR="00C41667">
              <w:fldChar w:fldCharType="separate"/>
            </w:r>
            <w:r w:rsidR="00C41667">
              <w:t>61</w:t>
            </w:r>
            <w:r w:rsidR="00C41667">
              <w:fldChar w:fldCharType="end"/>
            </w:r>
          </w:hyperlink>
        </w:p>
        <w:p w14:paraId="40B823B4" w14:textId="4D13F1E8" w:rsidR="00065A3A" w:rsidRDefault="00EE4E36">
          <w:pPr>
            <w:pStyle w:val="30"/>
            <w:tabs>
              <w:tab w:val="right" w:leader="dot" w:pos="8296"/>
            </w:tabs>
            <w:rPr>
              <w:rFonts w:cstheme="minorBidi"/>
              <w:kern w:val="2"/>
              <w:sz w:val="21"/>
            </w:rPr>
          </w:pPr>
          <w:hyperlink w:anchor="_Toc483557646" w:history="1">
            <w:r w:rsidR="00C41667">
              <w:rPr>
                <w:rStyle w:val="ad"/>
                <w:rFonts w:ascii="黑体" w:eastAsia="黑体" w:hAnsi="黑体"/>
              </w:rPr>
              <w:t>7.3</w:t>
            </w:r>
            <w:r w:rsidR="000B419F" w:rsidRPr="004D2913">
              <w:rPr>
                <w:rStyle w:val="ad"/>
                <w:rFonts w:hint="eastAsia"/>
              </w:rPr>
              <w:t>服务</w:t>
            </w:r>
            <w:r w:rsidR="000B419F" w:rsidRPr="004D2913">
              <w:rPr>
                <w:rStyle w:val="ad"/>
              </w:rPr>
              <w:t>监控上的应用</w:t>
            </w:r>
            <w:r w:rsidR="000B419F">
              <w:rPr>
                <w:rFonts w:ascii="黑体" w:eastAsia="黑体" w:hAnsi="黑体" w:hint="eastAsia"/>
                <w:b/>
              </w:rPr>
              <w:t xml:space="preserve"> </w:t>
            </w:r>
            <w:r w:rsidR="00C41667">
              <w:tab/>
            </w:r>
            <w:r w:rsidR="00C41667">
              <w:fldChar w:fldCharType="begin"/>
            </w:r>
            <w:r w:rsidR="00C41667">
              <w:instrText xml:space="preserve"> PAGEREF _Toc483557646 \h </w:instrText>
            </w:r>
            <w:r w:rsidR="00C41667">
              <w:fldChar w:fldCharType="separate"/>
            </w:r>
            <w:r w:rsidR="00C41667">
              <w:t>64</w:t>
            </w:r>
            <w:r w:rsidR="00C41667">
              <w:fldChar w:fldCharType="end"/>
            </w:r>
          </w:hyperlink>
        </w:p>
        <w:p w14:paraId="733E7A7E" w14:textId="77777777" w:rsidR="00065A3A" w:rsidRDefault="00EE4E36">
          <w:pPr>
            <w:pStyle w:val="30"/>
            <w:tabs>
              <w:tab w:val="right" w:leader="dot" w:pos="8296"/>
            </w:tabs>
            <w:rPr>
              <w:rFonts w:cstheme="minorBidi"/>
              <w:kern w:val="2"/>
              <w:sz w:val="21"/>
            </w:rPr>
          </w:pPr>
          <w:hyperlink w:anchor="_Toc483557647" w:history="1">
            <w:r w:rsidR="00C41667">
              <w:rPr>
                <w:rStyle w:val="ad"/>
                <w:rFonts w:ascii="黑体" w:eastAsia="黑体" w:hAnsi="黑体"/>
              </w:rPr>
              <w:t xml:space="preserve">7.4 </w:t>
            </w:r>
            <w:r w:rsidR="00C41667">
              <w:rPr>
                <w:rStyle w:val="ad"/>
                <w:rFonts w:ascii="黑体" w:eastAsia="黑体" w:hAnsi="黑体" w:hint="eastAsia"/>
              </w:rPr>
              <w:t>本章小节</w:t>
            </w:r>
            <w:r w:rsidR="00C41667">
              <w:tab/>
            </w:r>
            <w:r w:rsidR="00C41667">
              <w:fldChar w:fldCharType="begin"/>
            </w:r>
            <w:r w:rsidR="00C41667">
              <w:instrText xml:space="preserve"> PAGEREF _Toc483557647 \h </w:instrText>
            </w:r>
            <w:r w:rsidR="00C41667">
              <w:fldChar w:fldCharType="separate"/>
            </w:r>
            <w:r w:rsidR="00C41667">
              <w:t>65</w:t>
            </w:r>
            <w:r w:rsidR="00C41667">
              <w:fldChar w:fldCharType="end"/>
            </w:r>
          </w:hyperlink>
        </w:p>
        <w:p w14:paraId="3EEE2644" w14:textId="77777777" w:rsidR="00065A3A" w:rsidRDefault="00EE4E36">
          <w:pPr>
            <w:pStyle w:val="10"/>
            <w:tabs>
              <w:tab w:val="right" w:leader="dot" w:pos="8296"/>
            </w:tabs>
            <w:rPr>
              <w:rFonts w:cstheme="minorBidi"/>
              <w:kern w:val="2"/>
              <w:sz w:val="21"/>
            </w:rPr>
          </w:pPr>
          <w:hyperlink w:anchor="_Toc483557648" w:history="1">
            <w:r w:rsidR="00C41667">
              <w:rPr>
                <w:rStyle w:val="ad"/>
                <w:rFonts w:asciiTheme="majorEastAsia" w:eastAsiaTheme="majorEastAsia" w:hAnsiTheme="majorEastAsia"/>
                <w:b/>
                <w:sz w:val="24"/>
                <w:szCs w:val="24"/>
              </w:rPr>
              <w:t xml:space="preserve">8 </w:t>
            </w:r>
            <w:r w:rsidR="00C41667">
              <w:rPr>
                <w:rStyle w:val="ad"/>
                <w:rFonts w:asciiTheme="majorEastAsia" w:eastAsiaTheme="majorEastAsia" w:hAnsiTheme="majorEastAsia" w:hint="eastAsia"/>
                <w:b/>
                <w:sz w:val="24"/>
                <w:szCs w:val="24"/>
              </w:rPr>
              <w:t>总结和展望</w:t>
            </w:r>
            <w:r w:rsidR="00C41667">
              <w:tab/>
            </w:r>
            <w:r w:rsidR="00C41667">
              <w:fldChar w:fldCharType="begin"/>
            </w:r>
            <w:r w:rsidR="00C41667">
              <w:instrText xml:space="preserve"> PAGEREF _Toc483557648 \h </w:instrText>
            </w:r>
            <w:r w:rsidR="00C41667">
              <w:fldChar w:fldCharType="separate"/>
            </w:r>
            <w:r w:rsidR="00C41667">
              <w:t>67</w:t>
            </w:r>
            <w:r w:rsidR="00C41667">
              <w:fldChar w:fldCharType="end"/>
            </w:r>
          </w:hyperlink>
        </w:p>
        <w:p w14:paraId="513EC728" w14:textId="77777777" w:rsidR="00065A3A" w:rsidRDefault="00EE4E36">
          <w:pPr>
            <w:pStyle w:val="10"/>
            <w:tabs>
              <w:tab w:val="right" w:leader="dot" w:pos="8296"/>
            </w:tabs>
            <w:rPr>
              <w:rFonts w:cstheme="minorBidi"/>
              <w:kern w:val="2"/>
              <w:sz w:val="21"/>
            </w:rPr>
          </w:pPr>
          <w:hyperlink w:anchor="_Toc483557649" w:history="1">
            <w:r w:rsidR="00C41667">
              <w:rPr>
                <w:rStyle w:val="ad"/>
                <w:rFonts w:asciiTheme="majorEastAsia" w:eastAsiaTheme="majorEastAsia" w:hAnsiTheme="majorEastAsia" w:hint="eastAsia"/>
                <w:b/>
                <w:sz w:val="24"/>
                <w:szCs w:val="24"/>
              </w:rPr>
              <w:t>参</w:t>
            </w:r>
            <w:r w:rsidR="00C41667">
              <w:rPr>
                <w:rStyle w:val="ad"/>
                <w:rFonts w:asciiTheme="majorEastAsia" w:eastAsiaTheme="majorEastAsia" w:hAnsiTheme="majorEastAsia"/>
                <w:b/>
                <w:sz w:val="24"/>
                <w:szCs w:val="24"/>
              </w:rPr>
              <w:t xml:space="preserve"> </w:t>
            </w:r>
            <w:r w:rsidR="00C41667">
              <w:rPr>
                <w:rStyle w:val="ad"/>
                <w:rFonts w:asciiTheme="majorEastAsia" w:eastAsiaTheme="majorEastAsia" w:hAnsiTheme="majorEastAsia" w:hint="eastAsia"/>
                <w:b/>
                <w:sz w:val="24"/>
                <w:szCs w:val="24"/>
              </w:rPr>
              <w:t>考</w:t>
            </w:r>
            <w:r w:rsidR="00C41667">
              <w:rPr>
                <w:rStyle w:val="ad"/>
                <w:rFonts w:asciiTheme="majorEastAsia" w:eastAsiaTheme="majorEastAsia" w:hAnsiTheme="majorEastAsia"/>
                <w:b/>
                <w:sz w:val="24"/>
                <w:szCs w:val="24"/>
              </w:rPr>
              <w:t xml:space="preserve"> </w:t>
            </w:r>
            <w:r w:rsidR="00C41667">
              <w:rPr>
                <w:rStyle w:val="ad"/>
                <w:rFonts w:asciiTheme="majorEastAsia" w:eastAsiaTheme="majorEastAsia" w:hAnsiTheme="majorEastAsia" w:hint="eastAsia"/>
                <w:b/>
                <w:sz w:val="24"/>
                <w:szCs w:val="24"/>
              </w:rPr>
              <w:t>文</w:t>
            </w:r>
            <w:r w:rsidR="00C41667">
              <w:rPr>
                <w:rStyle w:val="ad"/>
                <w:rFonts w:asciiTheme="majorEastAsia" w:eastAsiaTheme="majorEastAsia" w:hAnsiTheme="majorEastAsia"/>
                <w:b/>
                <w:sz w:val="24"/>
                <w:szCs w:val="24"/>
              </w:rPr>
              <w:t xml:space="preserve"> </w:t>
            </w:r>
            <w:r w:rsidR="00C41667">
              <w:rPr>
                <w:rStyle w:val="ad"/>
                <w:rFonts w:asciiTheme="majorEastAsia" w:eastAsiaTheme="majorEastAsia" w:hAnsiTheme="majorEastAsia" w:hint="eastAsia"/>
                <w:b/>
                <w:sz w:val="24"/>
                <w:szCs w:val="24"/>
              </w:rPr>
              <w:t>献</w:t>
            </w:r>
            <w:r w:rsidR="00C41667">
              <w:tab/>
            </w:r>
            <w:r w:rsidR="00C41667">
              <w:fldChar w:fldCharType="begin"/>
            </w:r>
            <w:r w:rsidR="00C41667">
              <w:instrText xml:space="preserve"> PAGEREF _Toc483557649 \h </w:instrText>
            </w:r>
            <w:r w:rsidR="00C41667">
              <w:fldChar w:fldCharType="separate"/>
            </w:r>
            <w:r w:rsidR="00C41667">
              <w:t>68</w:t>
            </w:r>
            <w:r w:rsidR="00C41667">
              <w:fldChar w:fldCharType="end"/>
            </w:r>
          </w:hyperlink>
        </w:p>
        <w:p w14:paraId="706B3C2B" w14:textId="77777777" w:rsidR="00065A3A" w:rsidRDefault="00EE4E36">
          <w:pPr>
            <w:pStyle w:val="10"/>
            <w:tabs>
              <w:tab w:val="right" w:leader="dot" w:pos="8296"/>
            </w:tabs>
            <w:rPr>
              <w:rFonts w:cstheme="minorBidi"/>
              <w:kern w:val="2"/>
              <w:sz w:val="21"/>
            </w:rPr>
          </w:pPr>
          <w:hyperlink w:anchor="_Toc483557650" w:history="1">
            <w:r w:rsidR="00C41667">
              <w:rPr>
                <w:rStyle w:val="ad"/>
                <w:rFonts w:asciiTheme="majorEastAsia" w:eastAsiaTheme="majorEastAsia" w:hAnsiTheme="majorEastAsia" w:hint="eastAsia"/>
                <w:b/>
                <w:sz w:val="24"/>
                <w:szCs w:val="24"/>
              </w:rPr>
              <w:t>致</w:t>
            </w:r>
            <w:r w:rsidR="00C41667">
              <w:rPr>
                <w:rStyle w:val="ad"/>
                <w:rFonts w:asciiTheme="majorEastAsia" w:eastAsiaTheme="majorEastAsia" w:hAnsiTheme="majorEastAsia"/>
                <w:b/>
                <w:sz w:val="24"/>
                <w:szCs w:val="24"/>
              </w:rPr>
              <w:t xml:space="preserve">         </w:t>
            </w:r>
            <w:r w:rsidR="00C41667">
              <w:rPr>
                <w:rStyle w:val="ad"/>
                <w:rFonts w:asciiTheme="majorEastAsia" w:eastAsiaTheme="majorEastAsia" w:hAnsiTheme="majorEastAsia" w:hint="eastAsia"/>
                <w:b/>
                <w:sz w:val="24"/>
                <w:szCs w:val="24"/>
              </w:rPr>
              <w:t>谢</w:t>
            </w:r>
            <w:r w:rsidR="00C41667">
              <w:tab/>
            </w:r>
            <w:r w:rsidR="00C41667">
              <w:fldChar w:fldCharType="begin"/>
            </w:r>
            <w:r w:rsidR="00C41667">
              <w:instrText xml:space="preserve"> PAGEREF _Toc483557650 \h </w:instrText>
            </w:r>
            <w:r w:rsidR="00C41667">
              <w:fldChar w:fldCharType="separate"/>
            </w:r>
            <w:r w:rsidR="00C41667">
              <w:t>70</w:t>
            </w:r>
            <w:r w:rsidR="00C41667">
              <w:fldChar w:fldCharType="end"/>
            </w:r>
          </w:hyperlink>
        </w:p>
        <w:p w14:paraId="5BC3E86A" w14:textId="77777777" w:rsidR="00CF4492" w:rsidRDefault="00C41667" w:rsidP="001C4DCB">
          <w:pPr>
            <w:rPr>
              <w:rStyle w:val="ad"/>
              <w:rFonts w:asciiTheme="majorEastAsia" w:eastAsiaTheme="majorEastAsia" w:hAnsiTheme="majorEastAsia"/>
              <w:kern w:val="0"/>
              <w:sz w:val="24"/>
            </w:rPr>
          </w:pPr>
          <w:r>
            <w:rPr>
              <w:rStyle w:val="ad"/>
              <w:rFonts w:asciiTheme="majorEastAsia" w:eastAsiaTheme="majorEastAsia" w:hAnsiTheme="majorEastAsia"/>
              <w:kern w:val="0"/>
              <w:sz w:val="24"/>
            </w:rPr>
            <w:fldChar w:fldCharType="end"/>
          </w:r>
          <w:bookmarkStart w:id="5" w:name="_Toc483557595"/>
          <w:bookmarkStart w:id="6" w:name="_Toc481258138"/>
        </w:p>
        <w:p w14:paraId="008E505E" w14:textId="77777777" w:rsidR="00CF4492" w:rsidRDefault="00CF4492" w:rsidP="001C4DCB">
          <w:pPr>
            <w:rPr>
              <w:rStyle w:val="ad"/>
              <w:rFonts w:asciiTheme="majorEastAsia" w:eastAsiaTheme="majorEastAsia" w:hAnsiTheme="majorEastAsia"/>
              <w:kern w:val="0"/>
              <w:sz w:val="24"/>
            </w:rPr>
          </w:pPr>
        </w:p>
        <w:p w14:paraId="5CF03A60" w14:textId="05B80B18" w:rsidR="00065A3A" w:rsidDel="00CF4492" w:rsidRDefault="00EE4E36">
          <w:pPr>
            <w:rPr>
              <w:del w:id="7" w:author="Wang Wei14(上海_技术部_平台保障_王伟)" w:date="2017-05-27T17:19:00Z"/>
            </w:rPr>
          </w:pPr>
        </w:p>
      </w:sdtContent>
    </w:sdt>
    <w:p w14:paraId="7C13C292" w14:textId="77777777" w:rsidR="00545EC8" w:rsidRDefault="00545EC8" w:rsidP="001C4DCB"/>
    <w:p w14:paraId="06FC5F5A" w14:textId="77777777" w:rsidR="00065A3A" w:rsidRDefault="00C41667">
      <w:pPr>
        <w:pStyle w:val="1"/>
        <w:numPr>
          <w:ilvl w:val="0"/>
          <w:numId w:val="0"/>
        </w:numPr>
        <w:tabs>
          <w:tab w:val="clear" w:pos="360"/>
        </w:tabs>
        <w:spacing w:beforeLines="100" w:before="312" w:afterLines="100" w:after="312"/>
        <w:jc w:val="left"/>
        <w:rPr>
          <w:rFonts w:ascii="黑体" w:eastAsia="黑体" w:hAnsi="黑体"/>
          <w:b w:val="0"/>
          <w:sz w:val="36"/>
          <w:szCs w:val="36"/>
        </w:rPr>
      </w:pPr>
      <w:r>
        <w:rPr>
          <w:rFonts w:ascii="黑体" w:eastAsia="黑体" w:hAnsi="黑体" w:hint="eastAsia"/>
          <w:b w:val="0"/>
          <w:sz w:val="36"/>
          <w:szCs w:val="36"/>
        </w:rPr>
        <w:lastRenderedPageBreak/>
        <w:t xml:space="preserve">1 </w:t>
      </w:r>
      <w:bookmarkStart w:id="8" w:name="_Toc482175851"/>
      <w:r>
        <w:rPr>
          <w:rFonts w:ascii="黑体" w:eastAsia="黑体" w:hAnsi="黑体"/>
          <w:b w:val="0"/>
          <w:sz w:val="36"/>
          <w:szCs w:val="36"/>
        </w:rPr>
        <w:t>引言</w:t>
      </w:r>
      <w:bookmarkEnd w:id="5"/>
      <w:bookmarkEnd w:id="6"/>
      <w:bookmarkEnd w:id="8"/>
    </w:p>
    <w:p w14:paraId="1AE2B772" w14:textId="77777777" w:rsidR="00065A3A" w:rsidRDefault="00C41667">
      <w:pPr>
        <w:pStyle w:val="3"/>
        <w:spacing w:beforeLines="100" w:before="312" w:afterLines="100" w:after="312" w:line="415" w:lineRule="auto"/>
        <w:jc w:val="left"/>
        <w:rPr>
          <w:rFonts w:ascii="黑体" w:eastAsia="黑体" w:hAnsi="黑体"/>
          <w:b w:val="0"/>
        </w:rPr>
      </w:pPr>
      <w:bookmarkStart w:id="9" w:name="_Toc481258139"/>
      <w:bookmarkStart w:id="10" w:name="_Toc482175852"/>
      <w:bookmarkStart w:id="11" w:name="_Toc483557596"/>
      <w:r>
        <w:rPr>
          <w:rFonts w:ascii="黑体" w:eastAsia="黑体" w:hAnsi="黑体" w:hint="eastAsia"/>
          <w:b w:val="0"/>
        </w:rPr>
        <w:t>1.1</w:t>
      </w:r>
      <w:r>
        <w:rPr>
          <w:rFonts w:ascii="黑体" w:eastAsia="黑体" w:hAnsi="黑体"/>
          <w:b w:val="0"/>
        </w:rPr>
        <w:t xml:space="preserve"> 研究问题的背景</w:t>
      </w:r>
      <w:bookmarkEnd w:id="9"/>
      <w:bookmarkEnd w:id="10"/>
      <w:bookmarkEnd w:id="11"/>
      <w:r>
        <w:rPr>
          <w:rFonts w:ascii="黑体" w:eastAsia="黑体" w:hAnsi="黑体" w:hint="eastAsia"/>
          <w:b w:val="0"/>
        </w:rPr>
        <w:t xml:space="preserve">  </w:t>
      </w:r>
    </w:p>
    <w:p w14:paraId="06A4494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近年来，各大</w:t>
      </w:r>
      <w:r>
        <w:rPr>
          <w:rFonts w:asciiTheme="minorEastAsia" w:eastAsiaTheme="minorEastAsia" w:hAnsiTheme="minorEastAsia" w:cs="宋体"/>
          <w:sz w:val="24"/>
        </w:rPr>
        <w:t>互联网</w:t>
      </w:r>
      <w:r>
        <w:rPr>
          <w:rFonts w:asciiTheme="minorEastAsia" w:eastAsiaTheme="minorEastAsia" w:hAnsiTheme="minorEastAsia" w:cs="宋体" w:hint="eastAsia"/>
          <w:sz w:val="24"/>
        </w:rPr>
        <w:t>公司都</w:t>
      </w:r>
      <w:r>
        <w:rPr>
          <w:rFonts w:asciiTheme="minorEastAsia" w:eastAsiaTheme="minorEastAsia" w:hAnsiTheme="minorEastAsia" w:cs="宋体"/>
          <w:sz w:val="24"/>
        </w:rPr>
        <w:t>遇到了</w:t>
      </w:r>
      <w:r>
        <w:rPr>
          <w:rFonts w:asciiTheme="minorEastAsia" w:eastAsiaTheme="minorEastAsia" w:hAnsiTheme="minorEastAsia" w:cs="宋体" w:hint="eastAsia"/>
          <w:sz w:val="24"/>
        </w:rPr>
        <w:t>快速业务发展的</w:t>
      </w:r>
      <w:r>
        <w:rPr>
          <w:rFonts w:asciiTheme="minorEastAsia" w:eastAsiaTheme="minorEastAsia" w:hAnsiTheme="minorEastAsia" w:cs="宋体"/>
          <w:sz w:val="24"/>
        </w:rPr>
        <w:t>情况</w:t>
      </w:r>
      <w:r>
        <w:rPr>
          <w:rFonts w:asciiTheme="minorEastAsia" w:eastAsiaTheme="minorEastAsia" w:hAnsiTheme="minorEastAsia" w:cs="宋体" w:hint="eastAsia"/>
          <w:sz w:val="24"/>
        </w:rPr>
        <w:t>,访问流量也是日益递增</w:t>
      </w:r>
      <w:r>
        <w:rPr>
          <w:rFonts w:asciiTheme="minorEastAsia" w:eastAsiaTheme="minorEastAsia" w:hAnsiTheme="minorEastAsia" w:cs="宋体"/>
          <w:sz w:val="24"/>
        </w:rPr>
        <w:t>。</w:t>
      </w:r>
      <w:r>
        <w:rPr>
          <w:rFonts w:asciiTheme="minorEastAsia" w:eastAsiaTheme="minorEastAsia" w:hAnsiTheme="minorEastAsia" w:cs="宋体" w:hint="eastAsia"/>
          <w:sz w:val="24"/>
        </w:rPr>
        <w:t>因此，设计一个高可用、高性能且伸缩性强的网站架构逐步成为互联网领域关注的重点。经过研究发现，网站架构已经逐渐从集中式向分布式应用架构转变,如</w:t>
      </w:r>
      <w:r>
        <w:rPr>
          <w:rFonts w:asciiTheme="minorEastAsia" w:eastAsiaTheme="minorEastAsia" w:hAnsiTheme="minorEastAsia" w:cs="宋体"/>
          <w:sz w:val="24"/>
        </w:rPr>
        <w:t>图</w:t>
      </w:r>
      <w:r>
        <w:rPr>
          <w:rFonts w:asciiTheme="minorEastAsia" w:eastAsiaTheme="minorEastAsia" w:hAnsiTheme="minorEastAsia" w:cs="宋体" w:hint="eastAsia"/>
          <w:sz w:val="24"/>
        </w:rPr>
        <w:t>1.1所示。并且</w:t>
      </w:r>
      <w:r>
        <w:rPr>
          <w:rFonts w:asciiTheme="minorEastAsia" w:eastAsiaTheme="minorEastAsia" w:hAnsiTheme="minorEastAsia" w:cs="宋体"/>
          <w:sz w:val="24"/>
        </w:rPr>
        <w:t>，当今大型网站基本上是分布式设计的</w:t>
      </w:r>
      <w:r>
        <w:rPr>
          <w:rFonts w:asciiTheme="minorEastAsia" w:eastAsiaTheme="minorEastAsia" w:hAnsiTheme="minorEastAsia" w:cs="宋体" w:hint="eastAsia"/>
          <w:sz w:val="24"/>
        </w:rPr>
        <w:t>。</w:t>
      </w:r>
    </w:p>
    <w:p w14:paraId="679C4A30"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noProof/>
          <w:sz w:val="24"/>
        </w:rPr>
        <w:drawing>
          <wp:inline distT="0" distB="0" distL="0" distR="0" wp14:anchorId="092C237E" wp14:editId="7D5A4A39">
            <wp:extent cx="5257800" cy="3672840"/>
            <wp:effectExtent l="0" t="0" r="0" b="3810"/>
            <wp:docPr id="54" name="图片 54" descr="D:\yan\内容\send（论文）\20170428\网站架构演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yan\内容\send（论文）\20170428\网站架构演进.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57800" cy="3672840"/>
                    </a:xfrm>
                    <a:prstGeom prst="rect">
                      <a:avLst/>
                    </a:prstGeom>
                    <a:noFill/>
                    <a:ln>
                      <a:noFill/>
                    </a:ln>
                  </pic:spPr>
                </pic:pic>
              </a:graphicData>
            </a:graphic>
          </wp:inline>
        </w:drawing>
      </w:r>
    </w:p>
    <w:p w14:paraId="71D6F704" w14:textId="77777777" w:rsidR="00065A3A" w:rsidRDefault="00C41667">
      <w:pPr>
        <w:spacing w:line="400" w:lineRule="atLeast"/>
        <w:ind w:firstLine="420"/>
        <w:rPr>
          <w:rFonts w:ascii="楷体" w:eastAsia="楷体" w:hAnsi="楷体" w:cs="宋体"/>
          <w:sz w:val="18"/>
          <w:szCs w:val="18"/>
        </w:rPr>
      </w:pPr>
      <w:r>
        <w:rPr>
          <w:rFonts w:asciiTheme="minorEastAsia" w:eastAsiaTheme="minorEastAsia" w:hAnsiTheme="minorEastAsia" w:cs="宋体" w:hint="eastAsia"/>
          <w:sz w:val="24"/>
        </w:rPr>
        <w:t xml:space="preserve">                  </w:t>
      </w:r>
      <w:r>
        <w:rPr>
          <w:rFonts w:ascii="楷体" w:eastAsia="楷体" w:hAnsi="楷体" w:cs="宋体" w:hint="eastAsia"/>
          <w:sz w:val="18"/>
          <w:szCs w:val="18"/>
        </w:rPr>
        <w:t xml:space="preserve">   </w:t>
      </w:r>
      <w:r>
        <w:rPr>
          <w:rFonts w:ascii="楷体" w:eastAsia="楷体" w:hAnsi="楷体" w:hint="eastAsia"/>
          <w:sz w:val="18"/>
          <w:szCs w:val="18"/>
        </w:rPr>
        <w:t>图 1.1</w:t>
      </w:r>
      <w:r>
        <w:rPr>
          <w:rFonts w:ascii="楷体" w:eastAsia="楷体" w:hAnsi="楷体" w:cs="宋体" w:hint="eastAsia"/>
          <w:sz w:val="18"/>
          <w:szCs w:val="18"/>
        </w:rPr>
        <w:t xml:space="preserve"> </w:t>
      </w:r>
      <w:r>
        <w:rPr>
          <w:rFonts w:ascii="楷体" w:eastAsia="楷体" w:hAnsi="楷体" w:cs="宋体"/>
          <w:sz w:val="18"/>
          <w:szCs w:val="18"/>
        </w:rPr>
        <w:t xml:space="preserve"> </w:t>
      </w:r>
      <w:r>
        <w:rPr>
          <w:rFonts w:ascii="楷体" w:eastAsia="楷体" w:hAnsi="楷体" w:cs="宋体" w:hint="eastAsia"/>
          <w:sz w:val="18"/>
          <w:szCs w:val="18"/>
        </w:rPr>
        <w:t>网站架构演进</w:t>
      </w:r>
    </w:p>
    <w:p w14:paraId="5ECF3DA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分布式应用架构的核心思想之一是通过增加服务层来使</w:t>
      </w:r>
      <w:r>
        <w:rPr>
          <w:rFonts w:asciiTheme="minorEastAsia" w:eastAsiaTheme="minorEastAsia" w:hAnsiTheme="minorEastAsia" w:cs="宋体"/>
          <w:sz w:val="24"/>
        </w:rPr>
        <w:t>远程调用</w:t>
      </w:r>
      <w:r>
        <w:rPr>
          <w:rFonts w:asciiTheme="minorEastAsia" w:eastAsiaTheme="minorEastAsia" w:hAnsiTheme="minorEastAsia" w:cs="宋体" w:hint="eastAsia"/>
          <w:sz w:val="24"/>
        </w:rPr>
        <w:t>服务透明化。这样也</w:t>
      </w:r>
      <w:r>
        <w:rPr>
          <w:rFonts w:asciiTheme="minorEastAsia" w:eastAsiaTheme="minorEastAsia" w:hAnsiTheme="minorEastAsia" w:cs="宋体"/>
          <w:sz w:val="24"/>
        </w:rPr>
        <w:t>可以</w:t>
      </w:r>
      <w:r>
        <w:rPr>
          <w:rFonts w:asciiTheme="minorEastAsia" w:eastAsiaTheme="minorEastAsia" w:hAnsiTheme="minorEastAsia" w:cs="宋体" w:hint="eastAsia"/>
          <w:sz w:val="24"/>
        </w:rPr>
        <w:t>减少开发和维护成本，并使用户</w:t>
      </w:r>
      <w:r>
        <w:rPr>
          <w:rFonts w:asciiTheme="minorEastAsia" w:eastAsiaTheme="minorEastAsia" w:hAnsiTheme="minorEastAsia" w:cs="宋体"/>
          <w:sz w:val="24"/>
        </w:rPr>
        <w:t>有一个统一的编程模型</w:t>
      </w:r>
      <w:r>
        <w:rPr>
          <w:rFonts w:asciiTheme="minorEastAsia" w:eastAsiaTheme="minorEastAsia" w:hAnsiTheme="minorEastAsia" w:cs="宋体" w:hint="eastAsia"/>
          <w:sz w:val="24"/>
        </w:rPr>
        <w:t>。分布式服务化治理框架就是引入服务层的重要方法。</w:t>
      </w:r>
    </w:p>
    <w:p w14:paraId="4F7D0A6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目前，在</w:t>
      </w:r>
      <w:r>
        <w:rPr>
          <w:rFonts w:asciiTheme="minorEastAsia" w:eastAsiaTheme="minorEastAsia" w:hAnsiTheme="minorEastAsia" w:cs="宋体"/>
          <w:sz w:val="24"/>
        </w:rPr>
        <w:t>互联网公司中</w:t>
      </w:r>
      <w:r>
        <w:rPr>
          <w:rFonts w:asciiTheme="minorEastAsia" w:eastAsiaTheme="minorEastAsia" w:hAnsiTheme="minorEastAsia" w:cs="宋体" w:hint="eastAsia"/>
          <w:sz w:val="24"/>
        </w:rPr>
        <w:t>，成熟的服务治理框架已经非常</w:t>
      </w:r>
      <w:r>
        <w:rPr>
          <w:rFonts w:asciiTheme="minorEastAsia" w:eastAsiaTheme="minorEastAsia" w:hAnsiTheme="minorEastAsia" w:cs="宋体"/>
          <w:sz w:val="24"/>
        </w:rPr>
        <w:t>多</w:t>
      </w:r>
      <w:r>
        <w:rPr>
          <w:rFonts w:asciiTheme="minorEastAsia" w:eastAsiaTheme="minorEastAsia" w:hAnsiTheme="minorEastAsia" w:cs="宋体" w:hint="eastAsia"/>
          <w:sz w:val="24"/>
        </w:rPr>
        <w:t>，但大多没有开源。但也有</w:t>
      </w:r>
      <w:r>
        <w:rPr>
          <w:rFonts w:asciiTheme="minorEastAsia" w:eastAsiaTheme="minorEastAsia" w:hAnsiTheme="minorEastAsia" w:cs="宋体"/>
          <w:sz w:val="24"/>
        </w:rPr>
        <w:t>少部分优秀的已经开源</w:t>
      </w:r>
      <w:r>
        <w:rPr>
          <w:rFonts w:asciiTheme="minorEastAsia" w:eastAsiaTheme="minorEastAsia" w:hAnsiTheme="minorEastAsia" w:cs="宋体" w:hint="eastAsia"/>
          <w:sz w:val="24"/>
        </w:rPr>
        <w:t>，</w:t>
      </w:r>
      <w:r>
        <w:rPr>
          <w:rFonts w:asciiTheme="minorEastAsia" w:eastAsiaTheme="minorEastAsia" w:hAnsiTheme="minorEastAsia" w:cs="宋体"/>
          <w:sz w:val="24"/>
        </w:rPr>
        <w:t>并且</w:t>
      </w:r>
      <w:r>
        <w:rPr>
          <w:rFonts w:asciiTheme="minorEastAsia" w:eastAsiaTheme="minorEastAsia" w:hAnsiTheme="minorEastAsia" w:cs="宋体" w:hint="eastAsia"/>
          <w:sz w:val="24"/>
        </w:rPr>
        <w:t>被</w:t>
      </w:r>
      <w:r>
        <w:rPr>
          <w:rFonts w:asciiTheme="minorEastAsia" w:eastAsiaTheme="minorEastAsia" w:hAnsiTheme="minorEastAsia" w:cs="宋体"/>
          <w:sz w:val="24"/>
        </w:rPr>
        <w:t>很多</w:t>
      </w:r>
      <w:r>
        <w:rPr>
          <w:rFonts w:asciiTheme="minorEastAsia" w:eastAsiaTheme="minorEastAsia" w:hAnsiTheme="minorEastAsia" w:cs="宋体" w:hint="eastAsia"/>
          <w:sz w:val="24"/>
        </w:rPr>
        <w:t>互联网</w:t>
      </w:r>
      <w:r>
        <w:rPr>
          <w:rFonts w:asciiTheme="minorEastAsia" w:eastAsiaTheme="minorEastAsia" w:hAnsiTheme="minorEastAsia" w:cs="宋体"/>
          <w:sz w:val="24"/>
        </w:rPr>
        <w:t>公司直接使用。各</w:t>
      </w:r>
      <w:r>
        <w:rPr>
          <w:rFonts w:asciiTheme="minorEastAsia" w:eastAsiaTheme="minorEastAsia" w:hAnsiTheme="minorEastAsia" w:cs="宋体" w:hint="eastAsia"/>
          <w:sz w:val="24"/>
        </w:rPr>
        <w:t>家</w:t>
      </w:r>
      <w:r>
        <w:rPr>
          <w:rFonts w:asciiTheme="minorEastAsia" w:eastAsiaTheme="minorEastAsia" w:hAnsiTheme="minorEastAsia" w:cs="宋体"/>
          <w:sz w:val="24"/>
        </w:rPr>
        <w:t>公司的</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框架都有自己的实现方式</w:t>
      </w:r>
      <w:r>
        <w:rPr>
          <w:rFonts w:asciiTheme="minorEastAsia" w:eastAsiaTheme="minorEastAsia" w:hAnsiTheme="minorEastAsia" w:cs="宋体" w:hint="eastAsia"/>
          <w:sz w:val="24"/>
        </w:rPr>
        <w:t>，不一而足,各有</w:t>
      </w:r>
      <w:r>
        <w:rPr>
          <w:rFonts w:asciiTheme="minorEastAsia" w:eastAsiaTheme="minorEastAsia" w:hAnsiTheme="minorEastAsia" w:cs="宋体"/>
          <w:sz w:val="24"/>
        </w:rPr>
        <w:t>千秋</w:t>
      </w:r>
      <w:r>
        <w:rPr>
          <w:rFonts w:asciiTheme="minorEastAsia" w:eastAsiaTheme="minorEastAsia" w:hAnsiTheme="minorEastAsia" w:cs="宋体" w:hint="eastAsia"/>
          <w:sz w:val="24"/>
        </w:rPr>
        <w:t>。</w:t>
      </w:r>
    </w:p>
    <w:p w14:paraId="0B05105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层的</w:t>
      </w:r>
      <w:r>
        <w:rPr>
          <w:rFonts w:asciiTheme="minorEastAsia" w:eastAsiaTheme="minorEastAsia" w:hAnsiTheme="minorEastAsia" w:hint="eastAsia"/>
          <w:sz w:val="24"/>
        </w:rPr>
        <w:t>上层是</w:t>
      </w:r>
      <w:r>
        <w:rPr>
          <w:rFonts w:asciiTheme="minorEastAsia" w:eastAsiaTheme="minorEastAsia" w:hAnsiTheme="minorEastAsia"/>
          <w:sz w:val="24"/>
        </w:rPr>
        <w:t>各种应用，承载了公司几乎所有的业务</w:t>
      </w:r>
      <w:r>
        <w:rPr>
          <w:rFonts w:asciiTheme="minorEastAsia" w:eastAsiaTheme="minorEastAsia" w:hAnsiTheme="minorEastAsia" w:hint="eastAsia"/>
          <w:sz w:val="24"/>
        </w:rPr>
        <w:t>， 所以</w:t>
      </w:r>
      <w:r>
        <w:rPr>
          <w:rFonts w:asciiTheme="minorEastAsia" w:eastAsiaTheme="minorEastAsia" w:hAnsiTheme="minorEastAsia"/>
          <w:sz w:val="24"/>
        </w:rPr>
        <w:t>服务的</w:t>
      </w:r>
      <w:r>
        <w:rPr>
          <w:rFonts w:asciiTheme="minorEastAsia" w:eastAsiaTheme="minorEastAsia" w:hAnsiTheme="minorEastAsia" w:hint="eastAsia"/>
          <w:sz w:val="24"/>
        </w:rPr>
        <w:t>稳定</w:t>
      </w:r>
      <w:r>
        <w:rPr>
          <w:rFonts w:asciiTheme="minorEastAsia" w:eastAsiaTheme="minorEastAsia" w:hAnsiTheme="minorEastAsia"/>
          <w:sz w:val="24"/>
        </w:rPr>
        <w:t>可靠</w:t>
      </w:r>
      <w:r>
        <w:rPr>
          <w:rFonts w:asciiTheme="minorEastAsia" w:eastAsiaTheme="minorEastAsia" w:hAnsiTheme="minorEastAsia" w:hint="eastAsia"/>
          <w:sz w:val="24"/>
        </w:rPr>
        <w:t>性</w:t>
      </w:r>
      <w:r>
        <w:rPr>
          <w:rFonts w:asciiTheme="minorEastAsia" w:eastAsiaTheme="minorEastAsia" w:hAnsiTheme="minorEastAsia"/>
          <w:sz w:val="24"/>
        </w:rPr>
        <w:t>和</w:t>
      </w:r>
      <w:r>
        <w:rPr>
          <w:rFonts w:asciiTheme="minorEastAsia" w:eastAsiaTheme="minorEastAsia" w:hAnsiTheme="minorEastAsia" w:hint="eastAsia"/>
          <w:sz w:val="24"/>
        </w:rPr>
        <w:t>性能</w:t>
      </w:r>
      <w:r>
        <w:rPr>
          <w:rFonts w:asciiTheme="minorEastAsia" w:eastAsiaTheme="minorEastAsia" w:hAnsiTheme="minorEastAsia"/>
          <w:sz w:val="24"/>
        </w:rPr>
        <w:t>，也</w:t>
      </w:r>
      <w:r>
        <w:rPr>
          <w:rFonts w:asciiTheme="minorEastAsia" w:eastAsiaTheme="minorEastAsia" w:hAnsiTheme="minorEastAsia" w:hint="eastAsia"/>
          <w:sz w:val="24"/>
        </w:rPr>
        <w:t>会</w:t>
      </w:r>
      <w:r>
        <w:rPr>
          <w:rFonts w:asciiTheme="minorEastAsia" w:eastAsiaTheme="minorEastAsia" w:hAnsiTheme="minorEastAsia"/>
          <w:sz w:val="24"/>
        </w:rPr>
        <w:t>直接影响到</w:t>
      </w:r>
      <w:r>
        <w:rPr>
          <w:rFonts w:asciiTheme="minorEastAsia" w:eastAsiaTheme="minorEastAsia" w:hAnsiTheme="minorEastAsia" w:hint="eastAsia"/>
          <w:sz w:val="24"/>
        </w:rPr>
        <w:t>电商</w:t>
      </w:r>
      <w:r>
        <w:rPr>
          <w:rFonts w:asciiTheme="minorEastAsia" w:eastAsiaTheme="minorEastAsia" w:hAnsiTheme="minorEastAsia"/>
          <w:sz w:val="24"/>
        </w:rPr>
        <w:t>用户的</w:t>
      </w:r>
      <w:r>
        <w:rPr>
          <w:rFonts w:asciiTheme="minorEastAsia" w:eastAsiaTheme="minorEastAsia" w:hAnsiTheme="minorEastAsia" w:hint="eastAsia"/>
          <w:sz w:val="24"/>
        </w:rPr>
        <w:t>购物</w:t>
      </w:r>
      <w:r>
        <w:rPr>
          <w:rFonts w:asciiTheme="minorEastAsia" w:eastAsiaTheme="minorEastAsia" w:hAnsiTheme="minorEastAsia"/>
          <w:sz w:val="24"/>
        </w:rPr>
        <w:t>体验。</w:t>
      </w:r>
      <w:r>
        <w:rPr>
          <w:rFonts w:asciiTheme="minorEastAsia" w:eastAsiaTheme="minorEastAsia" w:hAnsiTheme="minorEastAsia" w:cs="宋体" w:hint="eastAsia"/>
          <w:sz w:val="24"/>
        </w:rPr>
        <w:t>他山之石可以攻玉，借鉴优秀</w:t>
      </w:r>
      <w:r>
        <w:rPr>
          <w:rFonts w:asciiTheme="minorEastAsia" w:eastAsiaTheme="minorEastAsia" w:hAnsiTheme="minorEastAsia" w:cs="宋体"/>
          <w:sz w:val="24"/>
        </w:rPr>
        <w:t>的开源框架</w:t>
      </w:r>
      <w:r>
        <w:rPr>
          <w:rFonts w:asciiTheme="minorEastAsia" w:eastAsiaTheme="minorEastAsia" w:hAnsiTheme="minorEastAsia" w:cs="宋体" w:hint="eastAsia"/>
          <w:sz w:val="24"/>
        </w:rPr>
        <w:t>并</w:t>
      </w:r>
      <w:r>
        <w:rPr>
          <w:rFonts w:asciiTheme="minorEastAsia" w:eastAsiaTheme="minorEastAsia" w:hAnsiTheme="minorEastAsia" w:cs="宋体"/>
          <w:sz w:val="24"/>
        </w:rPr>
        <w:t>结合公司自身的特点</w:t>
      </w:r>
      <w:r>
        <w:rPr>
          <w:rFonts w:asciiTheme="minorEastAsia" w:eastAsiaTheme="minorEastAsia" w:hAnsiTheme="minorEastAsia" w:cs="宋体" w:hint="eastAsia"/>
          <w:sz w:val="24"/>
        </w:rPr>
        <w:t>，设计并</w:t>
      </w:r>
      <w:r>
        <w:rPr>
          <w:rFonts w:asciiTheme="minorEastAsia" w:eastAsiaTheme="minorEastAsia" w:hAnsiTheme="minorEastAsia" w:cs="宋体"/>
          <w:sz w:val="24"/>
        </w:rPr>
        <w:t>实现</w:t>
      </w:r>
      <w:r>
        <w:rPr>
          <w:rFonts w:asciiTheme="minorEastAsia" w:eastAsiaTheme="minorEastAsia" w:hAnsiTheme="minorEastAsia" w:cs="宋体" w:hint="eastAsia"/>
          <w:sz w:val="24"/>
        </w:rPr>
        <w:t xml:space="preserve">一个通用分布式服务治理框架具有重要意义。 </w:t>
      </w:r>
    </w:p>
    <w:p w14:paraId="5C50F4A1" w14:textId="77777777" w:rsidR="00065A3A" w:rsidRDefault="00C41667">
      <w:pPr>
        <w:pStyle w:val="3"/>
        <w:spacing w:beforeLines="100" w:before="312" w:afterLines="100" w:after="312" w:line="415" w:lineRule="auto"/>
        <w:jc w:val="left"/>
        <w:rPr>
          <w:rFonts w:ascii="黑体" w:eastAsia="黑体" w:hAnsi="黑体"/>
          <w:b w:val="0"/>
        </w:rPr>
      </w:pPr>
      <w:bookmarkStart w:id="12" w:name="_Toc483557597"/>
      <w:bookmarkStart w:id="13" w:name="_Toc482175853"/>
      <w:r>
        <w:rPr>
          <w:rFonts w:ascii="黑体" w:eastAsia="黑体" w:hAnsi="黑体"/>
          <w:b w:val="0"/>
        </w:rPr>
        <w:lastRenderedPageBreak/>
        <w:t>1.2</w:t>
      </w:r>
      <w:r>
        <w:rPr>
          <w:rFonts w:ascii="黑体" w:eastAsia="黑体" w:hAnsi="黑体" w:hint="eastAsia"/>
          <w:b w:val="0"/>
        </w:rPr>
        <w:t xml:space="preserve"> </w:t>
      </w:r>
      <w:bookmarkStart w:id="14" w:name="_Toc481258140"/>
      <w:r>
        <w:rPr>
          <w:rFonts w:ascii="黑体" w:eastAsia="黑体" w:hAnsi="黑体" w:hint="eastAsia"/>
          <w:b w:val="0"/>
        </w:rPr>
        <w:t>国内外研究现状</w:t>
      </w:r>
      <w:bookmarkEnd w:id="12"/>
      <w:bookmarkEnd w:id="13"/>
      <w:bookmarkEnd w:id="14"/>
    </w:p>
    <w:p w14:paraId="28C5BD9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如今,在</w:t>
      </w:r>
      <w:r>
        <w:rPr>
          <w:rFonts w:asciiTheme="minorEastAsia" w:eastAsiaTheme="minorEastAsia" w:hAnsiTheme="minorEastAsia" w:cs="宋体"/>
          <w:sz w:val="24"/>
        </w:rPr>
        <w:t>一定规模的互联网公司，都</w:t>
      </w:r>
      <w:r>
        <w:rPr>
          <w:rFonts w:asciiTheme="minorEastAsia" w:eastAsiaTheme="minorEastAsia" w:hAnsiTheme="minorEastAsia" w:cs="宋体" w:hint="eastAsia"/>
          <w:sz w:val="24"/>
        </w:rPr>
        <w:t>会</w:t>
      </w:r>
      <w:r>
        <w:rPr>
          <w:rFonts w:asciiTheme="minorEastAsia" w:eastAsiaTheme="minorEastAsia" w:hAnsiTheme="minorEastAsia" w:cs="宋体"/>
          <w:sz w:val="24"/>
        </w:rPr>
        <w:t>有</w:t>
      </w:r>
      <w:r>
        <w:rPr>
          <w:rFonts w:asciiTheme="minorEastAsia" w:eastAsiaTheme="minorEastAsia" w:hAnsiTheme="minorEastAsia" w:cs="宋体" w:hint="eastAsia"/>
          <w:sz w:val="24"/>
        </w:rPr>
        <w:t>基于</w:t>
      </w:r>
      <w:r>
        <w:rPr>
          <w:rFonts w:asciiTheme="minorEastAsia" w:eastAsiaTheme="minorEastAsia" w:hAnsiTheme="minorEastAsia" w:cs="宋体"/>
          <w:sz w:val="24"/>
        </w:rPr>
        <w:t>服务化</w:t>
      </w:r>
      <w:r>
        <w:rPr>
          <w:rFonts w:asciiTheme="minorEastAsia" w:eastAsiaTheme="minorEastAsia" w:hAnsiTheme="minorEastAsia" w:cs="宋体" w:hint="eastAsia"/>
          <w:sz w:val="24"/>
        </w:rPr>
        <w:t>理念</w:t>
      </w:r>
      <w:r>
        <w:rPr>
          <w:rFonts w:asciiTheme="minorEastAsia" w:eastAsiaTheme="minorEastAsia" w:hAnsiTheme="minorEastAsia" w:cs="宋体"/>
          <w:sz w:val="24"/>
        </w:rPr>
        <w:t>的</w:t>
      </w:r>
      <w:r>
        <w:rPr>
          <w:rFonts w:asciiTheme="minorEastAsia" w:eastAsiaTheme="minorEastAsia" w:hAnsiTheme="minorEastAsia" w:cs="宋体" w:hint="eastAsia"/>
          <w:sz w:val="24"/>
        </w:rPr>
        <w:t xml:space="preserve">产品, </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其本身也是</w:t>
      </w:r>
      <w:r>
        <w:rPr>
          <w:rFonts w:asciiTheme="minorEastAsia" w:eastAsiaTheme="minorEastAsia" w:hAnsiTheme="minorEastAsia" w:cs="宋体"/>
          <w:sz w:val="24"/>
        </w:rPr>
        <w:t>基础架构</w:t>
      </w:r>
      <w:r>
        <w:rPr>
          <w:rFonts w:asciiTheme="minorEastAsia" w:eastAsiaTheme="minorEastAsia" w:hAnsiTheme="minorEastAsia" w:cs="宋体" w:hint="eastAsia"/>
          <w:sz w:val="24"/>
        </w:rPr>
        <w:t>中</w:t>
      </w:r>
      <w:r>
        <w:rPr>
          <w:rFonts w:asciiTheme="minorEastAsia" w:eastAsiaTheme="minorEastAsia" w:hAnsiTheme="minorEastAsia" w:cs="宋体"/>
          <w:sz w:val="24"/>
        </w:rPr>
        <w:t>重要的组成部分</w:t>
      </w:r>
      <w:r>
        <w:rPr>
          <w:rFonts w:asciiTheme="minorEastAsia" w:eastAsiaTheme="minorEastAsia" w:hAnsiTheme="minorEastAsia" w:cs="宋体" w:hint="eastAsia"/>
          <w:sz w:val="24"/>
        </w:rPr>
        <w:t>。</w:t>
      </w:r>
    </w:p>
    <w:p w14:paraId="4506784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从2010年开始</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国内各个互联网</w:t>
      </w:r>
      <w:r>
        <w:rPr>
          <w:rFonts w:asciiTheme="minorEastAsia" w:eastAsiaTheme="minorEastAsia" w:hAnsiTheme="minorEastAsia" w:cs="宋体"/>
          <w:sz w:val="24"/>
        </w:rPr>
        <w:t>公司</w:t>
      </w:r>
      <w:r>
        <w:rPr>
          <w:rFonts w:asciiTheme="minorEastAsia" w:eastAsiaTheme="minorEastAsia" w:hAnsiTheme="minorEastAsia" w:cs="宋体" w:hint="eastAsia"/>
          <w:sz w:val="24"/>
        </w:rPr>
        <w:t>都开始</w:t>
      </w:r>
      <w:r>
        <w:rPr>
          <w:rFonts w:asciiTheme="minorEastAsia" w:eastAsiaTheme="minorEastAsia" w:hAnsiTheme="minorEastAsia" w:cs="宋体"/>
          <w:sz w:val="24"/>
        </w:rPr>
        <w:t>进行了</w:t>
      </w:r>
      <w:r>
        <w:rPr>
          <w:rFonts w:asciiTheme="minorEastAsia" w:eastAsiaTheme="minorEastAsia" w:hAnsiTheme="minorEastAsia" w:cs="宋体" w:hint="eastAsia"/>
          <w:sz w:val="24"/>
        </w:rPr>
        <w:t>整体</w:t>
      </w:r>
      <w:r>
        <w:rPr>
          <w:rFonts w:asciiTheme="minorEastAsia" w:eastAsiaTheme="minorEastAsia" w:hAnsiTheme="minorEastAsia" w:cs="宋体"/>
          <w:sz w:val="24"/>
        </w:rPr>
        <w:t>服务</w:t>
      </w:r>
      <w:r>
        <w:rPr>
          <w:rFonts w:asciiTheme="minorEastAsia" w:eastAsiaTheme="minorEastAsia" w:hAnsiTheme="minorEastAsia" w:cs="宋体" w:hint="eastAsia"/>
          <w:sz w:val="24"/>
        </w:rPr>
        <w:t>化</w:t>
      </w:r>
      <w:r>
        <w:rPr>
          <w:rFonts w:asciiTheme="minorEastAsia" w:eastAsiaTheme="minorEastAsia" w:hAnsiTheme="minorEastAsia" w:cs="宋体"/>
          <w:sz w:val="24"/>
        </w:rPr>
        <w:t>的进程</w:t>
      </w:r>
      <w:r>
        <w:rPr>
          <w:rFonts w:asciiTheme="minorEastAsia" w:eastAsiaTheme="minorEastAsia" w:hAnsiTheme="minorEastAsia" w:cs="宋体" w:hint="eastAsia"/>
          <w:sz w:val="24"/>
        </w:rPr>
        <w:t>，其中沉淀了</w:t>
      </w:r>
      <w:r>
        <w:rPr>
          <w:rFonts w:asciiTheme="minorEastAsia" w:eastAsiaTheme="minorEastAsia" w:hAnsiTheme="minorEastAsia" w:cs="宋体"/>
          <w:sz w:val="24"/>
        </w:rPr>
        <w:t>不少</w:t>
      </w:r>
      <w:r>
        <w:rPr>
          <w:rFonts w:asciiTheme="minorEastAsia" w:eastAsiaTheme="minorEastAsia" w:hAnsiTheme="minorEastAsia" w:cs="宋体" w:hint="eastAsia"/>
          <w:sz w:val="24"/>
        </w:rPr>
        <w:t>优秀</w:t>
      </w:r>
      <w:r>
        <w:rPr>
          <w:rFonts w:asciiTheme="minorEastAsia" w:eastAsiaTheme="minorEastAsia" w:hAnsiTheme="minorEastAsia" w:cs="宋体"/>
          <w:sz w:val="24"/>
        </w:rPr>
        <w:t>的服务化治理中间件。</w:t>
      </w:r>
      <w:r>
        <w:rPr>
          <w:rFonts w:asciiTheme="minorEastAsia" w:eastAsiaTheme="minorEastAsia" w:hAnsiTheme="minorEastAsia" w:cs="宋体" w:hint="eastAsia"/>
          <w:sz w:val="24"/>
        </w:rPr>
        <w:t>开源</w:t>
      </w:r>
      <w:r>
        <w:rPr>
          <w:rFonts w:asciiTheme="minorEastAsia" w:eastAsiaTheme="minorEastAsia" w:hAnsiTheme="minorEastAsia" w:cs="宋体"/>
          <w:sz w:val="24"/>
        </w:rPr>
        <w:t>的包括</w:t>
      </w:r>
      <w:r>
        <w:rPr>
          <w:rFonts w:asciiTheme="minorEastAsia" w:eastAsiaTheme="minorEastAsia" w:hAnsiTheme="minorEastAsia" w:cs="宋体" w:hint="eastAsia"/>
          <w:sz w:val="24"/>
        </w:rPr>
        <w:t>淘宝的D</w:t>
      </w:r>
      <w:r>
        <w:rPr>
          <w:rFonts w:asciiTheme="minorEastAsia" w:eastAsiaTheme="minorEastAsia" w:hAnsiTheme="minorEastAsia" w:cs="宋体"/>
          <w:sz w:val="24"/>
        </w:rPr>
        <w:t>ubbo</w:t>
      </w:r>
      <w:r>
        <w:rPr>
          <w:rFonts w:asciiTheme="minorEastAsia" w:eastAsiaTheme="minorEastAsia" w:hAnsiTheme="minorEastAsia" w:cs="宋体" w:hint="eastAsia"/>
          <w:sz w:val="24"/>
        </w:rPr>
        <w:t>，美团大众点评的</w:t>
      </w:r>
      <w:r>
        <w:rPr>
          <w:rFonts w:asciiTheme="minorEastAsia" w:eastAsiaTheme="minorEastAsia" w:hAnsiTheme="minorEastAsia" w:cs="宋体"/>
          <w:sz w:val="24"/>
        </w:rPr>
        <w:t>Pigeon，</w:t>
      </w:r>
      <w:r>
        <w:rPr>
          <w:rFonts w:asciiTheme="minorEastAsia" w:eastAsiaTheme="minorEastAsia" w:hAnsiTheme="minorEastAsia" w:cs="宋体" w:hint="eastAsia"/>
          <w:sz w:val="24"/>
        </w:rPr>
        <w:t>网易的</w:t>
      </w:r>
      <w:r>
        <w:rPr>
          <w:rFonts w:asciiTheme="minorEastAsia" w:eastAsiaTheme="minorEastAsia" w:hAnsiTheme="minorEastAsia" w:cs="宋体"/>
          <w:sz w:val="24"/>
        </w:rPr>
        <w:t>Motan</w:t>
      </w:r>
      <w:r>
        <w:rPr>
          <w:rFonts w:asciiTheme="minorEastAsia" w:eastAsiaTheme="minorEastAsia" w:hAnsiTheme="minorEastAsia" w:cs="宋体" w:hint="eastAsia"/>
          <w:sz w:val="24"/>
        </w:rPr>
        <w:t>，非</w:t>
      </w:r>
      <w:r>
        <w:rPr>
          <w:rFonts w:asciiTheme="minorEastAsia" w:eastAsiaTheme="minorEastAsia" w:hAnsiTheme="minorEastAsia" w:cs="宋体"/>
          <w:sz w:val="24"/>
        </w:rPr>
        <w:t>开源</w:t>
      </w:r>
      <w:r>
        <w:rPr>
          <w:rFonts w:asciiTheme="minorEastAsia" w:eastAsiaTheme="minorEastAsia" w:hAnsiTheme="minorEastAsia" w:cs="宋体" w:hint="eastAsia"/>
          <w:sz w:val="24"/>
        </w:rPr>
        <w:t>的</w:t>
      </w:r>
      <w:r>
        <w:rPr>
          <w:rFonts w:asciiTheme="minorEastAsia" w:eastAsiaTheme="minorEastAsia" w:hAnsiTheme="minorEastAsia" w:cs="宋体"/>
          <w:sz w:val="24"/>
        </w:rPr>
        <w:t>包括</w:t>
      </w:r>
      <w:r>
        <w:rPr>
          <w:rFonts w:asciiTheme="minorEastAsia" w:eastAsiaTheme="minorEastAsia" w:hAnsiTheme="minorEastAsia" w:cs="宋体" w:hint="eastAsia"/>
          <w:sz w:val="24"/>
        </w:rPr>
        <w:t>唯品</w:t>
      </w:r>
      <w:r>
        <w:rPr>
          <w:rFonts w:asciiTheme="minorEastAsia" w:eastAsiaTheme="minorEastAsia" w:hAnsiTheme="minorEastAsia" w:cs="宋体"/>
          <w:sz w:val="24"/>
        </w:rPr>
        <w:t>会</w:t>
      </w:r>
      <w:r>
        <w:rPr>
          <w:rFonts w:asciiTheme="minorEastAsia" w:eastAsiaTheme="minorEastAsia" w:hAnsiTheme="minorEastAsia" w:cs="宋体" w:hint="eastAsia"/>
          <w:sz w:val="24"/>
        </w:rPr>
        <w:t>的OSP</w:t>
      </w:r>
      <w:r>
        <w:rPr>
          <w:rFonts w:asciiTheme="minorEastAsia" w:eastAsiaTheme="minorEastAsia" w:hAnsiTheme="minorEastAsia" w:cs="宋体"/>
          <w:sz w:val="24"/>
        </w:rPr>
        <w:t>，</w:t>
      </w:r>
      <w:r>
        <w:rPr>
          <w:rFonts w:asciiTheme="minorEastAsia" w:eastAsiaTheme="minorEastAsia" w:hAnsiTheme="minorEastAsia" w:cs="宋体" w:hint="eastAsia"/>
          <w:sz w:val="24"/>
        </w:rPr>
        <w:t>一号店的</w:t>
      </w:r>
      <w:r>
        <w:rPr>
          <w:rFonts w:asciiTheme="minorEastAsia" w:eastAsiaTheme="minorEastAsia" w:hAnsiTheme="minorEastAsia" w:cs="宋体"/>
          <w:sz w:val="24"/>
        </w:rPr>
        <w:t>Hedwig，</w:t>
      </w:r>
      <w:r>
        <w:rPr>
          <w:rFonts w:asciiTheme="minorEastAsia" w:eastAsiaTheme="minorEastAsia" w:hAnsiTheme="minorEastAsia" w:cs="宋体" w:hint="eastAsia"/>
          <w:sz w:val="24"/>
        </w:rPr>
        <w:t xml:space="preserve"> 京东的</w:t>
      </w:r>
      <w:r>
        <w:rPr>
          <w:rFonts w:asciiTheme="minorEastAsia" w:eastAsiaTheme="minorEastAsia" w:hAnsiTheme="minorEastAsia" w:cs="宋体"/>
          <w:sz w:val="24"/>
        </w:rPr>
        <w:t>JSF。</w:t>
      </w:r>
      <w:r>
        <w:rPr>
          <w:rFonts w:asciiTheme="minorEastAsia" w:eastAsiaTheme="minorEastAsia" w:hAnsiTheme="minorEastAsia" w:cs="宋体" w:hint="eastAsia"/>
          <w:sz w:val="24"/>
        </w:rPr>
        <w:t xml:space="preserve"> </w:t>
      </w:r>
    </w:p>
    <w:p w14:paraId="24405D3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国外服务框架</w:t>
      </w:r>
      <w:r>
        <w:rPr>
          <w:rFonts w:asciiTheme="minorEastAsia" w:eastAsiaTheme="minorEastAsia" w:hAnsiTheme="minorEastAsia" w:cs="宋体"/>
          <w:sz w:val="24"/>
        </w:rPr>
        <w:t>以Facebook</w:t>
      </w:r>
      <w:r>
        <w:rPr>
          <w:rFonts w:asciiTheme="minorEastAsia" w:eastAsiaTheme="minorEastAsia" w:hAnsiTheme="minorEastAsia" w:cs="宋体" w:hint="eastAsia"/>
          <w:sz w:val="24"/>
        </w:rPr>
        <w:t>开源</w:t>
      </w:r>
      <w:r>
        <w:rPr>
          <w:rFonts w:asciiTheme="minorEastAsia" w:eastAsiaTheme="minorEastAsia" w:hAnsiTheme="minorEastAsia" w:cs="宋体"/>
          <w:sz w:val="24"/>
        </w:rPr>
        <w:t>的Thrift和</w:t>
      </w:r>
      <w:r>
        <w:rPr>
          <w:rFonts w:asciiTheme="minorEastAsia" w:eastAsiaTheme="minorEastAsia" w:hAnsiTheme="minorEastAsia" w:cs="宋体" w:hint="eastAsia"/>
          <w:sz w:val="24"/>
        </w:rPr>
        <w:t>Twitter开源</w:t>
      </w:r>
      <w:r>
        <w:rPr>
          <w:rFonts w:asciiTheme="minorEastAsia" w:eastAsiaTheme="minorEastAsia" w:hAnsiTheme="minorEastAsia" w:cs="宋体"/>
          <w:sz w:val="24"/>
        </w:rPr>
        <w:t>的finagle</w:t>
      </w:r>
      <w:r>
        <w:rPr>
          <w:rFonts w:asciiTheme="minorEastAsia" w:eastAsiaTheme="minorEastAsia" w:hAnsiTheme="minorEastAsia" w:cs="宋体" w:hint="eastAsia"/>
          <w:sz w:val="24"/>
        </w:rPr>
        <w:t>最为</w:t>
      </w:r>
      <w:r>
        <w:rPr>
          <w:rFonts w:asciiTheme="minorEastAsia" w:eastAsiaTheme="minorEastAsia" w:hAnsiTheme="minorEastAsia" w:cs="宋体"/>
          <w:sz w:val="24"/>
        </w:rPr>
        <w:t>受欢迎，thrift</w:t>
      </w:r>
      <w:r>
        <w:rPr>
          <w:rFonts w:asciiTheme="minorEastAsia" w:eastAsiaTheme="minorEastAsia" w:hAnsiTheme="minorEastAsia" w:cs="宋体" w:hint="eastAsia"/>
          <w:sz w:val="24"/>
        </w:rPr>
        <w:t>本身</w:t>
      </w:r>
      <w:r>
        <w:rPr>
          <w:rFonts w:asciiTheme="minorEastAsia" w:eastAsiaTheme="minorEastAsia" w:hAnsiTheme="minorEastAsia" w:cs="宋体"/>
          <w:sz w:val="24"/>
        </w:rPr>
        <w:t>是个rpc框架，</w:t>
      </w:r>
      <w:r>
        <w:rPr>
          <w:rFonts w:asciiTheme="minorEastAsia" w:eastAsiaTheme="minorEastAsia" w:hAnsiTheme="minorEastAsia" w:cs="宋体" w:hint="eastAsia"/>
          <w:sz w:val="24"/>
        </w:rPr>
        <w:t>有</w:t>
      </w:r>
      <w:r>
        <w:rPr>
          <w:rFonts w:asciiTheme="minorEastAsia" w:eastAsiaTheme="minorEastAsia" w:hAnsiTheme="minorEastAsia" w:cs="宋体"/>
          <w:sz w:val="24"/>
        </w:rPr>
        <w:t>很好的平台中立性</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国内很多</w:t>
      </w:r>
      <w:r>
        <w:rPr>
          <w:rFonts w:asciiTheme="minorEastAsia" w:eastAsiaTheme="minorEastAsia" w:hAnsiTheme="minorEastAsia" w:cs="宋体" w:hint="eastAsia"/>
          <w:sz w:val="24"/>
        </w:rPr>
        <w:t>互联网</w:t>
      </w:r>
      <w:r>
        <w:rPr>
          <w:rFonts w:asciiTheme="minorEastAsia" w:eastAsiaTheme="minorEastAsia" w:hAnsiTheme="minorEastAsia" w:cs="宋体"/>
          <w:sz w:val="24"/>
        </w:rPr>
        <w:t>公司</w:t>
      </w:r>
      <w:r>
        <w:rPr>
          <w:rFonts w:asciiTheme="minorEastAsia" w:eastAsiaTheme="minorEastAsia" w:hAnsiTheme="minorEastAsia" w:cs="宋体" w:hint="eastAsia"/>
          <w:sz w:val="24"/>
        </w:rPr>
        <w:t>在</w:t>
      </w:r>
      <w:r>
        <w:rPr>
          <w:rFonts w:asciiTheme="minorEastAsia" w:eastAsiaTheme="minorEastAsia" w:hAnsiTheme="minorEastAsia" w:cs="宋体"/>
          <w:sz w:val="24"/>
        </w:rPr>
        <w:t>thrift框架</w:t>
      </w:r>
      <w:r>
        <w:rPr>
          <w:rFonts w:asciiTheme="minorEastAsia" w:eastAsiaTheme="minorEastAsia" w:hAnsiTheme="minorEastAsia" w:cs="宋体" w:hint="eastAsia"/>
          <w:sz w:val="24"/>
        </w:rPr>
        <w:t>之上开发</w:t>
      </w:r>
      <w:r>
        <w:rPr>
          <w:rFonts w:asciiTheme="minorEastAsia" w:eastAsiaTheme="minorEastAsia" w:hAnsiTheme="minorEastAsia" w:cs="宋体"/>
          <w:sz w:val="24"/>
        </w:rPr>
        <w:t>了自己的服务框架</w:t>
      </w:r>
      <w:r>
        <w:rPr>
          <w:rFonts w:asciiTheme="minorEastAsia" w:eastAsiaTheme="minorEastAsia" w:hAnsiTheme="minorEastAsia" w:cs="宋体" w:hint="eastAsia"/>
          <w:sz w:val="24"/>
        </w:rPr>
        <w:t>，</w:t>
      </w:r>
      <w:r>
        <w:rPr>
          <w:rFonts w:asciiTheme="minorEastAsia" w:eastAsiaTheme="minorEastAsia" w:hAnsiTheme="minorEastAsia" w:cs="宋体"/>
          <w:sz w:val="24"/>
        </w:rPr>
        <w:t>其中包括唯品会的服务框架OSP。</w:t>
      </w:r>
    </w:p>
    <w:p w14:paraId="544597C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官网</w:t>
      </w:r>
      <w:r>
        <w:rPr>
          <w:rFonts w:asciiTheme="minorEastAsia" w:eastAsiaTheme="minorEastAsia" w:hAnsiTheme="minorEastAsia" w:cs="宋体"/>
          <w:sz w:val="24"/>
        </w:rPr>
        <w:t>显示</w:t>
      </w:r>
      <w:r>
        <w:rPr>
          <w:rFonts w:asciiTheme="minorEastAsia" w:eastAsiaTheme="minorEastAsia" w:hAnsiTheme="minorEastAsia" w:cs="宋体" w:hint="eastAsia"/>
          <w:sz w:val="24"/>
        </w:rPr>
        <w:t>，2012年淘宝</w:t>
      </w:r>
      <w:r>
        <w:rPr>
          <w:rFonts w:asciiTheme="minorEastAsia" w:eastAsiaTheme="minorEastAsia" w:hAnsiTheme="minorEastAsia" w:cs="宋体"/>
          <w:sz w:val="24"/>
        </w:rPr>
        <w:t>的Dubbo</w:t>
      </w:r>
      <w:r>
        <w:rPr>
          <w:rFonts w:asciiTheme="minorEastAsia" w:eastAsiaTheme="minorEastAsia" w:hAnsiTheme="minorEastAsia" w:cs="宋体" w:hint="eastAsia"/>
          <w:sz w:val="24"/>
        </w:rPr>
        <w:t>有2,000+个服务每天承载30多亿</w:t>
      </w:r>
      <w:r>
        <w:rPr>
          <w:rFonts w:asciiTheme="minorEastAsia" w:eastAsiaTheme="minorEastAsia" w:hAnsiTheme="minorEastAsia" w:cs="宋体"/>
          <w:sz w:val="24"/>
        </w:rPr>
        <w:t>次</w:t>
      </w:r>
      <w:r>
        <w:rPr>
          <w:rFonts w:asciiTheme="minorEastAsia" w:eastAsiaTheme="minorEastAsia" w:hAnsiTheme="minorEastAsia" w:cs="宋体" w:hint="eastAsia"/>
          <w:sz w:val="24"/>
        </w:rPr>
        <w:t>的服务</w:t>
      </w:r>
      <w:r>
        <w:rPr>
          <w:rFonts w:asciiTheme="minorEastAsia" w:eastAsiaTheme="minorEastAsia" w:hAnsiTheme="minorEastAsia" w:cs="宋体"/>
          <w:sz w:val="24"/>
        </w:rPr>
        <w:t>调用</w:t>
      </w:r>
      <w:r>
        <w:rPr>
          <w:rFonts w:asciiTheme="minorEastAsia" w:eastAsiaTheme="minorEastAsia" w:hAnsiTheme="minorEastAsia" w:cs="宋体" w:hint="eastAsia"/>
          <w:sz w:val="24"/>
        </w:rPr>
        <w:t>。</w:t>
      </w:r>
    </w:p>
    <w:p w14:paraId="0CDD2E2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Dubbo</w:t>
      </w:r>
      <w:r>
        <w:rPr>
          <w:rFonts w:asciiTheme="minorEastAsia" w:eastAsiaTheme="minorEastAsia" w:hAnsiTheme="minorEastAsia" w:cs="宋体" w:hint="eastAsia"/>
          <w:sz w:val="24"/>
        </w:rPr>
        <w:t>的</w:t>
      </w:r>
      <w:r>
        <w:rPr>
          <w:rFonts w:asciiTheme="minorEastAsia" w:eastAsiaTheme="minorEastAsia" w:hAnsiTheme="minorEastAsia" w:cs="宋体"/>
          <w:sz w:val="24"/>
        </w:rPr>
        <w:t>部署方式更轻量</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Dubbo可运行在任何Java环境中</w:t>
      </w:r>
      <w:r>
        <w:rPr>
          <w:rFonts w:asciiTheme="minorEastAsia" w:eastAsiaTheme="minorEastAsia" w:hAnsiTheme="minorEastAsia" w:cs="宋体" w:hint="eastAsia"/>
          <w:sz w:val="24"/>
        </w:rPr>
        <w:t>，而</w:t>
      </w:r>
      <w:r>
        <w:rPr>
          <w:rFonts w:asciiTheme="minorEastAsia" w:eastAsiaTheme="minorEastAsia" w:hAnsiTheme="minorEastAsia" w:cs="宋体"/>
          <w:sz w:val="24"/>
        </w:rPr>
        <w:t>HSF的侵入性大</w:t>
      </w:r>
      <w:r>
        <w:rPr>
          <w:rFonts w:asciiTheme="minorEastAsia" w:eastAsiaTheme="minorEastAsia" w:hAnsiTheme="minorEastAsia" w:cs="宋体" w:hint="eastAsia"/>
          <w:sz w:val="24"/>
        </w:rPr>
        <w:t>。这方面</w:t>
      </w:r>
      <w:r>
        <w:rPr>
          <w:rFonts w:asciiTheme="minorEastAsia" w:eastAsiaTheme="minorEastAsia" w:hAnsiTheme="minorEastAsia" w:cs="宋体"/>
          <w:sz w:val="24"/>
        </w:rPr>
        <w:t>Hedwig的akka版本也是轻量级</w:t>
      </w:r>
      <w:r>
        <w:rPr>
          <w:rFonts w:asciiTheme="minorEastAsia" w:eastAsiaTheme="minorEastAsia" w:hAnsiTheme="minorEastAsia" w:cs="宋体" w:hint="eastAsia"/>
          <w:sz w:val="24"/>
        </w:rPr>
        <w:t>的</w:t>
      </w:r>
      <w:r>
        <w:rPr>
          <w:rFonts w:asciiTheme="minorEastAsia" w:eastAsiaTheme="minorEastAsia" w:hAnsiTheme="minorEastAsia" w:cs="宋体"/>
          <w:sz w:val="24"/>
        </w:rPr>
        <w:t>，</w:t>
      </w:r>
      <w:r>
        <w:rPr>
          <w:rFonts w:asciiTheme="minorEastAsia" w:eastAsiaTheme="minorEastAsia" w:hAnsiTheme="minorEastAsia" w:cs="宋体" w:hint="eastAsia"/>
          <w:sz w:val="24"/>
        </w:rPr>
        <w:t>框架</w:t>
      </w:r>
      <w:r>
        <w:rPr>
          <w:rFonts w:asciiTheme="minorEastAsia" w:eastAsiaTheme="minorEastAsia" w:hAnsiTheme="minorEastAsia" w:cs="宋体"/>
          <w:sz w:val="24"/>
        </w:rPr>
        <w:t>本身也是容器，可以在有jvm的机器上快速部署。</w:t>
      </w:r>
    </w:p>
    <w:p w14:paraId="1C4034C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Dubbo扩展性</w:t>
      </w:r>
      <w:r>
        <w:rPr>
          <w:rFonts w:asciiTheme="minorEastAsia" w:eastAsiaTheme="minorEastAsia" w:hAnsiTheme="minorEastAsia" w:cs="宋体" w:hint="eastAsia"/>
          <w:sz w:val="24"/>
        </w:rPr>
        <w:t>极</w:t>
      </w:r>
      <w:r>
        <w:rPr>
          <w:rFonts w:asciiTheme="minorEastAsia" w:eastAsiaTheme="minorEastAsia" w:hAnsiTheme="minorEastAsia" w:cs="宋体"/>
          <w:sz w:val="24"/>
        </w:rPr>
        <w:t>好，很方便二次开发</w:t>
      </w:r>
      <w:r>
        <w:rPr>
          <w:rFonts w:asciiTheme="minorEastAsia" w:eastAsiaTheme="minorEastAsia" w:hAnsiTheme="minorEastAsia" w:cs="宋体" w:hint="eastAsia"/>
          <w:sz w:val="24"/>
        </w:rPr>
        <w:t>。</w:t>
      </w:r>
      <w:r>
        <w:rPr>
          <w:rFonts w:asciiTheme="minorEastAsia" w:eastAsiaTheme="minorEastAsia" w:hAnsiTheme="minorEastAsia" w:cs="宋体"/>
          <w:sz w:val="24"/>
        </w:rPr>
        <w:t>Dubbo</w:t>
      </w:r>
      <w:r>
        <w:rPr>
          <w:rFonts w:asciiTheme="minorEastAsia" w:eastAsiaTheme="minorEastAsia" w:hAnsiTheme="minorEastAsia" w:cs="宋体" w:hint="eastAsia"/>
          <w:sz w:val="24"/>
        </w:rPr>
        <w:t>使用</w:t>
      </w:r>
      <w:r>
        <w:rPr>
          <w:rFonts w:asciiTheme="minorEastAsia" w:eastAsiaTheme="minorEastAsia" w:hAnsiTheme="minorEastAsia" w:cs="宋体"/>
          <w:sz w:val="24"/>
        </w:rPr>
        <w:t>微核+插件体系的方式</w:t>
      </w:r>
      <w:r>
        <w:rPr>
          <w:rFonts w:asciiTheme="minorEastAsia" w:eastAsiaTheme="minorEastAsia" w:hAnsiTheme="minorEastAsia" w:cs="宋体" w:hint="eastAsia"/>
          <w:sz w:val="24"/>
        </w:rPr>
        <w:t>来</w:t>
      </w:r>
      <w:r>
        <w:rPr>
          <w:rFonts w:asciiTheme="minorEastAsia" w:eastAsiaTheme="minorEastAsia" w:hAnsiTheme="minorEastAsia" w:cs="宋体"/>
          <w:sz w:val="24"/>
        </w:rPr>
        <w:t>做</w:t>
      </w:r>
      <w:r>
        <w:rPr>
          <w:rFonts w:asciiTheme="minorEastAsia" w:eastAsiaTheme="minorEastAsia" w:hAnsiTheme="minorEastAsia" w:cs="宋体" w:hint="eastAsia"/>
          <w:sz w:val="24"/>
        </w:rPr>
        <w:t>扩展</w:t>
      </w:r>
      <w:r>
        <w:rPr>
          <w:rFonts w:asciiTheme="minorEastAsia" w:eastAsiaTheme="minorEastAsia" w:hAnsiTheme="minorEastAsia" w:cs="宋体"/>
          <w:sz w:val="24"/>
        </w:rPr>
        <w:t>，即所有功能都可以在不修改原生代码的情况下在外围扩展</w:t>
      </w:r>
      <w:r>
        <w:rPr>
          <w:rFonts w:asciiTheme="minorEastAsia" w:eastAsiaTheme="minorEastAsia" w:hAnsiTheme="minorEastAsia" w:cs="宋体" w:hint="eastAsia"/>
          <w:sz w:val="24"/>
        </w:rPr>
        <w:t>。这个</w:t>
      </w:r>
      <w:r>
        <w:rPr>
          <w:rFonts w:asciiTheme="minorEastAsia" w:eastAsiaTheme="minorEastAsia" w:hAnsiTheme="minorEastAsia" w:cs="宋体"/>
          <w:sz w:val="24"/>
        </w:rPr>
        <w:t>是很少框架能做到的，也是hedwig需要学习的地方。</w:t>
      </w:r>
    </w:p>
    <w:p w14:paraId="6634BED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Dubbo</w:t>
      </w:r>
      <w:r>
        <w:rPr>
          <w:rFonts w:asciiTheme="minorEastAsia" w:eastAsiaTheme="minorEastAsia" w:hAnsiTheme="minorEastAsia" w:cs="宋体" w:hint="eastAsia"/>
          <w:sz w:val="24"/>
        </w:rPr>
        <w:t>的</w:t>
      </w:r>
      <w:r>
        <w:rPr>
          <w:rFonts w:asciiTheme="minorEastAsia" w:eastAsiaTheme="minorEastAsia" w:hAnsiTheme="minorEastAsia" w:cs="宋体"/>
          <w:sz w:val="24"/>
        </w:rPr>
        <w:t>功能很全，</w:t>
      </w:r>
      <w:r>
        <w:rPr>
          <w:rFonts w:asciiTheme="minorEastAsia" w:eastAsiaTheme="minorEastAsia" w:hAnsiTheme="minorEastAsia" w:cs="宋体" w:hint="eastAsia"/>
          <w:sz w:val="24"/>
        </w:rPr>
        <w:t>比如</w:t>
      </w:r>
      <w:r>
        <w:rPr>
          <w:rFonts w:asciiTheme="minorEastAsia" w:eastAsiaTheme="minorEastAsia" w:hAnsiTheme="minorEastAsia" w:cs="宋体"/>
          <w:sz w:val="24"/>
        </w:rPr>
        <w:t>有ClassLoader隔离</w:t>
      </w:r>
      <w:r>
        <w:rPr>
          <w:rFonts w:asciiTheme="minorEastAsia" w:eastAsiaTheme="minorEastAsia" w:hAnsiTheme="minorEastAsia" w:cs="宋体" w:hint="eastAsia"/>
          <w:sz w:val="24"/>
        </w:rPr>
        <w:t>，这</w:t>
      </w:r>
      <w:r>
        <w:rPr>
          <w:rFonts w:asciiTheme="minorEastAsia" w:eastAsiaTheme="minorEastAsia" w:hAnsiTheme="minorEastAsia" w:cs="宋体"/>
          <w:sz w:val="24"/>
        </w:rPr>
        <w:t>方面</w:t>
      </w:r>
      <w:r>
        <w:rPr>
          <w:rFonts w:asciiTheme="minorEastAsia" w:eastAsiaTheme="minorEastAsia" w:hAnsiTheme="minorEastAsia" w:cs="宋体" w:hint="eastAsia"/>
          <w:sz w:val="24"/>
        </w:rPr>
        <w:t>hedwig</w:t>
      </w:r>
      <w:r>
        <w:rPr>
          <w:rFonts w:asciiTheme="minorEastAsia" w:eastAsiaTheme="minorEastAsia" w:hAnsiTheme="minorEastAsia" w:cs="宋体"/>
          <w:sz w:val="24"/>
        </w:rPr>
        <w:t>是需要学习的，</w:t>
      </w:r>
      <w:r>
        <w:rPr>
          <w:rFonts w:asciiTheme="minorEastAsia" w:eastAsiaTheme="minorEastAsia" w:hAnsiTheme="minorEastAsia" w:cs="宋体" w:hint="eastAsia"/>
          <w:sz w:val="24"/>
        </w:rPr>
        <w:t>争取</w:t>
      </w:r>
      <w:r>
        <w:rPr>
          <w:rFonts w:asciiTheme="minorEastAsia" w:eastAsiaTheme="minorEastAsia" w:hAnsiTheme="minorEastAsia" w:cs="宋体"/>
          <w:sz w:val="24"/>
        </w:rPr>
        <w:t>完善自己的</w:t>
      </w:r>
      <w:r>
        <w:rPr>
          <w:rFonts w:asciiTheme="minorEastAsia" w:eastAsiaTheme="minorEastAsia" w:hAnsiTheme="minorEastAsia" w:cs="宋体" w:hint="eastAsia"/>
          <w:sz w:val="24"/>
        </w:rPr>
        <w:t>功能</w:t>
      </w:r>
      <w:r>
        <w:rPr>
          <w:rFonts w:asciiTheme="minorEastAsia" w:eastAsiaTheme="minorEastAsia" w:hAnsiTheme="minorEastAsia" w:cs="宋体"/>
          <w:sz w:val="24"/>
        </w:rPr>
        <w:t>。</w:t>
      </w:r>
    </w:p>
    <w:p w14:paraId="108AC33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美团大众点评的</w:t>
      </w:r>
      <w:r>
        <w:rPr>
          <w:rFonts w:asciiTheme="minorEastAsia" w:eastAsiaTheme="minorEastAsia" w:hAnsiTheme="minorEastAsia" w:cs="宋体"/>
          <w:sz w:val="24"/>
        </w:rPr>
        <w:t>Pigeon</w:t>
      </w:r>
      <w:r>
        <w:rPr>
          <w:rFonts w:asciiTheme="minorEastAsia" w:eastAsiaTheme="minorEastAsia" w:hAnsiTheme="minorEastAsia" w:cs="宋体" w:hint="eastAsia"/>
          <w:sz w:val="24"/>
        </w:rPr>
        <w:t>也是</w:t>
      </w:r>
      <w:r>
        <w:rPr>
          <w:rFonts w:asciiTheme="minorEastAsia" w:eastAsiaTheme="minorEastAsia" w:hAnsiTheme="minorEastAsia" w:cs="宋体"/>
          <w:sz w:val="24"/>
        </w:rPr>
        <w:t>很优秀的服务框架，功能</w:t>
      </w:r>
      <w:r>
        <w:rPr>
          <w:rFonts w:asciiTheme="minorEastAsia" w:eastAsiaTheme="minorEastAsia" w:hAnsiTheme="minorEastAsia" w:cs="宋体" w:hint="eastAsia"/>
          <w:sz w:val="24"/>
        </w:rPr>
        <w:t>也是</w:t>
      </w:r>
      <w:r>
        <w:rPr>
          <w:rFonts w:asciiTheme="minorEastAsia" w:eastAsiaTheme="minorEastAsia" w:hAnsiTheme="minorEastAsia" w:cs="宋体"/>
          <w:sz w:val="24"/>
        </w:rPr>
        <w:t>比较全的</w:t>
      </w:r>
      <w:r>
        <w:rPr>
          <w:rFonts w:asciiTheme="minorEastAsia" w:eastAsiaTheme="minorEastAsia" w:hAnsiTheme="minorEastAsia" w:cs="宋体" w:hint="eastAsia"/>
          <w:sz w:val="24"/>
        </w:rPr>
        <w:t>，</w:t>
      </w:r>
      <w:r>
        <w:rPr>
          <w:rFonts w:asciiTheme="minorEastAsia" w:eastAsiaTheme="minorEastAsia" w:hAnsiTheme="minorEastAsia" w:cs="宋体"/>
          <w:sz w:val="24"/>
        </w:rPr>
        <w:t>大部分的功能</w:t>
      </w:r>
      <w:r>
        <w:rPr>
          <w:rFonts w:asciiTheme="minorEastAsia" w:eastAsiaTheme="minorEastAsia" w:hAnsiTheme="minorEastAsia" w:cs="宋体" w:hint="eastAsia"/>
          <w:sz w:val="24"/>
        </w:rPr>
        <w:t>hedwig都是</w:t>
      </w:r>
      <w:r>
        <w:rPr>
          <w:rFonts w:asciiTheme="minorEastAsia" w:eastAsiaTheme="minorEastAsia" w:hAnsiTheme="minorEastAsia" w:cs="宋体"/>
          <w:sz w:val="24"/>
        </w:rPr>
        <w:t>有的。P</w:t>
      </w:r>
      <w:r>
        <w:rPr>
          <w:rFonts w:asciiTheme="minorEastAsia" w:eastAsiaTheme="minorEastAsia" w:hAnsiTheme="minorEastAsia" w:cs="宋体" w:hint="eastAsia"/>
          <w:sz w:val="24"/>
        </w:rPr>
        <w:t>egion有</w:t>
      </w:r>
      <w:r>
        <w:rPr>
          <w:rFonts w:asciiTheme="minorEastAsia" w:eastAsiaTheme="minorEastAsia" w:hAnsiTheme="minorEastAsia" w:cs="宋体"/>
          <w:sz w:val="24"/>
        </w:rPr>
        <w:t>个</w:t>
      </w:r>
      <w:r>
        <w:rPr>
          <w:rFonts w:asciiTheme="minorEastAsia" w:eastAsiaTheme="minorEastAsia" w:hAnsiTheme="minorEastAsia" w:cs="宋体" w:hint="eastAsia"/>
          <w:sz w:val="24"/>
        </w:rPr>
        <w:t>创新的点</w:t>
      </w:r>
      <w:r>
        <w:rPr>
          <w:rFonts w:asciiTheme="minorEastAsia" w:eastAsiaTheme="minorEastAsia" w:hAnsiTheme="minorEastAsia" w:cs="宋体"/>
          <w:sz w:val="24"/>
        </w:rPr>
        <w:t>，</w:t>
      </w:r>
      <w:r>
        <w:rPr>
          <w:rFonts w:asciiTheme="minorEastAsia" w:eastAsiaTheme="minorEastAsia" w:hAnsiTheme="minorEastAsia" w:cs="宋体" w:hint="eastAsia"/>
          <w:sz w:val="24"/>
        </w:rPr>
        <w:t>客户端路由策略，提供服务预热功能，能解决线上流量大的service重启时大量超时的问题。</w:t>
      </w:r>
    </w:p>
    <w:p w14:paraId="367088F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国外</w:t>
      </w:r>
      <w:r>
        <w:rPr>
          <w:rFonts w:asciiTheme="minorEastAsia" w:eastAsiaTheme="minorEastAsia" w:hAnsiTheme="minorEastAsia" w:cs="宋体"/>
          <w:sz w:val="24"/>
        </w:rPr>
        <w:t>的thrift</w:t>
      </w:r>
      <w:r>
        <w:rPr>
          <w:rFonts w:asciiTheme="minorEastAsia" w:eastAsiaTheme="minorEastAsia" w:hAnsiTheme="minorEastAsia" w:cs="宋体" w:hint="eastAsia"/>
          <w:sz w:val="24"/>
        </w:rPr>
        <w:t>主要</w:t>
      </w:r>
      <w:r>
        <w:rPr>
          <w:rFonts w:asciiTheme="minorEastAsia" w:eastAsiaTheme="minorEastAsia" w:hAnsiTheme="minorEastAsia" w:cs="宋体"/>
          <w:sz w:val="24"/>
        </w:rPr>
        <w:t>提供</w:t>
      </w:r>
      <w:r>
        <w:rPr>
          <w:rFonts w:asciiTheme="minorEastAsia" w:eastAsiaTheme="minorEastAsia" w:hAnsiTheme="minorEastAsia" w:cs="宋体" w:hint="eastAsia"/>
          <w:sz w:val="24"/>
        </w:rPr>
        <w:t>了IDL(</w:t>
      </w:r>
      <w:r>
        <w:rPr>
          <w:rFonts w:asciiTheme="minorEastAsia" w:eastAsiaTheme="minorEastAsia" w:hAnsiTheme="minorEastAsia" w:cs="宋体"/>
          <w:sz w:val="24"/>
        </w:rPr>
        <w:t>interface description language),</w:t>
      </w:r>
      <w:r>
        <w:rPr>
          <w:rFonts w:asciiTheme="minorEastAsia" w:eastAsiaTheme="minorEastAsia" w:hAnsiTheme="minorEastAsia" w:cs="宋体" w:hint="eastAsia"/>
          <w:sz w:val="24"/>
        </w:rPr>
        <w:t>这是相对</w:t>
      </w:r>
      <w:r>
        <w:rPr>
          <w:rFonts w:asciiTheme="minorEastAsia" w:eastAsiaTheme="minorEastAsia" w:hAnsiTheme="minorEastAsia" w:cs="宋体"/>
          <w:sz w:val="24"/>
        </w:rPr>
        <w:t>中立的语言，所以可以支持多种语言，</w:t>
      </w:r>
      <w:r>
        <w:rPr>
          <w:rFonts w:asciiTheme="minorEastAsia" w:eastAsiaTheme="minorEastAsia" w:hAnsiTheme="minorEastAsia" w:cs="宋体" w:hint="eastAsia"/>
          <w:sz w:val="24"/>
        </w:rPr>
        <w:t>国内</w:t>
      </w:r>
      <w:r>
        <w:rPr>
          <w:rFonts w:asciiTheme="minorEastAsia" w:eastAsiaTheme="minorEastAsia" w:hAnsiTheme="minorEastAsia" w:cs="宋体"/>
          <w:sz w:val="24"/>
        </w:rPr>
        <w:t>有唯品会的OSP和点评的pigeon使用了thrift。</w:t>
      </w:r>
    </w:p>
    <w:p w14:paraId="164295F1" w14:textId="77777777" w:rsidR="00065A3A" w:rsidRDefault="00C41667">
      <w:pPr>
        <w:pStyle w:val="3"/>
        <w:spacing w:beforeLines="100" w:before="312" w:afterLines="100" w:after="312" w:line="415" w:lineRule="auto"/>
        <w:jc w:val="left"/>
        <w:rPr>
          <w:ins w:id="15" w:author="hp" w:date="2017-05-26T22:14:00Z"/>
          <w:rFonts w:ascii="黑体" w:eastAsia="黑体" w:hAnsi="黑体"/>
          <w:b w:val="0"/>
        </w:rPr>
      </w:pPr>
      <w:bookmarkStart w:id="16" w:name="_Toc483557598"/>
      <w:bookmarkStart w:id="17" w:name="_Toc482175854"/>
      <w:bookmarkStart w:id="18" w:name="_Toc481258141"/>
      <w:r>
        <w:rPr>
          <w:rFonts w:ascii="黑体" w:eastAsia="黑体" w:hAnsi="黑体" w:hint="eastAsia"/>
          <w:b w:val="0"/>
        </w:rPr>
        <w:t>1.3</w:t>
      </w:r>
      <w:r>
        <w:rPr>
          <w:rFonts w:ascii="黑体" w:eastAsia="黑体" w:hAnsi="黑体"/>
          <w:b w:val="0"/>
        </w:rPr>
        <w:t xml:space="preserve"> </w:t>
      </w:r>
      <w:r>
        <w:rPr>
          <w:rFonts w:ascii="黑体" w:eastAsia="黑体" w:hAnsi="黑体" w:hint="eastAsia"/>
          <w:b w:val="0"/>
        </w:rPr>
        <w:t>研究的内容与方法</w:t>
      </w:r>
      <w:bookmarkEnd w:id="16"/>
      <w:bookmarkEnd w:id="17"/>
      <w:bookmarkEnd w:id="18"/>
    </w:p>
    <w:p w14:paraId="137EF2DB" w14:textId="77777777" w:rsidR="00065A3A" w:rsidRDefault="00C41667">
      <w:pPr>
        <w:rPr>
          <w:rFonts w:asciiTheme="minorEastAsia" w:eastAsiaTheme="minorEastAsia" w:hAnsiTheme="minorEastAsia" w:cs="宋体"/>
          <w:sz w:val="24"/>
        </w:rPr>
      </w:pPr>
      <w:r>
        <w:rPr>
          <w:rFonts w:asciiTheme="minorEastAsia" w:eastAsiaTheme="minorEastAsia" w:hAnsiTheme="minorEastAsia" w:cs="宋体" w:hint="eastAsia"/>
          <w:sz w:val="24"/>
        </w:rPr>
        <w:tab/>
        <w:t>本文的主要研究目标是设计和实现服务框架Hedwig来为业务团队提供统一的服务接入方式，以此来降低应用开发的成本。从</w:t>
      </w:r>
      <w:r>
        <w:rPr>
          <w:rFonts w:asciiTheme="minorEastAsia" w:eastAsiaTheme="minorEastAsia" w:hAnsiTheme="minorEastAsia" w:cs="宋体"/>
          <w:sz w:val="24"/>
        </w:rPr>
        <w:t>整体上看，服务框架可以</w:t>
      </w:r>
      <w:r>
        <w:rPr>
          <w:rFonts w:asciiTheme="minorEastAsia" w:eastAsiaTheme="minorEastAsia" w:hAnsiTheme="minorEastAsia" w:cs="宋体" w:hint="eastAsia"/>
          <w:sz w:val="24"/>
        </w:rPr>
        <w:t>分为</w:t>
      </w:r>
      <w:r>
        <w:rPr>
          <w:rFonts w:asciiTheme="minorEastAsia" w:eastAsiaTheme="minorEastAsia" w:hAnsiTheme="minorEastAsia" w:cs="宋体"/>
          <w:sz w:val="24"/>
        </w:rPr>
        <w:t>功能性特性和非功能性特性。功能</w:t>
      </w:r>
      <w:r>
        <w:rPr>
          <w:rFonts w:asciiTheme="minorEastAsia" w:eastAsiaTheme="minorEastAsia" w:hAnsiTheme="minorEastAsia" w:cs="宋体" w:hint="eastAsia"/>
          <w:sz w:val="24"/>
        </w:rPr>
        <w:t>特性表示</w:t>
      </w:r>
      <w:r>
        <w:rPr>
          <w:rFonts w:asciiTheme="minorEastAsia" w:eastAsiaTheme="minorEastAsia" w:hAnsiTheme="minorEastAsia" w:cs="宋体"/>
          <w:sz w:val="24"/>
        </w:rPr>
        <w:t>框架是什么，</w:t>
      </w:r>
      <w:r>
        <w:rPr>
          <w:rFonts w:asciiTheme="minorEastAsia" w:eastAsiaTheme="minorEastAsia" w:hAnsiTheme="minorEastAsia" w:cs="宋体" w:hint="eastAsia"/>
          <w:sz w:val="24"/>
        </w:rPr>
        <w:t>是</w:t>
      </w:r>
      <w:r>
        <w:rPr>
          <w:rFonts w:asciiTheme="minorEastAsia" w:eastAsiaTheme="minorEastAsia" w:hAnsiTheme="minorEastAsia" w:cs="宋体"/>
          <w:sz w:val="24"/>
        </w:rPr>
        <w:t>做什么的。</w:t>
      </w:r>
      <w:r>
        <w:rPr>
          <w:rFonts w:asciiTheme="minorEastAsia" w:eastAsiaTheme="minorEastAsia" w:hAnsiTheme="minorEastAsia" w:cs="宋体" w:hint="eastAsia"/>
          <w:sz w:val="24"/>
        </w:rPr>
        <w:t>组件是粗粒度的功能，模块是细粒度的功能。框架可以</w:t>
      </w:r>
      <w:r>
        <w:rPr>
          <w:rFonts w:asciiTheme="minorEastAsia" w:eastAsiaTheme="minorEastAsia" w:hAnsiTheme="minorEastAsia" w:cs="宋体"/>
          <w:sz w:val="24"/>
        </w:rPr>
        <w:t>由几个粗粒度的组件</w:t>
      </w:r>
      <w:r>
        <w:rPr>
          <w:rFonts w:asciiTheme="minorEastAsia" w:eastAsiaTheme="minorEastAsia" w:hAnsiTheme="minorEastAsia" w:cs="宋体" w:hint="eastAsia"/>
          <w:sz w:val="24"/>
        </w:rPr>
        <w:t>组合</w:t>
      </w:r>
      <w:r>
        <w:rPr>
          <w:rFonts w:asciiTheme="minorEastAsia" w:eastAsiaTheme="minorEastAsia" w:hAnsiTheme="minorEastAsia" w:cs="宋体"/>
          <w:sz w:val="24"/>
        </w:rPr>
        <w:t>在一起</w:t>
      </w:r>
      <w:r>
        <w:rPr>
          <w:rFonts w:asciiTheme="minorEastAsia" w:eastAsiaTheme="minorEastAsia" w:hAnsiTheme="minorEastAsia" w:cs="宋体" w:hint="eastAsia"/>
          <w:sz w:val="24"/>
        </w:rPr>
        <w:t>，并且可以</w:t>
      </w:r>
      <w:r>
        <w:rPr>
          <w:rFonts w:asciiTheme="minorEastAsia" w:eastAsiaTheme="minorEastAsia" w:hAnsiTheme="minorEastAsia" w:cs="宋体"/>
          <w:sz w:val="24"/>
        </w:rPr>
        <w:t>把</w:t>
      </w:r>
      <w:r>
        <w:rPr>
          <w:rFonts w:asciiTheme="minorEastAsia" w:eastAsiaTheme="minorEastAsia" w:hAnsiTheme="minorEastAsia" w:cs="宋体" w:hint="eastAsia"/>
          <w:sz w:val="24"/>
        </w:rPr>
        <w:t>这些</w:t>
      </w:r>
      <w:r>
        <w:rPr>
          <w:rFonts w:asciiTheme="minorEastAsia" w:eastAsiaTheme="minorEastAsia" w:hAnsiTheme="minorEastAsia" w:cs="宋体"/>
          <w:sz w:val="24"/>
        </w:rPr>
        <w:t>组件</w:t>
      </w:r>
      <w:r>
        <w:rPr>
          <w:rFonts w:asciiTheme="minorEastAsia" w:eastAsiaTheme="minorEastAsia" w:hAnsiTheme="minorEastAsia" w:cs="宋体" w:hint="eastAsia"/>
          <w:sz w:val="24"/>
        </w:rPr>
        <w:t>的职责</w:t>
      </w:r>
      <w:r>
        <w:rPr>
          <w:rFonts w:asciiTheme="minorEastAsia" w:eastAsiaTheme="minorEastAsia" w:hAnsiTheme="minorEastAsia" w:cs="宋体"/>
          <w:sz w:val="24"/>
        </w:rPr>
        <w:t>抽象到模式</w:t>
      </w:r>
      <w:r>
        <w:rPr>
          <w:rFonts w:asciiTheme="minorEastAsia" w:eastAsiaTheme="minorEastAsia" w:hAnsiTheme="minorEastAsia" w:cs="宋体" w:hint="eastAsia"/>
          <w:sz w:val="24"/>
        </w:rPr>
        <w:t>。框架也可以</w:t>
      </w:r>
      <w:r>
        <w:rPr>
          <w:rFonts w:asciiTheme="minorEastAsia" w:eastAsiaTheme="minorEastAsia" w:hAnsiTheme="minorEastAsia" w:cs="宋体"/>
          <w:sz w:val="24"/>
        </w:rPr>
        <w:t>由</w:t>
      </w:r>
      <w:r>
        <w:rPr>
          <w:rFonts w:asciiTheme="minorEastAsia" w:eastAsiaTheme="minorEastAsia" w:hAnsiTheme="minorEastAsia" w:cs="宋体" w:hint="eastAsia"/>
          <w:sz w:val="24"/>
        </w:rPr>
        <w:t>许多细</w:t>
      </w:r>
      <w:r>
        <w:rPr>
          <w:rFonts w:asciiTheme="minorEastAsia" w:eastAsiaTheme="minorEastAsia" w:hAnsiTheme="minorEastAsia" w:cs="宋体"/>
          <w:sz w:val="24"/>
        </w:rPr>
        <w:t>粒度的</w:t>
      </w:r>
      <w:r>
        <w:rPr>
          <w:rFonts w:asciiTheme="minorEastAsia" w:eastAsiaTheme="minorEastAsia" w:hAnsiTheme="minorEastAsia" w:cs="宋体" w:hint="eastAsia"/>
          <w:sz w:val="24"/>
        </w:rPr>
        <w:t>模块组合</w:t>
      </w:r>
      <w:r>
        <w:rPr>
          <w:rFonts w:asciiTheme="minorEastAsia" w:eastAsiaTheme="minorEastAsia" w:hAnsiTheme="minorEastAsia" w:cs="宋体"/>
          <w:sz w:val="24"/>
        </w:rPr>
        <w:t>在</w:t>
      </w:r>
      <w:r>
        <w:rPr>
          <w:rFonts w:asciiTheme="minorEastAsia" w:eastAsiaTheme="minorEastAsia" w:hAnsiTheme="minorEastAsia" w:cs="宋体"/>
          <w:sz w:val="24"/>
        </w:rPr>
        <w:lastRenderedPageBreak/>
        <w:t>一起</w:t>
      </w:r>
      <w:r>
        <w:rPr>
          <w:rFonts w:asciiTheme="minorEastAsia" w:eastAsiaTheme="minorEastAsia" w:hAnsiTheme="minorEastAsia" w:cs="宋体" w:hint="eastAsia"/>
          <w:sz w:val="24"/>
        </w:rPr>
        <w:t>。 组件是</w:t>
      </w:r>
      <w:r>
        <w:rPr>
          <w:rFonts w:asciiTheme="minorEastAsia" w:eastAsiaTheme="minorEastAsia" w:hAnsiTheme="minorEastAsia" w:cs="宋体"/>
          <w:sz w:val="24"/>
        </w:rPr>
        <w:t>粗粒度的，</w:t>
      </w:r>
      <w:r>
        <w:rPr>
          <w:rFonts w:asciiTheme="minorEastAsia" w:eastAsiaTheme="minorEastAsia" w:hAnsiTheme="minorEastAsia" w:cs="宋体" w:hint="eastAsia"/>
          <w:sz w:val="24"/>
        </w:rPr>
        <w:t>组件</w:t>
      </w:r>
      <w:r>
        <w:rPr>
          <w:rFonts w:asciiTheme="minorEastAsia" w:eastAsiaTheme="minorEastAsia" w:hAnsiTheme="minorEastAsia" w:cs="宋体"/>
          <w:sz w:val="24"/>
        </w:rPr>
        <w:t>会包括细粒度的模块。</w:t>
      </w:r>
    </w:p>
    <w:p w14:paraId="083766CC" w14:textId="77777777" w:rsidR="00065A3A" w:rsidRDefault="00C41667" w:rsidP="008216F4">
      <w:pPr>
        <w:spacing w:line="400" w:lineRule="atLeast"/>
        <w:rPr>
          <w:rFonts w:asciiTheme="minorEastAsia" w:eastAsiaTheme="minorEastAsia" w:hAnsiTheme="minorEastAsia" w:cs="宋体"/>
          <w:sz w:val="24"/>
        </w:rPr>
      </w:pPr>
      <w:r>
        <w:rPr>
          <w:rFonts w:asciiTheme="minorEastAsia" w:eastAsiaTheme="minorEastAsia" w:hAnsiTheme="minorEastAsia" w:cs="宋体"/>
          <w:noProof/>
          <w:sz w:val="24"/>
        </w:rPr>
        <w:drawing>
          <wp:inline distT="0" distB="0" distL="0" distR="0" wp14:anchorId="0BDE686B" wp14:editId="6E588026">
            <wp:extent cx="5274310" cy="2931160"/>
            <wp:effectExtent l="0" t="0" r="2540" b="2540"/>
            <wp:docPr id="28" name="图片 28" descr="D:\yan\内容\send（论文）\20170509\图\服务功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yan\内容\send（论文）\20170509\图\服务功能.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931177"/>
                    </a:xfrm>
                    <a:prstGeom prst="rect">
                      <a:avLst/>
                    </a:prstGeom>
                    <a:noFill/>
                    <a:ln>
                      <a:noFill/>
                    </a:ln>
                  </pic:spPr>
                </pic:pic>
              </a:graphicData>
            </a:graphic>
          </wp:inline>
        </w:drawing>
      </w:r>
    </w:p>
    <w:p w14:paraId="506F4C2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楷体" w:eastAsia="楷体" w:hAnsi="楷体" w:hint="eastAsia"/>
          <w:sz w:val="18"/>
          <w:szCs w:val="18"/>
        </w:rPr>
        <w:t xml:space="preserve">图 </w:t>
      </w:r>
      <w:r>
        <w:rPr>
          <w:rFonts w:ascii="楷体" w:eastAsia="楷体" w:hAnsi="楷体"/>
          <w:sz w:val="18"/>
          <w:szCs w:val="18"/>
        </w:rPr>
        <w:t xml:space="preserve">1.2  </w:t>
      </w:r>
      <w:r>
        <w:rPr>
          <w:rFonts w:ascii="楷体" w:eastAsia="楷体" w:hAnsi="楷体" w:hint="eastAsia"/>
          <w:sz w:val="18"/>
          <w:szCs w:val="18"/>
        </w:rPr>
        <w:t>服务框架</w:t>
      </w:r>
      <w:r>
        <w:rPr>
          <w:rFonts w:ascii="楷体" w:eastAsia="楷体" w:hAnsi="楷体"/>
          <w:sz w:val="18"/>
          <w:szCs w:val="18"/>
        </w:rPr>
        <w:t>功能</w:t>
      </w:r>
    </w:p>
    <w:p w14:paraId="53A1F879" w14:textId="6F4C13F0" w:rsidR="00065A3A" w:rsidRDefault="00C41667" w:rsidP="00AD68D3">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研究</w:t>
      </w:r>
      <w:r>
        <w:rPr>
          <w:rFonts w:asciiTheme="minorEastAsia" w:eastAsiaTheme="minorEastAsia" w:hAnsiTheme="minorEastAsia" w:cs="宋体"/>
          <w:sz w:val="24"/>
        </w:rPr>
        <w:t>的</w:t>
      </w:r>
      <w:r>
        <w:rPr>
          <w:rFonts w:asciiTheme="minorEastAsia" w:eastAsiaTheme="minorEastAsia" w:hAnsiTheme="minorEastAsia" w:cs="宋体" w:hint="eastAsia"/>
          <w:sz w:val="24"/>
        </w:rPr>
        <w:t>Hedwig功能</w:t>
      </w:r>
      <w:r>
        <w:rPr>
          <w:rFonts w:asciiTheme="minorEastAsia" w:eastAsiaTheme="minorEastAsia" w:hAnsiTheme="minorEastAsia" w:cs="宋体"/>
          <w:sz w:val="24"/>
        </w:rPr>
        <w:t>性特性包括以下</w:t>
      </w:r>
      <w:r>
        <w:rPr>
          <w:rFonts w:asciiTheme="minorEastAsia" w:eastAsiaTheme="minorEastAsia" w:hAnsiTheme="minorEastAsia" w:cs="宋体" w:hint="eastAsia"/>
          <w:sz w:val="24"/>
        </w:rPr>
        <w:t>几点：服务注册</w:t>
      </w:r>
      <w:r>
        <w:rPr>
          <w:rFonts w:asciiTheme="minorEastAsia" w:eastAsiaTheme="minorEastAsia" w:hAnsiTheme="minorEastAsia" w:cs="宋体"/>
          <w:sz w:val="24"/>
        </w:rPr>
        <w:t>和发现</w:t>
      </w:r>
      <w:r>
        <w:rPr>
          <w:rFonts w:asciiTheme="minorEastAsia" w:eastAsiaTheme="minorEastAsia" w:hAnsiTheme="minorEastAsia" w:cs="宋体" w:hint="eastAsia"/>
          <w:sz w:val="24"/>
        </w:rPr>
        <w:t>，</w:t>
      </w:r>
      <w:r>
        <w:rPr>
          <w:rFonts w:asciiTheme="minorEastAsia" w:eastAsiaTheme="minorEastAsia" w:hAnsiTheme="minorEastAsia" w:cs="宋体"/>
          <w:sz w:val="24"/>
        </w:rPr>
        <w:t>服务路由</w:t>
      </w:r>
      <w:r>
        <w:rPr>
          <w:rFonts w:asciiTheme="minorEastAsia" w:eastAsiaTheme="minorEastAsia" w:hAnsiTheme="minorEastAsia" w:cs="宋体" w:hint="eastAsia"/>
          <w:sz w:val="24"/>
        </w:rPr>
        <w:t>(软</w:t>
      </w:r>
      <w:r>
        <w:rPr>
          <w:rFonts w:asciiTheme="minorEastAsia" w:eastAsiaTheme="minorEastAsia" w:hAnsiTheme="minorEastAsia" w:cs="宋体"/>
          <w:sz w:val="24"/>
        </w:rPr>
        <w:t>负载均衡</w:t>
      </w:r>
      <w:r>
        <w:rPr>
          <w:rFonts w:asciiTheme="minorEastAsia" w:eastAsiaTheme="minorEastAsia" w:hAnsiTheme="minorEastAsia" w:cs="宋体" w:hint="eastAsia"/>
          <w:sz w:val="24"/>
        </w:rPr>
        <w:t>)</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序列化</w:t>
      </w:r>
      <w:r>
        <w:rPr>
          <w:rFonts w:asciiTheme="minorEastAsia" w:eastAsiaTheme="minorEastAsia" w:hAnsiTheme="minorEastAsia" w:cs="宋体"/>
          <w:sz w:val="24"/>
        </w:rPr>
        <w:t>和反序列化</w:t>
      </w:r>
      <w:r>
        <w:rPr>
          <w:rFonts w:asciiTheme="minorEastAsia" w:eastAsiaTheme="minorEastAsia" w:hAnsiTheme="minorEastAsia" w:cs="宋体" w:hint="eastAsia"/>
          <w:sz w:val="24"/>
        </w:rPr>
        <w:t>，服务调用，rpc</w:t>
      </w:r>
      <w:r>
        <w:rPr>
          <w:rFonts w:asciiTheme="minorEastAsia" w:eastAsiaTheme="minorEastAsia" w:hAnsiTheme="minorEastAsia" w:cs="宋体"/>
          <w:sz w:val="24"/>
        </w:rPr>
        <w:t>通信框架</w:t>
      </w:r>
      <w:r>
        <w:rPr>
          <w:rFonts w:asciiTheme="minorEastAsia" w:eastAsiaTheme="minorEastAsia" w:hAnsiTheme="minorEastAsia" w:cs="宋体" w:hint="eastAsia"/>
          <w:sz w:val="24"/>
        </w:rPr>
        <w:t>，服务</w:t>
      </w:r>
      <w:r>
        <w:rPr>
          <w:rFonts w:asciiTheme="minorEastAsia" w:eastAsiaTheme="minorEastAsia" w:hAnsiTheme="minorEastAsia" w:cs="宋体"/>
          <w:sz w:val="24"/>
        </w:rPr>
        <w:t>发布</w:t>
      </w:r>
      <w:r>
        <w:rPr>
          <w:rFonts w:asciiTheme="minorEastAsia" w:eastAsiaTheme="minorEastAsia" w:hAnsiTheme="minorEastAsia" w:cs="宋体" w:hint="eastAsia"/>
          <w:sz w:val="24"/>
        </w:rPr>
        <w:t>和引用,</w:t>
      </w:r>
      <w:r>
        <w:rPr>
          <w:rFonts w:asciiTheme="minorEastAsia" w:eastAsiaTheme="minorEastAsia" w:hAnsiTheme="minorEastAsia" w:cs="宋体"/>
          <w:sz w:val="24"/>
        </w:rPr>
        <w:t xml:space="preserve"> 部署方式</w:t>
      </w:r>
      <w:r>
        <w:rPr>
          <w:rFonts w:asciiTheme="minorEastAsia" w:eastAsiaTheme="minorEastAsia" w:hAnsiTheme="minorEastAsia" w:cs="宋体" w:hint="eastAsia"/>
          <w:sz w:val="24"/>
        </w:rPr>
        <w:t>, 幂等。这些</w:t>
      </w:r>
      <w:r>
        <w:rPr>
          <w:rFonts w:asciiTheme="minorEastAsia" w:eastAsiaTheme="minorEastAsia" w:hAnsiTheme="minorEastAsia" w:cs="宋体"/>
          <w:sz w:val="24"/>
        </w:rPr>
        <w:t>特性和</w:t>
      </w:r>
      <w:r>
        <w:rPr>
          <w:rFonts w:asciiTheme="minorEastAsia" w:eastAsiaTheme="minorEastAsia" w:hAnsiTheme="minorEastAsia" w:cs="宋体" w:hint="eastAsia"/>
          <w:sz w:val="24"/>
        </w:rPr>
        <w:t>服务</w:t>
      </w:r>
      <w:r>
        <w:rPr>
          <w:rFonts w:asciiTheme="minorEastAsia" w:eastAsiaTheme="minorEastAsia" w:hAnsiTheme="minorEastAsia" w:cs="宋体"/>
          <w:sz w:val="24"/>
        </w:rPr>
        <w:t>消费者</w:t>
      </w:r>
      <w:r>
        <w:rPr>
          <w:rFonts w:asciiTheme="minorEastAsia" w:eastAsiaTheme="minorEastAsia" w:hAnsiTheme="minorEastAsia" w:cs="宋体" w:hint="eastAsia"/>
          <w:sz w:val="24"/>
        </w:rPr>
        <w:t>、服务提供者和</w:t>
      </w:r>
      <w:r>
        <w:rPr>
          <w:rFonts w:asciiTheme="minorEastAsia" w:eastAsiaTheme="minorEastAsia" w:hAnsiTheme="minorEastAsia" w:cs="宋体"/>
          <w:sz w:val="24"/>
        </w:rPr>
        <w:t>服务注册中心</w:t>
      </w:r>
      <w:r>
        <w:rPr>
          <w:rFonts w:asciiTheme="minorEastAsia" w:eastAsiaTheme="minorEastAsia" w:hAnsiTheme="minorEastAsia" w:cs="宋体" w:hint="eastAsia"/>
          <w:sz w:val="24"/>
        </w:rPr>
        <w:t>三者</w:t>
      </w:r>
      <w:r>
        <w:rPr>
          <w:rFonts w:asciiTheme="minorEastAsia" w:eastAsiaTheme="minorEastAsia" w:hAnsiTheme="minorEastAsia" w:cs="宋体"/>
          <w:sz w:val="24"/>
        </w:rPr>
        <w:t>的关系</w:t>
      </w:r>
      <w:r>
        <w:rPr>
          <w:rFonts w:asciiTheme="minorEastAsia" w:eastAsiaTheme="minorEastAsia" w:hAnsiTheme="minorEastAsia" w:cs="宋体" w:hint="eastAsia"/>
          <w:sz w:val="24"/>
        </w:rPr>
        <w:t>，如</w:t>
      </w:r>
      <w:r>
        <w:rPr>
          <w:rFonts w:asciiTheme="minorEastAsia" w:eastAsiaTheme="minorEastAsia" w:hAnsiTheme="minorEastAsia" w:cs="宋体"/>
          <w:sz w:val="24"/>
        </w:rPr>
        <w:t>图1.2</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。其中</w:t>
      </w:r>
      <w:r>
        <w:rPr>
          <w:rFonts w:asciiTheme="minorEastAsia" w:eastAsiaTheme="minorEastAsia" w:hAnsiTheme="minorEastAsia" w:cs="宋体"/>
          <w:sz w:val="24"/>
        </w:rPr>
        <w:t>服务路由</w:t>
      </w:r>
      <w:r>
        <w:rPr>
          <w:rFonts w:asciiTheme="minorEastAsia" w:eastAsiaTheme="minorEastAsia" w:hAnsiTheme="minorEastAsia" w:cs="宋体" w:hint="eastAsia"/>
          <w:sz w:val="24"/>
        </w:rPr>
        <w:t>、服务调用主要</w:t>
      </w:r>
      <w:r>
        <w:rPr>
          <w:rFonts w:asciiTheme="minorEastAsia" w:eastAsiaTheme="minorEastAsia" w:hAnsiTheme="minorEastAsia" w:cs="宋体"/>
          <w:sz w:val="24"/>
        </w:rPr>
        <w:t>是消费端实现的功能。</w:t>
      </w:r>
      <w:r>
        <w:rPr>
          <w:rFonts w:asciiTheme="minorEastAsia" w:eastAsiaTheme="minorEastAsia" w:hAnsiTheme="minorEastAsia" w:cs="宋体" w:hint="eastAsia"/>
          <w:sz w:val="24"/>
        </w:rPr>
        <w:t>服务</w:t>
      </w:r>
      <w:r>
        <w:rPr>
          <w:rFonts w:asciiTheme="minorEastAsia" w:eastAsiaTheme="minorEastAsia" w:hAnsiTheme="minorEastAsia" w:cs="宋体"/>
          <w:sz w:val="24"/>
        </w:rPr>
        <w:t>发布</w:t>
      </w:r>
      <w:r>
        <w:rPr>
          <w:rFonts w:asciiTheme="minorEastAsia" w:eastAsiaTheme="minorEastAsia" w:hAnsiTheme="minorEastAsia" w:cs="宋体" w:hint="eastAsia"/>
          <w:sz w:val="24"/>
        </w:rPr>
        <w:t>和引用，</w:t>
      </w:r>
      <w:r>
        <w:rPr>
          <w:rFonts w:asciiTheme="minorEastAsia" w:eastAsiaTheme="minorEastAsia" w:hAnsiTheme="minorEastAsia" w:cs="宋体"/>
          <w:sz w:val="24"/>
        </w:rPr>
        <w:t>部署方式</w:t>
      </w:r>
      <w:r>
        <w:rPr>
          <w:rFonts w:asciiTheme="minorEastAsia" w:eastAsiaTheme="minorEastAsia" w:hAnsiTheme="minorEastAsia" w:cs="宋体" w:hint="eastAsia"/>
          <w:sz w:val="24"/>
        </w:rPr>
        <w:t>主要</w:t>
      </w:r>
      <w:r>
        <w:rPr>
          <w:rFonts w:asciiTheme="minorEastAsia" w:eastAsiaTheme="minorEastAsia" w:hAnsiTheme="minorEastAsia" w:cs="宋体"/>
          <w:sz w:val="24"/>
        </w:rPr>
        <w:t>是服务提供者实现的功能。</w:t>
      </w:r>
      <w:r>
        <w:rPr>
          <w:rFonts w:asciiTheme="minorEastAsia" w:eastAsiaTheme="minorEastAsia" w:hAnsiTheme="minorEastAsia" w:cs="宋体" w:hint="eastAsia"/>
          <w:sz w:val="24"/>
        </w:rPr>
        <w:t>rpc</w:t>
      </w:r>
      <w:r>
        <w:rPr>
          <w:rFonts w:asciiTheme="minorEastAsia" w:eastAsiaTheme="minorEastAsia" w:hAnsiTheme="minorEastAsia" w:cs="宋体"/>
          <w:sz w:val="24"/>
        </w:rPr>
        <w:t>通信框架</w:t>
      </w:r>
      <w:r>
        <w:rPr>
          <w:rFonts w:asciiTheme="minorEastAsia" w:eastAsiaTheme="minorEastAsia" w:hAnsiTheme="minorEastAsia" w:cs="宋体" w:hint="eastAsia"/>
          <w:sz w:val="24"/>
        </w:rPr>
        <w:t>，</w:t>
      </w:r>
      <w:r>
        <w:rPr>
          <w:rFonts w:asciiTheme="minorEastAsia" w:eastAsiaTheme="minorEastAsia" w:hAnsiTheme="minorEastAsia" w:cs="宋体"/>
          <w:sz w:val="24"/>
        </w:rPr>
        <w:t>协议栈，</w:t>
      </w:r>
      <w:r>
        <w:rPr>
          <w:rFonts w:asciiTheme="minorEastAsia" w:eastAsiaTheme="minorEastAsia" w:hAnsiTheme="minorEastAsia" w:cs="宋体" w:hint="eastAsia"/>
          <w:sz w:val="24"/>
        </w:rPr>
        <w:t>序列化</w:t>
      </w:r>
      <w:r>
        <w:rPr>
          <w:rFonts w:asciiTheme="minorEastAsia" w:eastAsiaTheme="minorEastAsia" w:hAnsiTheme="minorEastAsia" w:cs="宋体"/>
          <w:sz w:val="24"/>
        </w:rPr>
        <w:t>和反序列化</w:t>
      </w:r>
      <w:r>
        <w:rPr>
          <w:rFonts w:asciiTheme="minorEastAsia" w:eastAsiaTheme="minorEastAsia" w:hAnsiTheme="minorEastAsia" w:cs="宋体" w:hint="eastAsia"/>
          <w:sz w:val="24"/>
        </w:rPr>
        <w:t>，服务注册</w:t>
      </w:r>
      <w:r>
        <w:rPr>
          <w:rFonts w:asciiTheme="minorEastAsia" w:eastAsiaTheme="minorEastAsia" w:hAnsiTheme="minorEastAsia" w:cs="宋体"/>
          <w:sz w:val="24"/>
        </w:rPr>
        <w:t>和发现</w:t>
      </w:r>
      <w:r>
        <w:rPr>
          <w:rFonts w:asciiTheme="minorEastAsia" w:eastAsiaTheme="minorEastAsia" w:hAnsiTheme="minorEastAsia" w:cs="宋体" w:hint="eastAsia"/>
          <w:sz w:val="24"/>
        </w:rPr>
        <w:t>是消费者</w:t>
      </w:r>
      <w:r>
        <w:rPr>
          <w:rFonts w:asciiTheme="minorEastAsia" w:eastAsiaTheme="minorEastAsia" w:hAnsiTheme="minorEastAsia" w:cs="宋体"/>
          <w:sz w:val="24"/>
        </w:rPr>
        <w:t>和提供者</w:t>
      </w:r>
      <w:r>
        <w:rPr>
          <w:rFonts w:asciiTheme="minorEastAsia" w:eastAsiaTheme="minorEastAsia" w:hAnsiTheme="minorEastAsia" w:cs="宋体" w:hint="eastAsia"/>
          <w:sz w:val="24"/>
        </w:rPr>
        <w:t>两边共</w:t>
      </w:r>
      <w:r>
        <w:rPr>
          <w:rFonts w:asciiTheme="minorEastAsia" w:eastAsiaTheme="minorEastAsia" w:hAnsiTheme="minorEastAsia" w:cs="宋体"/>
          <w:sz w:val="24"/>
        </w:rPr>
        <w:t>同实现的功能。</w:t>
      </w:r>
    </w:p>
    <w:p w14:paraId="07C6097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Hedwig非</w:t>
      </w:r>
      <w:r>
        <w:rPr>
          <w:rFonts w:asciiTheme="minorEastAsia" w:eastAsiaTheme="minorEastAsia" w:hAnsiTheme="minorEastAsia" w:cs="宋体"/>
          <w:sz w:val="24"/>
        </w:rPr>
        <w:t>功能特性</w:t>
      </w:r>
      <w:r>
        <w:rPr>
          <w:rFonts w:asciiTheme="minorEastAsia" w:eastAsiaTheme="minorEastAsia" w:hAnsiTheme="minorEastAsia" w:cs="宋体" w:hint="eastAsia"/>
          <w:sz w:val="24"/>
        </w:rPr>
        <w:t>研究</w:t>
      </w:r>
      <w:r>
        <w:rPr>
          <w:rFonts w:asciiTheme="minorEastAsia" w:eastAsiaTheme="minorEastAsia" w:hAnsiTheme="minorEastAsia" w:cs="宋体"/>
          <w:sz w:val="24"/>
        </w:rPr>
        <w:t>的是系统提供</w:t>
      </w:r>
      <w:r>
        <w:rPr>
          <w:rFonts w:asciiTheme="minorEastAsia" w:eastAsiaTheme="minorEastAsia" w:hAnsiTheme="minorEastAsia" w:cs="宋体" w:hint="eastAsia"/>
          <w:sz w:val="24"/>
        </w:rPr>
        <w:t>的容错可靠性</w:t>
      </w:r>
      <w:r>
        <w:rPr>
          <w:rFonts w:asciiTheme="minorEastAsia" w:eastAsiaTheme="minorEastAsia" w:hAnsiTheme="minorEastAsia" w:cs="宋体"/>
          <w:sz w:val="24"/>
        </w:rPr>
        <w:t>，稳定性，性能方面的</w:t>
      </w:r>
      <w:r>
        <w:rPr>
          <w:rFonts w:asciiTheme="minorEastAsia" w:eastAsiaTheme="minorEastAsia" w:hAnsiTheme="minorEastAsia" w:cs="宋体" w:hint="eastAsia"/>
          <w:sz w:val="24"/>
        </w:rPr>
        <w:t>问题。网络本身</w:t>
      </w:r>
      <w:r>
        <w:rPr>
          <w:rFonts w:asciiTheme="minorEastAsia" w:eastAsiaTheme="minorEastAsia" w:hAnsiTheme="minorEastAsia" w:cs="宋体"/>
          <w:sz w:val="24"/>
        </w:rPr>
        <w:t>是不可靠的，</w:t>
      </w:r>
      <w:r>
        <w:rPr>
          <w:rFonts w:asciiTheme="minorEastAsia" w:eastAsiaTheme="minorEastAsia" w:hAnsiTheme="minorEastAsia" w:cs="宋体" w:hint="eastAsia"/>
          <w:sz w:val="24"/>
        </w:rPr>
        <w:t>远程</w:t>
      </w:r>
      <w:r>
        <w:rPr>
          <w:rFonts w:asciiTheme="minorEastAsia" w:eastAsiaTheme="minorEastAsia" w:hAnsiTheme="minorEastAsia" w:cs="宋体"/>
          <w:sz w:val="24"/>
        </w:rPr>
        <w:t>接口可能响应慢</w:t>
      </w:r>
      <w:r>
        <w:rPr>
          <w:rFonts w:asciiTheme="minorEastAsia" w:eastAsiaTheme="minorEastAsia" w:hAnsiTheme="minorEastAsia" w:cs="宋体" w:hint="eastAsia"/>
          <w:sz w:val="24"/>
        </w:rPr>
        <w:t>或者</w:t>
      </w:r>
      <w:r>
        <w:rPr>
          <w:rFonts w:asciiTheme="minorEastAsia" w:eastAsiaTheme="minorEastAsia" w:hAnsiTheme="minorEastAsia" w:cs="宋体"/>
          <w:sz w:val="24"/>
        </w:rPr>
        <w:t>宕机。</w:t>
      </w:r>
      <w:r>
        <w:rPr>
          <w:rFonts w:asciiTheme="minorEastAsia" w:eastAsiaTheme="minorEastAsia" w:hAnsiTheme="minorEastAsia" w:cs="宋体" w:hint="eastAsia"/>
          <w:sz w:val="24"/>
        </w:rPr>
        <w:t>根据</w:t>
      </w:r>
      <w:r>
        <w:rPr>
          <w:rFonts w:asciiTheme="minorEastAsia" w:eastAsiaTheme="minorEastAsia" w:hAnsiTheme="minorEastAsia" w:cs="宋体"/>
          <w:sz w:val="24"/>
        </w:rPr>
        <w:t>“Design for failure</w:t>
      </w:r>
      <w:r>
        <w:rPr>
          <w:rFonts w:asciiTheme="minorEastAsia" w:eastAsiaTheme="minorEastAsia" w:hAnsiTheme="minorEastAsia" w:cs="宋体" w:hint="eastAsia"/>
          <w:sz w:val="24"/>
        </w:rPr>
        <w:t>为了</w:t>
      </w:r>
      <w:r>
        <w:rPr>
          <w:rFonts w:asciiTheme="minorEastAsia" w:eastAsiaTheme="minorEastAsia" w:hAnsiTheme="minorEastAsia" w:cs="宋体"/>
          <w:sz w:val="24"/>
        </w:rPr>
        <w:t>错误而做设计”</w:t>
      </w:r>
      <w:r>
        <w:rPr>
          <w:rFonts w:asciiTheme="minorEastAsia" w:eastAsiaTheme="minorEastAsia" w:hAnsiTheme="minorEastAsia" w:cs="宋体" w:hint="eastAsia"/>
          <w:sz w:val="24"/>
        </w:rPr>
        <w:t>的</w:t>
      </w:r>
      <w:r>
        <w:rPr>
          <w:rFonts w:asciiTheme="minorEastAsia" w:eastAsiaTheme="minorEastAsia" w:hAnsiTheme="minorEastAsia" w:cs="宋体"/>
          <w:sz w:val="24"/>
        </w:rPr>
        <w:t>理念</w:t>
      </w:r>
      <w:r>
        <w:rPr>
          <w:rFonts w:asciiTheme="minorEastAsia" w:eastAsiaTheme="minorEastAsia" w:hAnsiTheme="minorEastAsia" w:cs="宋体" w:hint="eastAsia"/>
          <w:sz w:val="24"/>
        </w:rPr>
        <w:t>，</w:t>
      </w:r>
      <w:r>
        <w:rPr>
          <w:rFonts w:asciiTheme="minorEastAsia" w:eastAsiaTheme="minorEastAsia" w:hAnsiTheme="minorEastAsia" w:cs="宋体"/>
          <w:sz w:val="24"/>
        </w:rPr>
        <w:t>容错</w:t>
      </w:r>
      <w:r>
        <w:rPr>
          <w:rFonts w:asciiTheme="minorEastAsia" w:eastAsiaTheme="minorEastAsia" w:hAnsiTheme="minorEastAsia" w:cs="宋体" w:hint="eastAsia"/>
          <w:sz w:val="24"/>
        </w:rPr>
        <w:t>模式提供</w:t>
      </w:r>
      <w:r>
        <w:rPr>
          <w:rFonts w:asciiTheme="minorEastAsia" w:eastAsiaTheme="minorEastAsia" w:hAnsiTheme="minorEastAsia" w:cs="宋体"/>
          <w:sz w:val="24"/>
        </w:rPr>
        <w:t>了通用的</w:t>
      </w:r>
      <w:r>
        <w:rPr>
          <w:rFonts w:asciiTheme="minorEastAsia" w:eastAsiaTheme="minorEastAsia" w:hAnsiTheme="minorEastAsia" w:cs="宋体" w:hint="eastAsia"/>
          <w:sz w:val="24"/>
        </w:rPr>
        <w:t>方案，</w:t>
      </w:r>
      <w:r>
        <w:rPr>
          <w:rFonts w:asciiTheme="minorEastAsia" w:eastAsiaTheme="minorEastAsia" w:hAnsiTheme="minorEastAsia" w:cs="宋体"/>
          <w:sz w:val="24"/>
        </w:rPr>
        <w:t>为服务框架提供了</w:t>
      </w:r>
      <w:r>
        <w:rPr>
          <w:rFonts w:asciiTheme="minorEastAsia" w:eastAsiaTheme="minorEastAsia" w:hAnsiTheme="minorEastAsia" w:cs="宋体" w:hint="eastAsia"/>
          <w:sz w:val="24"/>
        </w:rPr>
        <w:t>很</w:t>
      </w:r>
      <w:r>
        <w:rPr>
          <w:rFonts w:asciiTheme="minorEastAsia" w:eastAsiaTheme="minorEastAsia" w:hAnsiTheme="minorEastAsia" w:cs="宋体"/>
          <w:sz w:val="24"/>
        </w:rPr>
        <w:t>好的参考</w:t>
      </w:r>
      <w:r>
        <w:rPr>
          <w:rFonts w:asciiTheme="minorEastAsia" w:eastAsiaTheme="minorEastAsia" w:hAnsiTheme="minorEastAsia" w:cs="宋体" w:hint="eastAsia"/>
          <w:sz w:val="24"/>
        </w:rPr>
        <w:t>。</w:t>
      </w:r>
    </w:p>
    <w:p w14:paraId="53659CA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hedwig运行时背后有一个服务监控治理中心，本身也是个平台，叫做Detector。利益相关人员通过Detector对服务调用的历史，当前的运行状态，健康度和服务依赖关系等各个指标维护和分析，能够在符合当前高质量运行的情况下，持续优化服务,或者</w:t>
      </w:r>
      <w:r>
        <w:rPr>
          <w:rFonts w:asciiTheme="minorEastAsia" w:eastAsiaTheme="minorEastAsia" w:hAnsiTheme="minorEastAsia" w:cs="宋体"/>
          <w:sz w:val="24"/>
        </w:rPr>
        <w:t>能在</w:t>
      </w:r>
      <w:r>
        <w:rPr>
          <w:rFonts w:asciiTheme="minorEastAsia" w:eastAsiaTheme="minorEastAsia" w:hAnsiTheme="minorEastAsia" w:cs="宋体" w:hint="eastAsia"/>
          <w:sz w:val="24"/>
        </w:rPr>
        <w:t>服务</w:t>
      </w:r>
      <w:r>
        <w:rPr>
          <w:rFonts w:asciiTheme="minorEastAsia" w:eastAsiaTheme="minorEastAsia" w:hAnsiTheme="minorEastAsia" w:cs="宋体"/>
          <w:sz w:val="24"/>
        </w:rPr>
        <w:t>调用</w:t>
      </w:r>
      <w:r>
        <w:rPr>
          <w:rFonts w:asciiTheme="minorEastAsia" w:eastAsiaTheme="minorEastAsia" w:hAnsiTheme="minorEastAsia" w:cs="宋体" w:hint="eastAsia"/>
          <w:sz w:val="24"/>
        </w:rPr>
        <w:t>有</w:t>
      </w:r>
      <w:r>
        <w:rPr>
          <w:rFonts w:asciiTheme="minorEastAsia" w:eastAsiaTheme="minorEastAsia" w:hAnsiTheme="minorEastAsia" w:cs="宋体"/>
          <w:sz w:val="24"/>
        </w:rPr>
        <w:t>异常的时候排查问题</w:t>
      </w:r>
      <w:r>
        <w:rPr>
          <w:rFonts w:asciiTheme="minorEastAsia" w:eastAsiaTheme="minorEastAsia" w:hAnsiTheme="minorEastAsia" w:cs="宋体" w:hint="eastAsia"/>
          <w:sz w:val="24"/>
        </w:rPr>
        <w:t>。</w:t>
      </w:r>
    </w:p>
    <w:p w14:paraId="7C369F21" w14:textId="77777777" w:rsidR="00065A3A" w:rsidRDefault="00C41667">
      <w:pPr>
        <w:pStyle w:val="3"/>
        <w:spacing w:beforeLines="100" w:before="312" w:afterLines="100" w:after="312" w:line="415" w:lineRule="auto"/>
        <w:jc w:val="left"/>
        <w:rPr>
          <w:rFonts w:ascii="黑体" w:eastAsia="黑体" w:hAnsi="黑体"/>
          <w:b w:val="0"/>
        </w:rPr>
      </w:pPr>
      <w:bookmarkStart w:id="19" w:name="_Toc483557599"/>
      <w:bookmarkStart w:id="20" w:name="_Toc482175855"/>
      <w:r>
        <w:rPr>
          <w:rFonts w:ascii="黑体" w:eastAsia="黑体" w:hAnsi="黑体" w:hint="eastAsia"/>
          <w:b w:val="0"/>
        </w:rPr>
        <w:t>1.4 概念</w:t>
      </w:r>
      <w:r>
        <w:rPr>
          <w:rFonts w:ascii="黑体" w:eastAsia="黑体" w:hAnsi="黑体"/>
          <w:b w:val="0"/>
        </w:rPr>
        <w:t>和</w:t>
      </w:r>
      <w:r>
        <w:rPr>
          <w:rFonts w:ascii="黑体" w:eastAsia="黑体" w:hAnsi="黑体" w:hint="eastAsia"/>
          <w:b w:val="0"/>
        </w:rPr>
        <w:t>名称</w:t>
      </w:r>
      <w:bookmarkEnd w:id="19"/>
      <w:bookmarkEnd w:id="20"/>
      <w:r>
        <w:rPr>
          <w:rFonts w:ascii="黑体" w:eastAsia="黑体" w:hAnsi="黑体" w:hint="eastAsia"/>
          <w:b w:val="0"/>
        </w:rPr>
        <w:t xml:space="preserve"> </w:t>
      </w:r>
    </w:p>
    <w:p w14:paraId="5683C29A"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定义</w:t>
      </w:r>
      <w:r>
        <w:rPr>
          <w:rFonts w:asciiTheme="minorEastAsia" w:eastAsiaTheme="minorEastAsia" w:hAnsiTheme="minorEastAsia" w:cs="宋体"/>
          <w:sz w:val="24"/>
        </w:rPr>
        <w:t>：</w:t>
      </w:r>
    </w:p>
    <w:p w14:paraId="17CD737A"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Domain</w:t>
      </w:r>
      <w:r>
        <w:rPr>
          <w:rFonts w:asciiTheme="minorEastAsia" w:eastAsiaTheme="minorEastAsia" w:hAnsiTheme="minorEastAsia" w:cs="宋体" w:hint="eastAsia"/>
          <w:sz w:val="24"/>
        </w:rPr>
        <w:t>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的部门;</w:t>
      </w:r>
    </w:p>
    <w:p w14:paraId="3FD3C784"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P</w:t>
      </w:r>
      <w:r>
        <w:rPr>
          <w:rFonts w:asciiTheme="minorEastAsia" w:eastAsiaTheme="minorEastAsia" w:hAnsiTheme="minorEastAsia" w:cs="宋体" w:hint="eastAsia"/>
          <w:sz w:val="24"/>
        </w:rPr>
        <w:t>ool是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的</w:t>
      </w:r>
      <w:r>
        <w:rPr>
          <w:rFonts w:asciiTheme="minorEastAsia" w:eastAsiaTheme="minorEastAsia" w:hAnsiTheme="minorEastAsia" w:cs="宋体"/>
          <w:sz w:val="24"/>
        </w:rPr>
        <w:t>子</w:t>
      </w:r>
      <w:r>
        <w:rPr>
          <w:rFonts w:asciiTheme="minorEastAsia" w:eastAsiaTheme="minorEastAsia" w:hAnsiTheme="minorEastAsia" w:cs="宋体" w:hint="eastAsia"/>
          <w:sz w:val="24"/>
        </w:rPr>
        <w:t>部门;</w:t>
      </w:r>
    </w:p>
    <w:p w14:paraId="3A99F5A2"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App</w:t>
      </w:r>
      <w:r>
        <w:rPr>
          <w:rFonts w:asciiTheme="minorEastAsia" w:eastAsiaTheme="minorEastAsia" w:hAnsiTheme="minorEastAsia" w:cs="宋体" w:hint="eastAsia"/>
          <w:sz w:val="24"/>
        </w:rPr>
        <w:t>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包含</w:t>
      </w:r>
      <w:r>
        <w:rPr>
          <w:rFonts w:asciiTheme="minorEastAsia" w:eastAsiaTheme="minorEastAsia" w:hAnsiTheme="minorEastAsia" w:cs="宋体"/>
          <w:sz w:val="24"/>
        </w:rPr>
        <w:t>业务的应用</w:t>
      </w:r>
      <w:r>
        <w:rPr>
          <w:rFonts w:asciiTheme="minorEastAsia" w:eastAsiaTheme="minorEastAsia" w:hAnsiTheme="minorEastAsia" w:cs="宋体" w:hint="eastAsia"/>
          <w:sz w:val="24"/>
        </w:rPr>
        <w:t>;</w:t>
      </w:r>
    </w:p>
    <w:p w14:paraId="3F712A28"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lastRenderedPageBreak/>
        <w:t xml:space="preserve">Hedwig </w:t>
      </w:r>
      <w:r>
        <w:rPr>
          <w:rFonts w:asciiTheme="minorEastAsia" w:eastAsiaTheme="minorEastAsia" w:hAnsiTheme="minorEastAsia" w:cs="宋体" w:hint="eastAsia"/>
          <w:sz w:val="24"/>
        </w:rPr>
        <w:t>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w:t>
      </w:r>
    </w:p>
    <w:p w14:paraId="736B265B"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Detector</w:t>
      </w:r>
      <w:r>
        <w:rPr>
          <w:rFonts w:asciiTheme="minorEastAsia" w:eastAsiaTheme="minorEastAsia" w:hAnsiTheme="minorEastAsia" w:cs="宋体" w:hint="eastAsia"/>
          <w:sz w:val="24"/>
        </w:rPr>
        <w:t>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分布式服务</w:t>
      </w:r>
      <w:r>
        <w:rPr>
          <w:rFonts w:asciiTheme="minorEastAsia" w:eastAsiaTheme="minorEastAsia" w:hAnsiTheme="minorEastAsia" w:cs="宋体"/>
          <w:sz w:val="24"/>
        </w:rPr>
        <w:t>监控</w:t>
      </w:r>
      <w:r>
        <w:rPr>
          <w:rFonts w:asciiTheme="minorEastAsia" w:eastAsiaTheme="minorEastAsia" w:hAnsiTheme="minorEastAsia" w:cs="宋体" w:hint="eastAsia"/>
          <w:sz w:val="24"/>
        </w:rPr>
        <w:t>和</w:t>
      </w:r>
      <w:r>
        <w:rPr>
          <w:rFonts w:asciiTheme="minorEastAsia" w:eastAsiaTheme="minorEastAsia" w:hAnsiTheme="minorEastAsia" w:cs="宋体"/>
          <w:sz w:val="24"/>
        </w:rPr>
        <w:t>治理平台</w:t>
      </w:r>
      <w:r>
        <w:rPr>
          <w:rFonts w:asciiTheme="minorEastAsia" w:eastAsiaTheme="minorEastAsia" w:hAnsiTheme="minorEastAsia" w:cs="宋体" w:hint="eastAsia"/>
          <w:sz w:val="24"/>
        </w:rPr>
        <w:t>;</w:t>
      </w:r>
    </w:p>
    <w:p w14:paraId="70AB6B7D"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Hystrix</w:t>
      </w:r>
      <w:r>
        <w:rPr>
          <w:rFonts w:asciiTheme="minorEastAsia" w:eastAsiaTheme="minorEastAsia" w:hAnsiTheme="minorEastAsia" w:cs="宋体" w:hint="eastAsia"/>
          <w:sz w:val="24"/>
        </w:rPr>
        <w:t>是</w:t>
      </w:r>
      <w:r>
        <w:rPr>
          <w:rFonts w:asciiTheme="minorEastAsia" w:eastAsiaTheme="minorEastAsia" w:hAnsiTheme="minorEastAsia" w:cs="宋体"/>
          <w:sz w:val="24"/>
        </w:rPr>
        <w:t>Netflix的服务容错框架</w:t>
      </w:r>
      <w:r>
        <w:rPr>
          <w:rFonts w:asciiTheme="minorEastAsia" w:eastAsiaTheme="minorEastAsia" w:hAnsiTheme="minorEastAsia" w:cs="宋体" w:hint="eastAsia"/>
          <w:sz w:val="24"/>
        </w:rPr>
        <w:t>;</w:t>
      </w:r>
    </w:p>
    <w:p w14:paraId="7B47931E"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Dubbo是淘宝</w:t>
      </w:r>
      <w:r>
        <w:rPr>
          <w:rFonts w:asciiTheme="minorEastAsia" w:eastAsiaTheme="minorEastAsia" w:hAnsiTheme="minorEastAsia" w:cs="宋体"/>
          <w:sz w:val="24"/>
        </w:rPr>
        <w:t>服务治理框架</w:t>
      </w:r>
      <w:r>
        <w:rPr>
          <w:rFonts w:asciiTheme="minorEastAsia" w:eastAsiaTheme="minorEastAsia" w:hAnsiTheme="minorEastAsia" w:cs="宋体" w:hint="eastAsia"/>
          <w:sz w:val="24"/>
        </w:rPr>
        <w:t>;</w:t>
      </w:r>
    </w:p>
    <w:p w14:paraId="03E3D7B8"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Pigeon是大众点评</w:t>
      </w:r>
      <w:r>
        <w:rPr>
          <w:rFonts w:asciiTheme="minorEastAsia" w:eastAsiaTheme="minorEastAsia" w:hAnsiTheme="minorEastAsia" w:cs="宋体"/>
          <w:sz w:val="24"/>
        </w:rPr>
        <w:t>服务治理框架</w:t>
      </w:r>
      <w:r>
        <w:rPr>
          <w:rFonts w:asciiTheme="minorEastAsia" w:eastAsiaTheme="minorEastAsia" w:hAnsiTheme="minorEastAsia" w:cs="宋体" w:hint="eastAsia"/>
          <w:sz w:val="24"/>
        </w:rPr>
        <w:t>.</w:t>
      </w:r>
    </w:p>
    <w:p w14:paraId="56D75E06" w14:textId="77777777" w:rsidR="00065A3A" w:rsidRDefault="00C41667">
      <w:pPr>
        <w:pStyle w:val="3"/>
        <w:spacing w:beforeLines="100" w:before="312" w:afterLines="100" w:after="312" w:line="415" w:lineRule="auto"/>
        <w:jc w:val="left"/>
        <w:rPr>
          <w:rFonts w:ascii="黑体" w:eastAsia="黑体" w:hAnsi="黑体"/>
          <w:b w:val="0"/>
        </w:rPr>
      </w:pPr>
      <w:bookmarkStart w:id="21" w:name="_Toc483557600"/>
      <w:bookmarkStart w:id="22" w:name="_Toc481862475"/>
      <w:bookmarkStart w:id="23" w:name="_Toc482175856"/>
      <w:r>
        <w:rPr>
          <w:rFonts w:ascii="黑体" w:eastAsia="黑体" w:hAnsi="黑体"/>
          <w:b w:val="0"/>
        </w:rPr>
        <w:t>1.5</w:t>
      </w:r>
      <w:r>
        <w:rPr>
          <w:rFonts w:ascii="黑体" w:eastAsia="黑体" w:hAnsi="黑体" w:hint="eastAsia"/>
          <w:b w:val="0"/>
        </w:rPr>
        <w:t xml:space="preserve"> 论文组织结构</w:t>
      </w:r>
      <w:bookmarkEnd w:id="21"/>
      <w:bookmarkEnd w:id="22"/>
      <w:bookmarkEnd w:id="23"/>
    </w:p>
    <w:p w14:paraId="1F3EDE2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本文余下章节的组织结构如下：</w:t>
      </w:r>
    </w:p>
    <w:p w14:paraId="49DD4D1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第</w:t>
      </w:r>
      <w:r>
        <w:rPr>
          <w:rFonts w:asciiTheme="minorEastAsia" w:eastAsiaTheme="minorEastAsia" w:hAnsiTheme="minorEastAsia" w:cs="宋体"/>
          <w:sz w:val="24"/>
        </w:rPr>
        <w:t>二</w:t>
      </w:r>
      <w:r>
        <w:rPr>
          <w:rFonts w:asciiTheme="minorEastAsia" w:eastAsiaTheme="minorEastAsia" w:hAnsiTheme="minorEastAsia" w:cs="宋体" w:hint="eastAsia"/>
          <w:sz w:val="24"/>
        </w:rPr>
        <w:t>章节</w:t>
      </w:r>
      <w:r>
        <w:rPr>
          <w:rFonts w:asciiTheme="minorEastAsia" w:eastAsiaTheme="minorEastAsia" w:hAnsiTheme="minorEastAsia" w:cs="宋体"/>
          <w:sz w:val="24"/>
        </w:rPr>
        <w:t>主要是</w:t>
      </w:r>
      <w:r>
        <w:rPr>
          <w:rFonts w:asciiTheme="minorEastAsia" w:eastAsiaTheme="minorEastAsia" w:hAnsiTheme="minorEastAsia" w:cs="宋体" w:hint="eastAsia"/>
          <w:sz w:val="24"/>
        </w:rPr>
        <w:t>概述</w:t>
      </w:r>
      <w:r>
        <w:rPr>
          <w:rFonts w:asciiTheme="minorEastAsia" w:eastAsiaTheme="minorEastAsia" w:hAnsiTheme="minorEastAsia" w:cs="宋体"/>
          <w:sz w:val="24"/>
        </w:rPr>
        <w:t>一下</w:t>
      </w:r>
      <w:r>
        <w:rPr>
          <w:rFonts w:asciiTheme="minorEastAsia" w:eastAsiaTheme="minorEastAsia" w:hAnsiTheme="minorEastAsia" w:cs="宋体" w:hint="eastAsia"/>
          <w:sz w:val="24"/>
        </w:rPr>
        <w:t>服务治理和介绍服务</w:t>
      </w:r>
      <w:r>
        <w:rPr>
          <w:rFonts w:asciiTheme="minorEastAsia" w:eastAsiaTheme="minorEastAsia" w:hAnsiTheme="minorEastAsia" w:cs="宋体"/>
          <w:sz w:val="24"/>
        </w:rPr>
        <w:t>框架的相关技术。</w:t>
      </w:r>
      <w:r>
        <w:rPr>
          <w:rFonts w:asciiTheme="minorEastAsia" w:eastAsiaTheme="minorEastAsia" w:hAnsiTheme="minorEastAsia" w:cs="宋体" w:hint="eastAsia"/>
          <w:sz w:val="24"/>
        </w:rPr>
        <w:t>第三章节</w:t>
      </w:r>
      <w:r>
        <w:rPr>
          <w:rFonts w:asciiTheme="minorEastAsia" w:eastAsiaTheme="minorEastAsia" w:hAnsiTheme="minorEastAsia" w:cs="宋体"/>
          <w:sz w:val="24"/>
        </w:rPr>
        <w:t>主要是介绍一下</w:t>
      </w:r>
      <w:r>
        <w:rPr>
          <w:rFonts w:asciiTheme="minorEastAsia" w:eastAsiaTheme="minorEastAsia" w:hAnsiTheme="minorEastAsia" w:cs="宋体" w:hint="eastAsia"/>
          <w:sz w:val="24"/>
        </w:rPr>
        <w:t>服务框架功能</w:t>
      </w:r>
      <w:r>
        <w:rPr>
          <w:rFonts w:asciiTheme="minorEastAsia" w:eastAsiaTheme="minorEastAsia" w:hAnsiTheme="minorEastAsia" w:cs="宋体"/>
          <w:sz w:val="24"/>
        </w:rPr>
        <w:t>模块</w:t>
      </w:r>
      <w:r>
        <w:rPr>
          <w:rFonts w:asciiTheme="minorEastAsia" w:eastAsiaTheme="minorEastAsia" w:hAnsiTheme="minorEastAsia" w:cs="宋体" w:hint="eastAsia"/>
          <w:sz w:val="24"/>
        </w:rPr>
        <w:t>。第四章节</w:t>
      </w:r>
      <w:r>
        <w:rPr>
          <w:rFonts w:asciiTheme="minorEastAsia" w:eastAsiaTheme="minorEastAsia" w:hAnsiTheme="minorEastAsia" w:cs="宋体"/>
          <w:sz w:val="24"/>
        </w:rPr>
        <w:t>主要</w:t>
      </w:r>
      <w:r>
        <w:rPr>
          <w:rFonts w:asciiTheme="minorEastAsia" w:eastAsiaTheme="minorEastAsia" w:hAnsiTheme="minorEastAsia" w:cs="宋体" w:hint="eastAsia"/>
          <w:sz w:val="24"/>
        </w:rPr>
        <w:t>是</w:t>
      </w:r>
      <w:r>
        <w:rPr>
          <w:rFonts w:asciiTheme="minorEastAsia" w:eastAsiaTheme="minorEastAsia" w:hAnsiTheme="minorEastAsia" w:cs="宋体"/>
          <w:sz w:val="24"/>
        </w:rPr>
        <w:t>介绍</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功能</w:t>
      </w:r>
      <w:r>
        <w:rPr>
          <w:rFonts w:asciiTheme="minorEastAsia" w:eastAsiaTheme="minorEastAsia" w:hAnsiTheme="minorEastAsia" w:cs="宋体"/>
          <w:sz w:val="24"/>
        </w:rPr>
        <w:t>组件</w:t>
      </w:r>
      <w:r>
        <w:rPr>
          <w:rFonts w:asciiTheme="minorEastAsia" w:eastAsiaTheme="minorEastAsia" w:hAnsiTheme="minorEastAsia" w:cs="宋体" w:hint="eastAsia"/>
          <w:sz w:val="24"/>
        </w:rPr>
        <w:t>和</w:t>
      </w:r>
      <w:r>
        <w:rPr>
          <w:rFonts w:asciiTheme="minorEastAsia" w:eastAsiaTheme="minorEastAsia" w:hAnsiTheme="minorEastAsia" w:cs="宋体"/>
          <w:sz w:val="24"/>
        </w:rPr>
        <w:t>组件模式</w:t>
      </w:r>
      <w:r>
        <w:rPr>
          <w:rFonts w:asciiTheme="minorEastAsia" w:eastAsiaTheme="minorEastAsia" w:hAnsiTheme="minorEastAsia" w:cs="宋体" w:hint="eastAsia"/>
          <w:sz w:val="24"/>
        </w:rPr>
        <w:t>。第五</w:t>
      </w:r>
      <w:r>
        <w:rPr>
          <w:rFonts w:asciiTheme="minorEastAsia" w:eastAsiaTheme="minorEastAsia" w:hAnsiTheme="minorEastAsia" w:cs="宋体"/>
          <w:sz w:val="24"/>
        </w:rPr>
        <w:t>章</w:t>
      </w:r>
      <w:r>
        <w:rPr>
          <w:rFonts w:asciiTheme="minorEastAsia" w:eastAsiaTheme="minorEastAsia" w:hAnsiTheme="minorEastAsia" w:cs="宋体" w:hint="eastAsia"/>
          <w:sz w:val="24"/>
        </w:rPr>
        <w:t>节</w:t>
      </w:r>
      <w:r>
        <w:rPr>
          <w:rFonts w:asciiTheme="minorEastAsia" w:eastAsiaTheme="minorEastAsia" w:hAnsiTheme="minorEastAsia" w:cs="宋体"/>
          <w:sz w:val="24"/>
        </w:rPr>
        <w:t>主要</w:t>
      </w:r>
      <w:r>
        <w:rPr>
          <w:rFonts w:asciiTheme="minorEastAsia" w:eastAsiaTheme="minorEastAsia" w:hAnsiTheme="minorEastAsia" w:cs="宋体" w:hint="eastAsia"/>
          <w:sz w:val="24"/>
        </w:rPr>
        <w:t>是</w:t>
      </w:r>
      <w:r>
        <w:rPr>
          <w:rFonts w:asciiTheme="minorEastAsia" w:eastAsiaTheme="minorEastAsia" w:hAnsiTheme="minorEastAsia" w:cs="宋体"/>
          <w:sz w:val="24"/>
        </w:rPr>
        <w:t>介绍</w:t>
      </w:r>
      <w:r>
        <w:rPr>
          <w:rFonts w:asciiTheme="minorEastAsia" w:eastAsiaTheme="minorEastAsia" w:hAnsiTheme="minorEastAsia" w:cs="宋体" w:hint="eastAsia"/>
          <w:sz w:val="24"/>
        </w:rPr>
        <w:t>服务框架非</w:t>
      </w:r>
      <w:r>
        <w:rPr>
          <w:rFonts w:asciiTheme="minorEastAsia" w:eastAsiaTheme="minorEastAsia" w:hAnsiTheme="minorEastAsia" w:cs="宋体"/>
          <w:sz w:val="24"/>
        </w:rPr>
        <w:t>功能特性</w:t>
      </w:r>
      <w:r>
        <w:rPr>
          <w:rFonts w:asciiTheme="minorEastAsia" w:eastAsiaTheme="minorEastAsia" w:hAnsiTheme="minorEastAsia" w:cs="宋体" w:hint="eastAsia"/>
          <w:sz w:val="24"/>
        </w:rPr>
        <w:t>,包括</w:t>
      </w:r>
      <w:r>
        <w:rPr>
          <w:rFonts w:asciiTheme="minorEastAsia" w:eastAsiaTheme="minorEastAsia" w:hAnsiTheme="minorEastAsia" w:cs="宋体"/>
          <w:sz w:val="24"/>
        </w:rPr>
        <w:t>容错原理和模式</w:t>
      </w:r>
      <w:r>
        <w:rPr>
          <w:rFonts w:asciiTheme="minorEastAsia" w:eastAsiaTheme="minorEastAsia" w:hAnsiTheme="minorEastAsia" w:cs="宋体" w:hint="eastAsia"/>
          <w:sz w:val="24"/>
        </w:rPr>
        <w:t>。第六章</w:t>
      </w:r>
      <w:r>
        <w:rPr>
          <w:rFonts w:asciiTheme="minorEastAsia" w:eastAsiaTheme="minorEastAsia" w:hAnsiTheme="minorEastAsia" w:cs="宋体"/>
          <w:sz w:val="24"/>
        </w:rPr>
        <w:t>主要</w:t>
      </w:r>
      <w:r>
        <w:rPr>
          <w:rFonts w:asciiTheme="minorEastAsia" w:eastAsiaTheme="minorEastAsia" w:hAnsiTheme="minorEastAsia" w:cs="宋体" w:hint="eastAsia"/>
          <w:sz w:val="24"/>
        </w:rPr>
        <w:t>是</w:t>
      </w:r>
      <w:r>
        <w:rPr>
          <w:rFonts w:asciiTheme="minorEastAsia" w:eastAsiaTheme="minorEastAsia" w:hAnsiTheme="minorEastAsia" w:cs="宋体"/>
          <w:sz w:val="24"/>
        </w:rPr>
        <w:t>介绍</w:t>
      </w:r>
      <w:r>
        <w:rPr>
          <w:rFonts w:asciiTheme="minorEastAsia" w:eastAsiaTheme="minorEastAsia" w:hAnsiTheme="minorEastAsia" w:cs="宋体" w:hint="eastAsia"/>
          <w:sz w:val="24"/>
        </w:rPr>
        <w:t>Hedwig服务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详细设计</w:t>
      </w:r>
      <w:r>
        <w:rPr>
          <w:rFonts w:asciiTheme="minorEastAsia" w:eastAsiaTheme="minorEastAsia" w:hAnsiTheme="minorEastAsia" w:cs="宋体"/>
          <w:sz w:val="24"/>
        </w:rPr>
        <w:t>和实现</w:t>
      </w:r>
      <w:r>
        <w:rPr>
          <w:rFonts w:asciiTheme="minorEastAsia" w:eastAsiaTheme="minorEastAsia" w:hAnsiTheme="minorEastAsia" w:cs="宋体" w:hint="eastAsia"/>
          <w:sz w:val="24"/>
        </w:rPr>
        <w:t>。第七章</w:t>
      </w:r>
      <w:r>
        <w:rPr>
          <w:rFonts w:asciiTheme="minorEastAsia" w:eastAsiaTheme="minorEastAsia" w:hAnsiTheme="minorEastAsia" w:cs="宋体"/>
          <w:sz w:val="24"/>
        </w:rPr>
        <w:t>主要</w:t>
      </w:r>
      <w:r>
        <w:rPr>
          <w:rFonts w:asciiTheme="minorEastAsia" w:eastAsiaTheme="minorEastAsia" w:hAnsiTheme="minorEastAsia" w:cs="宋体" w:hint="eastAsia"/>
          <w:sz w:val="24"/>
        </w:rPr>
        <w:t>是</w:t>
      </w:r>
      <w:r>
        <w:rPr>
          <w:rFonts w:asciiTheme="minorEastAsia" w:eastAsiaTheme="minorEastAsia" w:hAnsiTheme="minorEastAsia" w:cs="宋体"/>
          <w:sz w:val="24"/>
        </w:rPr>
        <w:t>介绍</w:t>
      </w:r>
      <w:r>
        <w:rPr>
          <w:rFonts w:asciiTheme="minorEastAsia" w:eastAsiaTheme="minorEastAsia" w:hAnsiTheme="minorEastAsia" w:cs="宋体" w:hint="eastAsia"/>
          <w:sz w:val="24"/>
        </w:rPr>
        <w:t>服务监控和</w:t>
      </w:r>
      <w:r>
        <w:rPr>
          <w:rFonts w:asciiTheme="minorEastAsia" w:eastAsiaTheme="minorEastAsia" w:hAnsiTheme="minorEastAsia" w:cs="宋体"/>
          <w:sz w:val="24"/>
        </w:rPr>
        <w:t>hedwig监控治理平台</w:t>
      </w:r>
      <w:r>
        <w:rPr>
          <w:rFonts w:asciiTheme="minorEastAsia" w:eastAsiaTheme="minorEastAsia" w:hAnsiTheme="minorEastAsia" w:cs="宋体" w:hint="eastAsia"/>
          <w:sz w:val="24"/>
        </w:rPr>
        <w:t>，关注</w:t>
      </w:r>
      <w:r>
        <w:rPr>
          <w:rFonts w:asciiTheme="minorEastAsia" w:eastAsiaTheme="minorEastAsia" w:hAnsiTheme="minorEastAsia" w:cs="宋体"/>
          <w:sz w:val="24"/>
        </w:rPr>
        <w:t>服务运行健康度</w:t>
      </w:r>
      <w:r>
        <w:rPr>
          <w:rFonts w:asciiTheme="minorEastAsia" w:eastAsiaTheme="minorEastAsia" w:hAnsiTheme="minorEastAsia" w:cs="宋体" w:hint="eastAsia"/>
          <w:sz w:val="24"/>
        </w:rPr>
        <w:t>。第八章是</w:t>
      </w:r>
      <w:r>
        <w:rPr>
          <w:rFonts w:asciiTheme="minorEastAsia" w:eastAsiaTheme="minorEastAsia" w:hAnsiTheme="minorEastAsia" w:cs="宋体"/>
          <w:sz w:val="24"/>
        </w:rPr>
        <w:t>总结</w:t>
      </w:r>
      <w:r>
        <w:rPr>
          <w:rFonts w:asciiTheme="minorEastAsia" w:eastAsiaTheme="minorEastAsia" w:hAnsiTheme="minorEastAsia" w:cs="宋体" w:hint="eastAsia"/>
          <w:sz w:val="24"/>
        </w:rPr>
        <w:t>与</w:t>
      </w:r>
      <w:r>
        <w:rPr>
          <w:rFonts w:asciiTheme="minorEastAsia" w:eastAsiaTheme="minorEastAsia" w:hAnsiTheme="minorEastAsia" w:cs="宋体"/>
          <w:sz w:val="24"/>
        </w:rPr>
        <w:t>展望，主要总结一下现</w:t>
      </w:r>
      <w:r>
        <w:rPr>
          <w:rFonts w:asciiTheme="minorEastAsia" w:eastAsiaTheme="minorEastAsia" w:hAnsiTheme="minorEastAsia" w:cs="宋体" w:hint="eastAsia"/>
          <w:sz w:val="24"/>
        </w:rPr>
        <w:t>阶段</w:t>
      </w:r>
      <w:r>
        <w:rPr>
          <w:rFonts w:asciiTheme="minorEastAsia" w:eastAsiaTheme="minorEastAsia" w:hAnsiTheme="minorEastAsia" w:cs="宋体"/>
          <w:sz w:val="24"/>
        </w:rPr>
        <w:t>工作的</w:t>
      </w:r>
      <w:r>
        <w:rPr>
          <w:rFonts w:asciiTheme="minorEastAsia" w:eastAsiaTheme="minorEastAsia" w:hAnsiTheme="minorEastAsia" w:cs="宋体" w:hint="eastAsia"/>
          <w:sz w:val="24"/>
        </w:rPr>
        <w:t>内容和</w:t>
      </w:r>
      <w:r>
        <w:rPr>
          <w:rFonts w:asciiTheme="minorEastAsia" w:eastAsiaTheme="minorEastAsia" w:hAnsiTheme="minorEastAsia" w:cs="宋体"/>
          <w:sz w:val="24"/>
        </w:rPr>
        <w:t>不</w:t>
      </w:r>
      <w:r>
        <w:rPr>
          <w:rFonts w:asciiTheme="minorEastAsia" w:eastAsiaTheme="minorEastAsia" w:hAnsiTheme="minorEastAsia" w:cs="宋体" w:hint="eastAsia"/>
          <w:sz w:val="24"/>
        </w:rPr>
        <w:t>足</w:t>
      </w:r>
      <w:r>
        <w:rPr>
          <w:rFonts w:asciiTheme="minorEastAsia" w:eastAsiaTheme="minorEastAsia" w:hAnsiTheme="minorEastAsia" w:cs="宋体"/>
          <w:sz w:val="24"/>
        </w:rPr>
        <w:t>，</w:t>
      </w:r>
      <w:r>
        <w:rPr>
          <w:rFonts w:asciiTheme="minorEastAsia" w:eastAsiaTheme="minorEastAsia" w:hAnsiTheme="minorEastAsia" w:cs="宋体" w:hint="eastAsia"/>
          <w:sz w:val="24"/>
        </w:rPr>
        <w:t>展望</w:t>
      </w:r>
      <w:r>
        <w:rPr>
          <w:rFonts w:asciiTheme="minorEastAsia" w:eastAsiaTheme="minorEastAsia" w:hAnsiTheme="minorEastAsia" w:cs="宋体"/>
          <w:sz w:val="24"/>
        </w:rPr>
        <w:t>一下未来研究的重点。</w:t>
      </w:r>
    </w:p>
    <w:p w14:paraId="49E26948" w14:textId="77777777" w:rsidR="00065A3A" w:rsidRDefault="00065A3A"/>
    <w:p w14:paraId="0DEDBC69" w14:textId="77777777" w:rsidR="00065A3A" w:rsidRDefault="00065A3A">
      <w:pPr>
        <w:rPr>
          <w:rFonts w:asciiTheme="minorEastAsia" w:eastAsiaTheme="minorEastAsia" w:hAnsiTheme="minorEastAsia"/>
          <w:sz w:val="24"/>
        </w:rPr>
      </w:pPr>
    </w:p>
    <w:p w14:paraId="7461C608" w14:textId="77777777" w:rsidR="00065A3A" w:rsidRDefault="00065A3A">
      <w:pPr>
        <w:pStyle w:val="a5"/>
        <w:spacing w:line="400" w:lineRule="atLeast"/>
        <w:rPr>
          <w:rFonts w:asciiTheme="minorEastAsia" w:eastAsiaTheme="minorEastAsia" w:hAnsiTheme="minorEastAsia"/>
          <w:b/>
          <w:sz w:val="24"/>
          <w:szCs w:val="24"/>
        </w:rPr>
      </w:pPr>
    </w:p>
    <w:p w14:paraId="65F72275" w14:textId="77777777" w:rsidR="00065A3A" w:rsidRDefault="00065A3A">
      <w:pPr>
        <w:pStyle w:val="a5"/>
        <w:spacing w:line="400" w:lineRule="atLeast"/>
        <w:rPr>
          <w:rFonts w:asciiTheme="minorEastAsia" w:eastAsiaTheme="minorEastAsia" w:hAnsiTheme="minorEastAsia"/>
          <w:b/>
          <w:sz w:val="24"/>
          <w:szCs w:val="24"/>
        </w:rPr>
      </w:pPr>
    </w:p>
    <w:p w14:paraId="54F1BE97" w14:textId="77777777" w:rsidR="00065A3A" w:rsidRDefault="00065A3A">
      <w:pPr>
        <w:pStyle w:val="a5"/>
        <w:spacing w:line="400" w:lineRule="atLeast"/>
        <w:rPr>
          <w:rFonts w:asciiTheme="minorEastAsia" w:eastAsiaTheme="minorEastAsia" w:hAnsiTheme="minorEastAsia"/>
          <w:b/>
          <w:sz w:val="24"/>
          <w:szCs w:val="24"/>
        </w:rPr>
      </w:pPr>
    </w:p>
    <w:p w14:paraId="592989C2" w14:textId="77777777" w:rsidR="00065A3A" w:rsidRDefault="00065A3A">
      <w:pPr>
        <w:pStyle w:val="a5"/>
        <w:spacing w:line="400" w:lineRule="atLeast"/>
        <w:rPr>
          <w:rFonts w:asciiTheme="minorEastAsia" w:eastAsiaTheme="minorEastAsia" w:hAnsiTheme="minorEastAsia"/>
          <w:b/>
          <w:sz w:val="24"/>
          <w:szCs w:val="24"/>
        </w:rPr>
      </w:pPr>
    </w:p>
    <w:p w14:paraId="2996CEB0" w14:textId="77777777" w:rsidR="00065A3A" w:rsidRDefault="00065A3A">
      <w:pPr>
        <w:pStyle w:val="a5"/>
        <w:spacing w:line="400" w:lineRule="atLeast"/>
        <w:rPr>
          <w:rFonts w:asciiTheme="minorEastAsia" w:eastAsiaTheme="minorEastAsia" w:hAnsiTheme="minorEastAsia"/>
          <w:b/>
          <w:sz w:val="24"/>
          <w:szCs w:val="24"/>
        </w:rPr>
      </w:pPr>
    </w:p>
    <w:p w14:paraId="19840F68" w14:textId="77777777" w:rsidR="00065A3A" w:rsidRDefault="00065A3A">
      <w:pPr>
        <w:pStyle w:val="a5"/>
        <w:spacing w:line="400" w:lineRule="atLeast"/>
        <w:rPr>
          <w:rFonts w:asciiTheme="minorEastAsia" w:eastAsiaTheme="minorEastAsia" w:hAnsiTheme="minorEastAsia"/>
          <w:b/>
          <w:sz w:val="24"/>
          <w:szCs w:val="24"/>
        </w:rPr>
      </w:pPr>
    </w:p>
    <w:p w14:paraId="7A4FB79C" w14:textId="77777777" w:rsidR="00065A3A" w:rsidRDefault="00065A3A">
      <w:pPr>
        <w:pStyle w:val="a5"/>
        <w:spacing w:line="400" w:lineRule="atLeast"/>
        <w:rPr>
          <w:rFonts w:asciiTheme="minorEastAsia" w:eastAsiaTheme="minorEastAsia" w:hAnsiTheme="minorEastAsia"/>
          <w:b/>
          <w:sz w:val="24"/>
          <w:szCs w:val="24"/>
        </w:rPr>
      </w:pPr>
    </w:p>
    <w:p w14:paraId="5F43C9AA" w14:textId="77777777" w:rsidR="00065A3A" w:rsidRDefault="00065A3A">
      <w:pPr>
        <w:pStyle w:val="a5"/>
        <w:spacing w:line="400" w:lineRule="atLeast"/>
        <w:rPr>
          <w:rFonts w:asciiTheme="minorEastAsia" w:eastAsiaTheme="minorEastAsia" w:hAnsiTheme="minorEastAsia"/>
          <w:b/>
          <w:sz w:val="24"/>
          <w:szCs w:val="24"/>
        </w:rPr>
      </w:pPr>
    </w:p>
    <w:p w14:paraId="469C7179" w14:textId="77777777" w:rsidR="00065A3A" w:rsidRDefault="00065A3A">
      <w:pPr>
        <w:pStyle w:val="a5"/>
        <w:spacing w:line="400" w:lineRule="atLeast"/>
        <w:rPr>
          <w:rFonts w:asciiTheme="minorEastAsia" w:eastAsiaTheme="minorEastAsia" w:hAnsiTheme="minorEastAsia"/>
          <w:b/>
          <w:sz w:val="24"/>
          <w:szCs w:val="24"/>
        </w:rPr>
      </w:pPr>
    </w:p>
    <w:p w14:paraId="7ABA0C50" w14:textId="77777777" w:rsidR="00065A3A" w:rsidRDefault="00065A3A">
      <w:pPr>
        <w:pStyle w:val="a5"/>
        <w:spacing w:line="400" w:lineRule="atLeast"/>
        <w:rPr>
          <w:rFonts w:asciiTheme="minorEastAsia" w:eastAsiaTheme="minorEastAsia" w:hAnsiTheme="minorEastAsia"/>
          <w:b/>
          <w:sz w:val="24"/>
          <w:szCs w:val="24"/>
        </w:rPr>
      </w:pPr>
    </w:p>
    <w:p w14:paraId="062BBCF9" w14:textId="77777777" w:rsidR="005E463E" w:rsidRDefault="005E463E">
      <w:pPr>
        <w:pStyle w:val="a5"/>
        <w:spacing w:line="400" w:lineRule="atLeast"/>
        <w:rPr>
          <w:rFonts w:asciiTheme="minorEastAsia" w:eastAsiaTheme="minorEastAsia" w:hAnsiTheme="minorEastAsia"/>
          <w:b/>
          <w:sz w:val="24"/>
          <w:szCs w:val="24"/>
        </w:rPr>
      </w:pPr>
    </w:p>
    <w:p w14:paraId="56FD5F5E" w14:textId="77777777" w:rsidR="005E463E" w:rsidRDefault="005E463E">
      <w:pPr>
        <w:pStyle w:val="a5"/>
        <w:spacing w:line="400" w:lineRule="atLeast"/>
        <w:rPr>
          <w:rFonts w:asciiTheme="minorEastAsia" w:eastAsiaTheme="minorEastAsia" w:hAnsiTheme="minorEastAsia"/>
          <w:b/>
          <w:sz w:val="24"/>
          <w:szCs w:val="24"/>
        </w:rPr>
      </w:pPr>
    </w:p>
    <w:p w14:paraId="51407ADB" w14:textId="77777777" w:rsidR="005E463E" w:rsidRDefault="005E463E">
      <w:pPr>
        <w:pStyle w:val="a5"/>
        <w:spacing w:line="400" w:lineRule="atLeast"/>
        <w:rPr>
          <w:rFonts w:asciiTheme="minorEastAsia" w:eastAsiaTheme="minorEastAsia" w:hAnsiTheme="minorEastAsia"/>
          <w:b/>
          <w:sz w:val="24"/>
          <w:szCs w:val="24"/>
        </w:rPr>
      </w:pPr>
    </w:p>
    <w:p w14:paraId="31B5F801" w14:textId="77777777" w:rsidR="005E463E" w:rsidRDefault="005E463E">
      <w:pPr>
        <w:pStyle w:val="a5"/>
        <w:spacing w:line="400" w:lineRule="atLeast"/>
        <w:rPr>
          <w:rFonts w:asciiTheme="minorEastAsia" w:eastAsiaTheme="minorEastAsia" w:hAnsiTheme="minorEastAsia"/>
          <w:b/>
          <w:sz w:val="24"/>
          <w:szCs w:val="24"/>
        </w:rPr>
      </w:pPr>
    </w:p>
    <w:p w14:paraId="2CF80D0A" w14:textId="77777777" w:rsidR="005E463E" w:rsidRDefault="005E463E">
      <w:pPr>
        <w:pStyle w:val="a5"/>
        <w:spacing w:line="400" w:lineRule="atLeast"/>
        <w:rPr>
          <w:rFonts w:asciiTheme="minorEastAsia" w:eastAsiaTheme="minorEastAsia" w:hAnsiTheme="minorEastAsia"/>
          <w:b/>
          <w:sz w:val="24"/>
          <w:szCs w:val="24"/>
        </w:rPr>
      </w:pPr>
    </w:p>
    <w:p w14:paraId="431907D5" w14:textId="77777777" w:rsidR="005E463E" w:rsidRDefault="005E463E">
      <w:pPr>
        <w:pStyle w:val="a5"/>
        <w:spacing w:line="400" w:lineRule="atLeast"/>
        <w:rPr>
          <w:rFonts w:asciiTheme="minorEastAsia" w:eastAsiaTheme="minorEastAsia" w:hAnsiTheme="minorEastAsia"/>
          <w:b/>
          <w:sz w:val="24"/>
          <w:szCs w:val="24"/>
        </w:rPr>
      </w:pPr>
    </w:p>
    <w:p w14:paraId="35908257" w14:textId="77777777" w:rsidR="005261AF" w:rsidRDefault="005261AF">
      <w:pPr>
        <w:pStyle w:val="a5"/>
        <w:spacing w:line="400" w:lineRule="atLeast"/>
        <w:rPr>
          <w:rFonts w:asciiTheme="minorEastAsia" w:eastAsiaTheme="minorEastAsia" w:hAnsiTheme="minorEastAsia"/>
          <w:b/>
          <w:sz w:val="24"/>
          <w:szCs w:val="24"/>
        </w:rPr>
      </w:pPr>
    </w:p>
    <w:p w14:paraId="4E7765B4" w14:textId="77777777" w:rsidR="00065A3A" w:rsidRDefault="00C41667">
      <w:pPr>
        <w:pStyle w:val="1"/>
        <w:numPr>
          <w:ilvl w:val="0"/>
          <w:numId w:val="0"/>
        </w:numPr>
        <w:tabs>
          <w:tab w:val="clear" w:pos="360"/>
        </w:tabs>
        <w:spacing w:beforeLines="100" w:before="312" w:afterLines="100" w:after="312"/>
        <w:ind w:left="360" w:hanging="360"/>
        <w:jc w:val="left"/>
        <w:rPr>
          <w:rFonts w:ascii="黑体" w:eastAsia="黑体" w:cs="黑体"/>
          <w:kern w:val="0"/>
          <w:sz w:val="36"/>
          <w:szCs w:val="36"/>
        </w:rPr>
      </w:pPr>
      <w:r>
        <w:rPr>
          <w:rFonts w:ascii="黑体" w:eastAsia="黑体" w:hAnsi="黑体" w:hint="eastAsia"/>
          <w:sz w:val="36"/>
          <w:szCs w:val="36"/>
        </w:rPr>
        <w:lastRenderedPageBreak/>
        <w:t xml:space="preserve"> </w:t>
      </w:r>
      <w:bookmarkStart w:id="24" w:name="_Toc483557601"/>
      <w:r>
        <w:rPr>
          <w:rFonts w:ascii="黑体" w:eastAsia="黑体" w:hAnsi="黑体"/>
          <w:b w:val="0"/>
          <w:sz w:val="36"/>
          <w:szCs w:val="36"/>
        </w:rPr>
        <w:t>2</w:t>
      </w:r>
      <w:r>
        <w:rPr>
          <w:rFonts w:ascii="黑体" w:eastAsia="黑体" w:hAnsi="黑体"/>
          <w:sz w:val="36"/>
          <w:szCs w:val="36"/>
        </w:rPr>
        <w:t xml:space="preserve"> </w:t>
      </w:r>
      <w:r>
        <w:rPr>
          <w:rFonts w:ascii="黑体" w:eastAsia="黑体" w:hAnsi="黑体" w:hint="eastAsia"/>
          <w:b w:val="0"/>
          <w:sz w:val="36"/>
          <w:szCs w:val="36"/>
        </w:rPr>
        <w:t>服务治理概述和框架</w:t>
      </w:r>
      <w:r>
        <w:rPr>
          <w:rFonts w:ascii="黑体" w:eastAsia="黑体" w:hAnsi="黑体"/>
          <w:b w:val="0"/>
          <w:sz w:val="36"/>
          <w:szCs w:val="36"/>
        </w:rPr>
        <w:t>相关</w:t>
      </w:r>
      <w:r>
        <w:rPr>
          <w:rFonts w:ascii="黑体" w:eastAsia="黑体" w:hAnsi="黑体" w:hint="eastAsia"/>
          <w:b w:val="0"/>
          <w:sz w:val="36"/>
          <w:szCs w:val="36"/>
        </w:rPr>
        <w:t>技术</w:t>
      </w:r>
      <w:bookmarkEnd w:id="24"/>
    </w:p>
    <w:p w14:paraId="558581FB" w14:textId="77777777" w:rsidR="00065A3A" w:rsidRDefault="00C41667">
      <w:pPr>
        <w:pStyle w:val="3"/>
        <w:spacing w:beforeLines="100" w:before="312" w:afterLines="100" w:after="312" w:line="415" w:lineRule="auto"/>
        <w:jc w:val="left"/>
        <w:rPr>
          <w:rFonts w:ascii="黑体" w:eastAsia="黑体" w:hAnsi="黑体"/>
          <w:b w:val="0"/>
        </w:rPr>
      </w:pPr>
      <w:bookmarkStart w:id="25" w:name="_Toc483557602"/>
      <w:r>
        <w:rPr>
          <w:rFonts w:ascii="黑体" w:eastAsia="黑体" w:hAnsi="黑体" w:hint="eastAsia"/>
          <w:b w:val="0"/>
        </w:rPr>
        <w:t>2.1 服务化背景</w:t>
      </w:r>
      <w:bookmarkEnd w:id="25"/>
    </w:p>
    <w:p w14:paraId="7DD860FB" w14:textId="77777777" w:rsidR="00065A3A" w:rsidRDefault="00C41667">
      <w:pPr>
        <w:ind w:firstLine="357"/>
        <w:jc w:val="left"/>
      </w:pPr>
      <w:r>
        <w:rPr>
          <w:rFonts w:asciiTheme="minorEastAsia" w:eastAsiaTheme="minorEastAsia" w:hAnsiTheme="minorEastAsia" w:cs="宋体" w:hint="eastAsia"/>
          <w:sz w:val="24"/>
        </w:rPr>
        <w:t>随着互联网的发展，网站应用的规模不断扩大，常规的垂直应用架构已无法应对，分布式服务架构以及弹性计算架构势在必行，亟需一个治理系统确保架构有条不紊的演进。</w:t>
      </w:r>
      <w:r>
        <w:rPr>
          <w:rFonts w:hint="eastAsia"/>
          <w:noProof/>
        </w:rPr>
        <w:drawing>
          <wp:inline distT="0" distB="0" distL="0" distR="0" wp14:anchorId="5439233F" wp14:editId="2F0A0207">
            <wp:extent cx="5257800" cy="1623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57800" cy="1623060"/>
                    </a:xfrm>
                    <a:prstGeom prst="rect">
                      <a:avLst/>
                    </a:prstGeom>
                    <a:noFill/>
                    <a:ln>
                      <a:noFill/>
                    </a:ln>
                  </pic:spPr>
                </pic:pic>
              </a:graphicData>
            </a:graphic>
          </wp:inline>
        </w:drawing>
      </w:r>
    </w:p>
    <w:p w14:paraId="710D857A" w14:textId="77777777" w:rsidR="00065A3A" w:rsidRDefault="00C41667">
      <w:pPr>
        <w:spacing w:line="400" w:lineRule="atLeast"/>
        <w:ind w:firstLine="420"/>
        <w:rPr>
          <w:rFonts w:ascii="楷体" w:eastAsia="楷体" w:hAnsi="楷体"/>
          <w:sz w:val="18"/>
          <w:szCs w:val="18"/>
        </w:rPr>
      </w:pPr>
      <w:r>
        <w:rPr>
          <w:rFonts w:hint="eastAsia"/>
        </w:rPr>
        <w:t xml:space="preserve">                </w:t>
      </w:r>
      <w:r>
        <w:rPr>
          <w:rFonts w:ascii="楷体" w:eastAsia="楷体" w:hAnsi="楷体" w:hint="eastAsia"/>
          <w:sz w:val="18"/>
          <w:szCs w:val="18"/>
        </w:rPr>
        <w:t>图2.1   面向</w:t>
      </w:r>
      <w:r>
        <w:rPr>
          <w:rFonts w:ascii="楷体" w:eastAsia="楷体" w:hAnsi="楷体"/>
          <w:sz w:val="18"/>
          <w:szCs w:val="18"/>
        </w:rPr>
        <w:t>服务架构</w:t>
      </w:r>
      <w:r>
        <w:rPr>
          <w:rFonts w:ascii="楷体" w:eastAsia="楷体" w:hAnsi="楷体" w:hint="eastAsia"/>
          <w:sz w:val="18"/>
          <w:szCs w:val="18"/>
        </w:rPr>
        <w:t>的演进路线图</w:t>
      </w:r>
    </w:p>
    <w:p w14:paraId="2EC682BF" w14:textId="77777777" w:rsidR="00065A3A" w:rsidRDefault="00C41667">
      <w:pPr>
        <w:widowControl/>
        <w:jc w:val="left"/>
        <w:rPr>
          <w:rFonts w:ascii="宋体" w:hAnsi="宋体" w:cs="宋体"/>
          <w:kern w:val="0"/>
          <w:sz w:val="24"/>
        </w:rPr>
      </w:pPr>
      <w:r>
        <w:rPr>
          <w:rFonts w:asciiTheme="minorEastAsia" w:eastAsiaTheme="minorEastAsia" w:hAnsiTheme="minorEastAsia" w:cs="宋体" w:hint="eastAsia"/>
          <w:sz w:val="24"/>
        </w:rPr>
        <w:t>根据服务</w:t>
      </w:r>
      <w:r>
        <w:rPr>
          <w:rFonts w:asciiTheme="minorEastAsia" w:eastAsiaTheme="minorEastAsia" w:hAnsiTheme="minorEastAsia" w:cs="宋体"/>
          <w:sz w:val="24"/>
        </w:rPr>
        <w:t>的个数和</w:t>
      </w:r>
      <w:r>
        <w:rPr>
          <w:rFonts w:asciiTheme="minorEastAsia" w:eastAsiaTheme="minorEastAsia" w:hAnsiTheme="minorEastAsia" w:cs="宋体" w:hint="eastAsia"/>
          <w:sz w:val="24"/>
        </w:rPr>
        <w:t>复杂</w:t>
      </w:r>
      <w:r>
        <w:rPr>
          <w:rFonts w:asciiTheme="minorEastAsia" w:eastAsiaTheme="minorEastAsia" w:hAnsiTheme="minorEastAsia" w:cs="宋体"/>
          <w:sz w:val="24"/>
        </w:rPr>
        <w:t>度来分，</w:t>
      </w:r>
      <w:r>
        <w:rPr>
          <w:rFonts w:asciiTheme="minorEastAsia" w:eastAsiaTheme="minorEastAsia" w:hAnsiTheme="minorEastAsia" w:cs="宋体" w:hint="eastAsia"/>
          <w:sz w:val="24"/>
        </w:rPr>
        <w:t>大致</w:t>
      </w:r>
      <w:r>
        <w:rPr>
          <w:rFonts w:asciiTheme="minorEastAsia" w:eastAsiaTheme="minorEastAsia" w:hAnsiTheme="minorEastAsia" w:cs="宋体"/>
          <w:sz w:val="24"/>
        </w:rPr>
        <w:t>可以分成如下</w:t>
      </w:r>
      <w:r>
        <w:rPr>
          <w:rFonts w:asciiTheme="minorEastAsia" w:eastAsiaTheme="minorEastAsia" w:hAnsiTheme="minorEastAsia" w:cs="宋体" w:hint="eastAsia"/>
          <w:sz w:val="24"/>
        </w:rPr>
        <w:t>4种</w:t>
      </w:r>
      <w:r>
        <w:rPr>
          <w:rFonts w:asciiTheme="minorEastAsia" w:eastAsiaTheme="minorEastAsia" w:hAnsiTheme="minorEastAsia" w:cs="宋体"/>
          <w:sz w:val="24"/>
        </w:rPr>
        <w:t>架构：</w:t>
      </w:r>
      <w:r>
        <w:rPr>
          <w:rFonts w:ascii="宋体" w:hAnsi="宋体" w:cs="宋体"/>
          <w:b/>
          <w:bCs/>
          <w:kern w:val="0"/>
          <w:sz w:val="24"/>
        </w:rPr>
        <w:br/>
      </w: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单一应用架构</w:t>
      </w:r>
    </w:p>
    <w:p w14:paraId="1092A2B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当网站流量很小时，只需一个应用，将所有功能都部署在一起，以减少部署节点和成本。</w:t>
      </w:r>
    </w:p>
    <w:p w14:paraId="647A263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此时，用于简化增删改查工作量的数据访问框架(ORM)是关键。</w:t>
      </w:r>
    </w:p>
    <w:p w14:paraId="3D181778" w14:textId="77777777" w:rsidR="00065A3A" w:rsidRDefault="00C41667">
      <w:pPr>
        <w:widowControl/>
        <w:jc w:val="left"/>
        <w:rPr>
          <w:rFonts w:asciiTheme="minorEastAsia" w:eastAsiaTheme="minorEastAsia" w:hAnsiTheme="minorEastAsia" w:cs="宋体"/>
          <w:sz w:val="24"/>
        </w:rPr>
      </w:pPr>
      <w:r>
        <w:rPr>
          <w:rFonts w:ascii="Wingdings" w:hAnsi="Wingdings" w:cs="Wingdings"/>
          <w:kern w:val="0"/>
          <w:sz w:val="24"/>
        </w:rPr>
        <w:t></w:t>
      </w:r>
      <w:r>
        <w:rPr>
          <w:rFonts w:ascii="宋体" w:hAnsi="宋体" w:cs="宋体"/>
          <w:kern w:val="0"/>
          <w:sz w:val="24"/>
        </w:rPr>
        <w:t xml:space="preserve"> </w:t>
      </w:r>
      <w:r>
        <w:rPr>
          <w:rFonts w:ascii="黑体" w:eastAsia="黑体" w:hAnsi="黑体" w:cs="宋体"/>
          <w:sz w:val="28"/>
          <w:szCs w:val="28"/>
        </w:rPr>
        <w:t>垂直应用架构</w:t>
      </w:r>
    </w:p>
    <w:p w14:paraId="60491F1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当访问量逐渐增大，单一应用增加机器带来的加速度越来越小，将应用拆成互不相干的几个应用，以提升效率。此时，用于加速前端页面开发的Web框架(MVC)是关键。</w:t>
      </w:r>
    </w:p>
    <w:p w14:paraId="703BE1DE" w14:textId="77777777" w:rsidR="00065A3A" w:rsidRDefault="00C41667">
      <w:pPr>
        <w:widowControl/>
        <w:jc w:val="left"/>
        <w:rPr>
          <w:rFonts w:asciiTheme="minorEastAsia" w:eastAsiaTheme="minorEastAsia" w:hAnsiTheme="minorEastAsia" w:cs="宋体"/>
          <w:sz w:val="24"/>
        </w:rPr>
      </w:pPr>
      <w:r>
        <w:rPr>
          <w:rFonts w:ascii="Wingdings" w:hAnsi="Wingdings" w:cs="Wingdings"/>
          <w:kern w:val="0"/>
          <w:sz w:val="24"/>
        </w:rPr>
        <w:t></w:t>
      </w:r>
      <w:r>
        <w:rPr>
          <w:rFonts w:ascii="宋体" w:hAnsi="宋体" w:cs="宋体"/>
          <w:kern w:val="0"/>
          <w:sz w:val="24"/>
        </w:rPr>
        <w:t xml:space="preserve"> </w:t>
      </w:r>
      <w:r>
        <w:rPr>
          <w:rFonts w:ascii="黑体" w:eastAsia="黑体" w:hAnsi="黑体" w:cs="宋体"/>
          <w:sz w:val="28"/>
          <w:szCs w:val="28"/>
        </w:rPr>
        <w:t xml:space="preserve"> 分布式服务架构</w:t>
      </w:r>
    </w:p>
    <w:p w14:paraId="4454FA4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当垂直应用越来越多，应用之间交互不可避免，将核心业务抽取出来，作为独立的服务，逐渐形成稳定的服务中心，使前端应用能更快速的响应多变的市场需求。此时，用于提高业务复用及整合的分布式服务框架(RPC)是关键。</w:t>
      </w:r>
    </w:p>
    <w:p w14:paraId="0B128715" w14:textId="77777777" w:rsidR="00065A3A" w:rsidRDefault="00C41667">
      <w:pPr>
        <w:widowControl/>
        <w:jc w:val="left"/>
        <w:rPr>
          <w:rFonts w:ascii="宋体" w:hAnsi="宋体" w:cs="宋体"/>
          <w:kern w:val="0"/>
          <w:sz w:val="24"/>
        </w:rPr>
      </w:pPr>
      <w:r>
        <w:rPr>
          <w:rFonts w:ascii="Wingdings" w:hAnsi="Wingdings" w:cs="Wingdings"/>
          <w:kern w:val="0"/>
          <w:sz w:val="24"/>
        </w:rPr>
        <w:t></w:t>
      </w:r>
      <w:r>
        <w:rPr>
          <w:rFonts w:ascii="宋体" w:hAnsi="宋体" w:cs="宋体"/>
          <w:kern w:val="0"/>
          <w:sz w:val="24"/>
        </w:rPr>
        <w:t xml:space="preserve">  </w:t>
      </w:r>
      <w:r>
        <w:rPr>
          <w:rFonts w:ascii="黑体" w:eastAsia="黑体" w:hAnsi="黑体" w:cs="宋体" w:hint="eastAsia"/>
          <w:sz w:val="28"/>
          <w:szCs w:val="28"/>
        </w:rPr>
        <w:t>弹性</w:t>
      </w:r>
      <w:r>
        <w:rPr>
          <w:rFonts w:ascii="黑体" w:eastAsia="黑体" w:hAnsi="黑体" w:cs="宋体"/>
          <w:sz w:val="28"/>
          <w:szCs w:val="28"/>
        </w:rPr>
        <w:t>计算架构</w:t>
      </w:r>
    </w:p>
    <w:p w14:paraId="60D4EBD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当服务越来越多，容量的评估，小服务资源的浪费等问题逐渐显现，此时需增加一个调度中心基于访问压力实时管理集群容量，提高集群利用率。此时，用于提高机器利用率的资源调度和治理中心(SOA)是关键。</w:t>
      </w:r>
    </w:p>
    <w:p w14:paraId="6367C42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本</w:t>
      </w:r>
      <w:r>
        <w:rPr>
          <w:rFonts w:asciiTheme="minorEastAsia" w:eastAsiaTheme="minorEastAsia" w:hAnsiTheme="minorEastAsia" w:cs="宋体"/>
          <w:sz w:val="24"/>
        </w:rPr>
        <w:t>论文</w:t>
      </w:r>
      <w:r>
        <w:rPr>
          <w:rFonts w:asciiTheme="minorEastAsia" w:eastAsiaTheme="minorEastAsia" w:hAnsiTheme="minorEastAsia" w:cs="宋体" w:hint="eastAsia"/>
          <w:sz w:val="24"/>
        </w:rPr>
        <w:t>研究</w:t>
      </w:r>
      <w:r>
        <w:rPr>
          <w:rFonts w:asciiTheme="minorEastAsia" w:eastAsiaTheme="minorEastAsia" w:hAnsiTheme="minorEastAsia" w:cs="宋体"/>
          <w:sz w:val="24"/>
        </w:rPr>
        <w:t>分布式服务架构</w:t>
      </w:r>
      <w:r>
        <w:rPr>
          <w:rFonts w:asciiTheme="minorEastAsia" w:eastAsiaTheme="minorEastAsia" w:hAnsiTheme="minorEastAsia" w:cs="宋体" w:hint="eastAsia"/>
          <w:sz w:val="24"/>
        </w:rPr>
        <w:t>和弹性</w:t>
      </w:r>
      <w:r>
        <w:rPr>
          <w:rFonts w:asciiTheme="minorEastAsia" w:eastAsiaTheme="minorEastAsia" w:hAnsiTheme="minorEastAsia" w:cs="宋体"/>
          <w:sz w:val="24"/>
        </w:rPr>
        <w:t>计算架构</w:t>
      </w:r>
      <w:r>
        <w:rPr>
          <w:rFonts w:asciiTheme="minorEastAsia" w:eastAsiaTheme="minorEastAsia" w:hAnsiTheme="minorEastAsia" w:cs="宋体" w:hint="eastAsia"/>
          <w:sz w:val="24"/>
        </w:rPr>
        <w:t>,服务</w:t>
      </w:r>
      <w:r>
        <w:rPr>
          <w:rFonts w:asciiTheme="minorEastAsia" w:eastAsiaTheme="minorEastAsia" w:hAnsiTheme="minorEastAsia" w:cs="宋体"/>
          <w:sz w:val="24"/>
        </w:rPr>
        <w:t>实例数在</w:t>
      </w:r>
      <w:r>
        <w:rPr>
          <w:rFonts w:asciiTheme="minorEastAsia" w:eastAsiaTheme="minorEastAsia" w:hAnsiTheme="minorEastAsia" w:cs="宋体" w:hint="eastAsia"/>
          <w:sz w:val="24"/>
        </w:rPr>
        <w:t>1000个</w:t>
      </w:r>
      <w:r>
        <w:rPr>
          <w:rFonts w:asciiTheme="minorEastAsia" w:eastAsiaTheme="minorEastAsia" w:hAnsiTheme="minorEastAsia" w:cs="宋体"/>
          <w:sz w:val="24"/>
        </w:rPr>
        <w:t>以上</w:t>
      </w:r>
      <w:r>
        <w:rPr>
          <w:rFonts w:asciiTheme="minorEastAsia" w:eastAsiaTheme="minorEastAsia" w:hAnsiTheme="minorEastAsia" w:cs="宋体" w:hint="eastAsia"/>
          <w:sz w:val="24"/>
        </w:rPr>
        <w:t>的</w:t>
      </w:r>
      <w:r>
        <w:rPr>
          <w:rFonts w:asciiTheme="minorEastAsia" w:eastAsiaTheme="minorEastAsia" w:hAnsiTheme="minorEastAsia" w:cs="宋体"/>
          <w:sz w:val="24"/>
        </w:rPr>
        <w:t>应用。</w:t>
      </w:r>
    </w:p>
    <w:p w14:paraId="1EDD2FD0" w14:textId="77777777" w:rsidR="00065A3A" w:rsidRDefault="00C41667">
      <w:pPr>
        <w:pStyle w:val="3"/>
        <w:spacing w:beforeLines="100" w:before="312" w:afterLines="100" w:after="312" w:line="415" w:lineRule="auto"/>
        <w:jc w:val="left"/>
        <w:rPr>
          <w:rFonts w:ascii="黑体" w:eastAsia="黑体" w:hAnsi="黑体"/>
          <w:b w:val="0"/>
        </w:rPr>
      </w:pPr>
      <w:bookmarkStart w:id="26" w:name="_Toc483557603"/>
      <w:r>
        <w:rPr>
          <w:rFonts w:ascii="黑体" w:eastAsia="黑体" w:hAnsi="黑体" w:hint="eastAsia"/>
          <w:b w:val="0"/>
        </w:rPr>
        <w:t>2.2 服务</w:t>
      </w:r>
      <w:r>
        <w:rPr>
          <w:rFonts w:ascii="黑体" w:eastAsia="黑体" w:hAnsi="黑体"/>
          <w:b w:val="0"/>
        </w:rPr>
        <w:t>治理需求</w:t>
      </w:r>
      <w:r>
        <w:rPr>
          <w:rFonts w:ascii="黑体" w:eastAsia="黑体" w:hAnsi="黑体" w:hint="eastAsia"/>
          <w:b w:val="0"/>
        </w:rPr>
        <w:t>和</w:t>
      </w:r>
      <w:r>
        <w:rPr>
          <w:rFonts w:ascii="黑体" w:eastAsia="黑体" w:hAnsi="黑体"/>
          <w:b w:val="0"/>
        </w:rPr>
        <w:t>分析</w:t>
      </w:r>
      <w:bookmarkEnd w:id="26"/>
    </w:p>
    <w:p w14:paraId="25538ECB" w14:textId="62C3E1F8"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以下</w:t>
      </w:r>
      <w:r>
        <w:rPr>
          <w:rFonts w:asciiTheme="minorEastAsia" w:eastAsiaTheme="minorEastAsia" w:hAnsiTheme="minorEastAsia" w:cs="宋体"/>
          <w:sz w:val="24"/>
        </w:rPr>
        <w:t>为服务治理的几点</w:t>
      </w:r>
      <w:r w:rsidR="002B109E">
        <w:rPr>
          <w:rFonts w:asciiTheme="minorEastAsia" w:eastAsiaTheme="minorEastAsia" w:hAnsiTheme="minorEastAsia" w:cs="宋体" w:hint="eastAsia"/>
          <w:sz w:val="24"/>
        </w:rPr>
        <w:t>主要</w:t>
      </w:r>
      <w:r w:rsidR="002B109E">
        <w:rPr>
          <w:rFonts w:asciiTheme="minorEastAsia" w:eastAsiaTheme="minorEastAsia" w:hAnsiTheme="minorEastAsia" w:cs="宋体"/>
          <w:sz w:val="24"/>
        </w:rPr>
        <w:t>的</w:t>
      </w:r>
      <w:r>
        <w:rPr>
          <w:rFonts w:asciiTheme="minorEastAsia" w:eastAsiaTheme="minorEastAsia" w:hAnsiTheme="minorEastAsia" w:cs="宋体"/>
          <w:sz w:val="24"/>
        </w:rPr>
        <w:t>需求</w:t>
      </w:r>
      <w:r w:rsidR="00BD4F4D">
        <w:rPr>
          <w:rFonts w:asciiTheme="minorEastAsia" w:eastAsiaTheme="minorEastAsia" w:hAnsiTheme="minorEastAsia" w:cs="宋体" w:hint="eastAsia"/>
          <w:sz w:val="24"/>
        </w:rPr>
        <w:t>和</w:t>
      </w:r>
      <w:r w:rsidR="002076F2">
        <w:rPr>
          <w:rFonts w:asciiTheme="minorEastAsia" w:eastAsiaTheme="minorEastAsia" w:hAnsiTheme="minorEastAsia" w:cs="宋体" w:hint="eastAsia"/>
          <w:sz w:val="24"/>
        </w:rPr>
        <w:t>对应</w:t>
      </w:r>
      <w:r w:rsidR="002076F2">
        <w:rPr>
          <w:rFonts w:asciiTheme="minorEastAsia" w:eastAsiaTheme="minorEastAsia" w:hAnsiTheme="minorEastAsia" w:cs="宋体"/>
          <w:sz w:val="24"/>
        </w:rPr>
        <w:t>的</w:t>
      </w:r>
      <w:r w:rsidR="00BD4F4D">
        <w:rPr>
          <w:rFonts w:asciiTheme="minorEastAsia" w:eastAsiaTheme="minorEastAsia" w:hAnsiTheme="minorEastAsia" w:cs="宋体"/>
          <w:sz w:val="24"/>
        </w:rPr>
        <w:t>分析</w:t>
      </w:r>
      <w:r>
        <w:rPr>
          <w:rFonts w:asciiTheme="minorEastAsia" w:eastAsiaTheme="minorEastAsia" w:hAnsiTheme="minorEastAsia" w:cs="宋体" w:hint="eastAsia"/>
          <w:sz w:val="24"/>
        </w:rPr>
        <w:t>：</w:t>
      </w:r>
    </w:p>
    <w:p w14:paraId="1199CBB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在大规模服务化之前，应用可能只是通过RMI或Hessian等工具，简单的暴露和引用远程服务，通过配置服务的URL地址进行调用，通过硬件进行负载均衡。 </w:t>
      </w:r>
    </w:p>
    <w:p w14:paraId="54287695" w14:textId="6A9E3E2B"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1.</w:t>
      </w:r>
      <w:r>
        <w:rPr>
          <w:rFonts w:asciiTheme="minorEastAsia" w:eastAsiaTheme="minorEastAsia" w:hAnsiTheme="minorEastAsia" w:cs="宋体" w:hint="eastAsia"/>
          <w:sz w:val="24"/>
        </w:rPr>
        <w:t>当服务</w:t>
      </w:r>
      <w:r w:rsidR="00B73365">
        <w:rPr>
          <w:rFonts w:asciiTheme="minorEastAsia" w:eastAsiaTheme="minorEastAsia" w:hAnsiTheme="minorEastAsia" w:cs="宋体" w:hint="eastAsia"/>
          <w:sz w:val="24"/>
        </w:rPr>
        <w:t>量</w:t>
      </w:r>
      <w:r>
        <w:rPr>
          <w:rFonts w:asciiTheme="minorEastAsia" w:eastAsiaTheme="minorEastAsia" w:hAnsiTheme="minorEastAsia" w:cs="宋体" w:hint="eastAsia"/>
          <w:sz w:val="24"/>
        </w:rPr>
        <w:t>越来越多时，服务URL配置管理变得非常困难，硬件负载均衡器的单点压力也越来越大。此时需要一个服务注册中心，动态的注册和发现服务，使服务的位置透明。</w:t>
      </w:r>
      <w:r w:rsidR="00F46312">
        <w:rPr>
          <w:rFonts w:asciiTheme="minorEastAsia" w:eastAsiaTheme="minorEastAsia" w:hAnsiTheme="minorEastAsia" w:cs="宋体" w:hint="eastAsia"/>
          <w:sz w:val="24"/>
        </w:rPr>
        <w:t>然后</w:t>
      </w:r>
      <w:r>
        <w:rPr>
          <w:rFonts w:asciiTheme="minorEastAsia" w:eastAsiaTheme="minorEastAsia" w:hAnsiTheme="minorEastAsia" w:cs="宋体" w:hint="eastAsia"/>
          <w:sz w:val="24"/>
        </w:rPr>
        <w:t xml:space="preserve">通过在消费方获取服务提供方地址列表，实现软负载均衡和Failover，降低对硬件负载均衡器的依赖，也能减少部分成本。 </w:t>
      </w:r>
    </w:p>
    <w:p w14:paraId="2F5A02D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所以，框架</w:t>
      </w:r>
      <w:r>
        <w:rPr>
          <w:rFonts w:asciiTheme="minorEastAsia" w:eastAsiaTheme="minorEastAsia" w:hAnsiTheme="minorEastAsia" w:cs="宋体"/>
          <w:sz w:val="24"/>
        </w:rPr>
        <w:t>中需要</w:t>
      </w:r>
      <w:r>
        <w:rPr>
          <w:rFonts w:asciiTheme="minorEastAsia" w:eastAsiaTheme="minorEastAsia" w:hAnsiTheme="minorEastAsia" w:cs="宋体" w:hint="eastAsia"/>
          <w:sz w:val="24"/>
        </w:rPr>
        <w:t>服务注册与发现和软负载均衡模块</w:t>
      </w:r>
      <w:r>
        <w:rPr>
          <w:rFonts w:asciiTheme="minorEastAsia" w:eastAsiaTheme="minorEastAsia" w:hAnsiTheme="minorEastAsia" w:cs="宋体"/>
          <w:sz w:val="24"/>
        </w:rPr>
        <w:t>。</w:t>
      </w:r>
    </w:p>
    <w:p w14:paraId="2B2B4A8C" w14:textId="5CBD21F3"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2.</w:t>
      </w:r>
      <w:r>
        <w:rPr>
          <w:rFonts w:asciiTheme="minorEastAsia" w:eastAsiaTheme="minorEastAsia" w:hAnsiTheme="minorEastAsia" w:cs="宋体" w:hint="eastAsia"/>
          <w:sz w:val="24"/>
        </w:rPr>
        <w:t>当进一步发展，服务间依赖关系变得错踪复杂，甚至</w:t>
      </w:r>
      <w:r w:rsidR="00262593">
        <w:rPr>
          <w:rFonts w:asciiTheme="minorEastAsia" w:eastAsiaTheme="minorEastAsia" w:hAnsiTheme="minorEastAsia" w:cs="宋体" w:hint="eastAsia"/>
          <w:sz w:val="24"/>
        </w:rPr>
        <w:t>可能</w:t>
      </w:r>
      <w:r>
        <w:rPr>
          <w:rFonts w:asciiTheme="minorEastAsia" w:eastAsiaTheme="minorEastAsia" w:hAnsiTheme="minorEastAsia" w:cs="宋体" w:hint="eastAsia"/>
          <w:sz w:val="24"/>
        </w:rPr>
        <w:t>分不清</w:t>
      </w:r>
      <w:r w:rsidR="00262593">
        <w:rPr>
          <w:rFonts w:asciiTheme="minorEastAsia" w:eastAsiaTheme="minorEastAsia" w:hAnsiTheme="minorEastAsia" w:cs="宋体" w:hint="eastAsia"/>
          <w:sz w:val="24"/>
        </w:rPr>
        <w:t>应用</w:t>
      </w:r>
      <w:r w:rsidR="00262593">
        <w:rPr>
          <w:rFonts w:asciiTheme="minorEastAsia" w:eastAsiaTheme="minorEastAsia" w:hAnsiTheme="minorEastAsia" w:cs="宋体"/>
          <w:sz w:val="24"/>
        </w:rPr>
        <w:t>之间启动的先后顺序</w:t>
      </w:r>
      <w:r>
        <w:rPr>
          <w:rFonts w:asciiTheme="minorEastAsia" w:eastAsiaTheme="minorEastAsia" w:hAnsiTheme="minorEastAsia" w:cs="宋体" w:hint="eastAsia"/>
          <w:sz w:val="24"/>
        </w:rPr>
        <w:t>，架构师</w:t>
      </w:r>
      <w:r w:rsidR="00947A57">
        <w:rPr>
          <w:rFonts w:asciiTheme="minorEastAsia" w:eastAsiaTheme="minorEastAsia" w:hAnsiTheme="minorEastAsia" w:cs="宋体" w:hint="eastAsia"/>
          <w:sz w:val="24"/>
        </w:rPr>
        <w:t>就</w:t>
      </w:r>
      <w:r>
        <w:rPr>
          <w:rFonts w:asciiTheme="minorEastAsia" w:eastAsiaTheme="minorEastAsia" w:hAnsiTheme="minorEastAsia" w:cs="宋体" w:hint="eastAsia"/>
          <w:sz w:val="24"/>
        </w:rPr>
        <w:t xml:space="preserve">不能完整的描述应用的架构关系。 这时需要自动画出应用间的依赖关系图，以帮助架构师理清理关系。 </w:t>
      </w:r>
    </w:p>
    <w:p w14:paraId="36D793E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所以，需要</w:t>
      </w:r>
      <w:r>
        <w:rPr>
          <w:rFonts w:asciiTheme="minorEastAsia" w:eastAsiaTheme="minorEastAsia" w:hAnsiTheme="minorEastAsia" w:cs="宋体"/>
          <w:sz w:val="24"/>
        </w:rPr>
        <w:t>一个</w:t>
      </w:r>
      <w:r>
        <w:rPr>
          <w:rFonts w:asciiTheme="minorEastAsia" w:eastAsiaTheme="minorEastAsia" w:hAnsiTheme="minorEastAsia" w:cs="宋体" w:hint="eastAsia"/>
          <w:sz w:val="24"/>
        </w:rPr>
        <w:t>服务依赖关系和服务调用链跟踪系统</w:t>
      </w:r>
      <w:r>
        <w:rPr>
          <w:rFonts w:asciiTheme="minorEastAsia" w:eastAsiaTheme="minorEastAsia" w:hAnsiTheme="minorEastAsia" w:cs="宋体"/>
          <w:sz w:val="24"/>
        </w:rPr>
        <w:t>。</w:t>
      </w:r>
    </w:p>
    <w:p w14:paraId="0752FEB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3.</w:t>
      </w:r>
      <w:r>
        <w:rPr>
          <w:rFonts w:asciiTheme="minorEastAsia" w:eastAsiaTheme="minorEastAsia" w:hAnsiTheme="minorEastAsia" w:cs="宋体" w:hint="eastAsia"/>
          <w:sz w:val="24"/>
        </w:rPr>
        <w:t>服务的调用量越来越大，服务的容量问题就暴露出来，这个服务需要确定</w:t>
      </w:r>
      <w:r>
        <w:rPr>
          <w:rFonts w:asciiTheme="minorEastAsia" w:eastAsiaTheme="minorEastAsia" w:hAnsiTheme="minorEastAsia" w:cs="宋体"/>
          <w:sz w:val="24"/>
        </w:rPr>
        <w:t>使用的</w:t>
      </w:r>
      <w:r>
        <w:rPr>
          <w:rFonts w:asciiTheme="minorEastAsia" w:eastAsiaTheme="minorEastAsia" w:hAnsiTheme="minorEastAsia" w:cs="宋体" w:hint="eastAsia"/>
          <w:sz w:val="24"/>
        </w:rPr>
        <w:t>机器数量，并</w:t>
      </w:r>
      <w:r>
        <w:rPr>
          <w:rFonts w:asciiTheme="minorEastAsia" w:eastAsiaTheme="minorEastAsia" w:hAnsiTheme="minorEastAsia" w:cs="宋体"/>
          <w:sz w:val="24"/>
        </w:rPr>
        <w:t>且要确定扩容的时间点。</w:t>
      </w:r>
    </w:p>
    <w:p w14:paraId="1602392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为了解决这些问题，第一步，要将服务现在每天的调用量，响应时间，都统计出来，作为容量规划的参考指标。 </w:t>
      </w:r>
    </w:p>
    <w:p w14:paraId="6E57470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其次，要可以动态调整权重，在线上，将某台机器的权重一直加大，并在加大的过程中记录响应时间的变化，直到响应时间到达阀值，记录此时的访问量，再以此访问量乘以机器数反推总容量。 </w:t>
      </w:r>
    </w:p>
    <w:p w14:paraId="254C209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为了</w:t>
      </w:r>
      <w:r>
        <w:rPr>
          <w:rFonts w:asciiTheme="minorEastAsia" w:eastAsiaTheme="minorEastAsia" w:hAnsiTheme="minorEastAsia" w:cs="宋体"/>
          <w:sz w:val="24"/>
        </w:rPr>
        <w:t>做</w:t>
      </w:r>
      <w:r>
        <w:rPr>
          <w:rFonts w:asciiTheme="minorEastAsia" w:eastAsiaTheme="minorEastAsia" w:hAnsiTheme="minorEastAsia" w:cs="宋体" w:hint="eastAsia"/>
          <w:sz w:val="24"/>
        </w:rPr>
        <w:t>服务容量评估</w:t>
      </w:r>
      <w:r>
        <w:rPr>
          <w:rFonts w:asciiTheme="minorEastAsia" w:eastAsiaTheme="minorEastAsia" w:hAnsiTheme="minorEastAsia" w:cs="宋体"/>
          <w:sz w:val="24"/>
        </w:rPr>
        <w:t>，</w:t>
      </w:r>
      <w:r>
        <w:rPr>
          <w:rFonts w:asciiTheme="minorEastAsia" w:eastAsiaTheme="minorEastAsia" w:hAnsiTheme="minorEastAsia" w:cs="宋体" w:hint="eastAsia"/>
          <w:sz w:val="24"/>
        </w:rPr>
        <w:t>依次</w:t>
      </w:r>
      <w:r>
        <w:rPr>
          <w:rFonts w:asciiTheme="minorEastAsia" w:eastAsiaTheme="minorEastAsia" w:hAnsiTheme="minorEastAsia" w:cs="宋体"/>
          <w:sz w:val="24"/>
        </w:rPr>
        <w:t>需要</w:t>
      </w:r>
      <w:r>
        <w:rPr>
          <w:rFonts w:asciiTheme="minorEastAsia" w:eastAsiaTheme="minorEastAsia" w:hAnsiTheme="minorEastAsia" w:cs="宋体" w:hint="eastAsia"/>
          <w:sz w:val="24"/>
        </w:rPr>
        <w:t>服务监控与统计，</w:t>
      </w:r>
      <w:r>
        <w:rPr>
          <w:rFonts w:asciiTheme="minorEastAsia" w:eastAsiaTheme="minorEastAsia" w:hAnsiTheme="minorEastAsia" w:cs="宋体"/>
          <w:sz w:val="24"/>
        </w:rPr>
        <w:t>然后作</w:t>
      </w:r>
      <w:r>
        <w:rPr>
          <w:rFonts w:asciiTheme="minorEastAsia" w:eastAsiaTheme="minorEastAsia" w:hAnsiTheme="minorEastAsia" w:cs="宋体" w:hint="eastAsia"/>
          <w:sz w:val="24"/>
        </w:rPr>
        <w:t>服务使用情况报告，</w:t>
      </w:r>
      <w:r>
        <w:rPr>
          <w:rFonts w:asciiTheme="minorEastAsia" w:eastAsiaTheme="minorEastAsia" w:hAnsiTheme="minorEastAsia" w:cs="宋体"/>
          <w:sz w:val="24"/>
        </w:rPr>
        <w:t>最后</w:t>
      </w:r>
      <w:r>
        <w:rPr>
          <w:rFonts w:asciiTheme="minorEastAsia" w:eastAsiaTheme="minorEastAsia" w:hAnsiTheme="minorEastAsia" w:cs="宋体" w:hint="eastAsia"/>
          <w:sz w:val="24"/>
        </w:rPr>
        <w:t>就</w:t>
      </w:r>
      <w:r>
        <w:rPr>
          <w:rFonts w:asciiTheme="minorEastAsia" w:eastAsiaTheme="minorEastAsia" w:hAnsiTheme="minorEastAsia" w:cs="宋体"/>
          <w:sz w:val="24"/>
        </w:rPr>
        <w:t>可以</w:t>
      </w:r>
      <w:r>
        <w:rPr>
          <w:rFonts w:asciiTheme="minorEastAsia" w:eastAsiaTheme="minorEastAsia" w:hAnsiTheme="minorEastAsia" w:cs="宋体" w:hint="eastAsia"/>
          <w:sz w:val="24"/>
        </w:rPr>
        <w:t>把服务权重动态调整。</w:t>
      </w:r>
    </w:p>
    <w:p w14:paraId="748C4834" w14:textId="6EF48B06"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4.</w:t>
      </w:r>
      <w:r w:rsidR="00E4207D">
        <w:rPr>
          <w:rFonts w:asciiTheme="minorEastAsia" w:eastAsiaTheme="minorEastAsia" w:hAnsiTheme="minorEastAsia" w:cs="宋体" w:hint="eastAsia"/>
          <w:sz w:val="24"/>
        </w:rPr>
        <w:t>当</w:t>
      </w:r>
      <w:r>
        <w:rPr>
          <w:rFonts w:asciiTheme="minorEastAsia" w:eastAsiaTheme="minorEastAsia" w:hAnsiTheme="minorEastAsia" w:cs="宋体" w:hint="eastAsia"/>
          <w:sz w:val="24"/>
        </w:rPr>
        <w:t>规模继续扩大，应用之间不再是扁平的对应关系，</w:t>
      </w:r>
      <w:r w:rsidR="0046241D">
        <w:rPr>
          <w:rFonts w:asciiTheme="minorEastAsia" w:eastAsiaTheme="minorEastAsia" w:hAnsiTheme="minorEastAsia" w:cs="宋体" w:hint="eastAsia"/>
          <w:sz w:val="24"/>
        </w:rPr>
        <w:t>而</w:t>
      </w:r>
      <w:r w:rsidR="0046241D">
        <w:rPr>
          <w:rFonts w:asciiTheme="minorEastAsia" w:eastAsiaTheme="minorEastAsia" w:hAnsiTheme="minorEastAsia" w:cs="宋体"/>
          <w:sz w:val="24"/>
        </w:rPr>
        <w:t>是</w:t>
      </w:r>
      <w:r>
        <w:rPr>
          <w:rFonts w:asciiTheme="minorEastAsia" w:eastAsiaTheme="minorEastAsia" w:hAnsiTheme="minorEastAsia" w:cs="宋体" w:hint="eastAsia"/>
          <w:sz w:val="24"/>
        </w:rPr>
        <w:t>分层</w:t>
      </w:r>
      <w:r w:rsidR="0046241D">
        <w:rPr>
          <w:rFonts w:asciiTheme="minorEastAsia" w:eastAsiaTheme="minorEastAsia" w:hAnsiTheme="minorEastAsia" w:cs="宋体" w:hint="eastAsia"/>
          <w:sz w:val="24"/>
        </w:rPr>
        <w:t>的</w:t>
      </w:r>
      <w:r w:rsidR="0046241D">
        <w:rPr>
          <w:rFonts w:asciiTheme="minorEastAsia" w:eastAsiaTheme="minorEastAsia" w:hAnsiTheme="minorEastAsia" w:cs="宋体"/>
          <w:sz w:val="24"/>
        </w:rPr>
        <w:t>关系</w:t>
      </w:r>
      <w:r>
        <w:rPr>
          <w:rFonts w:asciiTheme="minorEastAsia" w:eastAsiaTheme="minorEastAsia" w:hAnsiTheme="minorEastAsia" w:cs="宋体" w:hint="eastAsia"/>
          <w:sz w:val="24"/>
        </w:rPr>
        <w:t>，比如核心数据层，业务集成层等，</w:t>
      </w:r>
      <w:r w:rsidR="000000EE">
        <w:rPr>
          <w:rFonts w:asciiTheme="minorEastAsia" w:eastAsiaTheme="minorEastAsia" w:hAnsiTheme="minorEastAsia" w:cs="宋体" w:hint="eastAsia"/>
          <w:sz w:val="24"/>
        </w:rPr>
        <w:t>即使</w:t>
      </w:r>
      <w:r>
        <w:rPr>
          <w:rFonts w:asciiTheme="minorEastAsia" w:eastAsiaTheme="minorEastAsia" w:hAnsiTheme="minorEastAsia" w:cs="宋体" w:hint="eastAsia"/>
          <w:sz w:val="24"/>
        </w:rPr>
        <w:t xml:space="preserve">没有出现循环依赖，也不允许从低层向高层依赖，以免后续被逼循环依赖。 </w:t>
      </w:r>
    </w:p>
    <w:p w14:paraId="44BAE7E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这时，需要在注册中心定义架构体系，列明有哪些层的定义，每个服务暴露或引用时，都必须声明自己应用属于哪一层，这样注册中心能更快的发现架构的腐化现象。</w:t>
      </w:r>
    </w:p>
    <w:p w14:paraId="516064C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所以在服务分层架构中</w:t>
      </w:r>
      <w:r>
        <w:rPr>
          <w:rFonts w:asciiTheme="minorEastAsia" w:eastAsiaTheme="minorEastAsia" w:hAnsiTheme="minorEastAsia" w:cs="宋体"/>
          <w:sz w:val="24"/>
        </w:rPr>
        <w:t>，也需要</w:t>
      </w:r>
      <w:r>
        <w:rPr>
          <w:rFonts w:asciiTheme="minorEastAsia" w:eastAsiaTheme="minorEastAsia" w:hAnsiTheme="minorEastAsia" w:cs="宋体" w:hint="eastAsia"/>
          <w:sz w:val="24"/>
        </w:rPr>
        <w:t>服务依赖关系的</w:t>
      </w:r>
      <w:r>
        <w:rPr>
          <w:rFonts w:asciiTheme="minorEastAsia" w:eastAsiaTheme="minorEastAsia" w:hAnsiTheme="minorEastAsia" w:cs="宋体"/>
          <w:sz w:val="24"/>
        </w:rPr>
        <w:t>功能。</w:t>
      </w:r>
      <w:r>
        <w:rPr>
          <w:rFonts w:asciiTheme="minorEastAsia" w:eastAsiaTheme="minorEastAsia" w:hAnsiTheme="minorEastAsia" w:cs="宋体" w:hint="eastAsia"/>
          <w:sz w:val="24"/>
        </w:rPr>
        <w:t xml:space="preserve"> </w:t>
      </w:r>
    </w:p>
    <w:p w14:paraId="7A0840B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5.</w:t>
      </w:r>
      <w:r>
        <w:rPr>
          <w:rFonts w:asciiTheme="minorEastAsia" w:eastAsiaTheme="minorEastAsia" w:hAnsiTheme="minorEastAsia" w:cs="宋体" w:hint="eastAsia"/>
          <w:sz w:val="24"/>
        </w:rPr>
        <w:t>服务应用和Web应用是有区别的，它是一个后台Daemon程序，不需要</w:t>
      </w:r>
      <w:r>
        <w:rPr>
          <w:rFonts w:asciiTheme="minorEastAsia" w:eastAsiaTheme="minorEastAsia" w:hAnsiTheme="minorEastAsia" w:cs="宋体" w:hint="eastAsia"/>
          <w:sz w:val="24"/>
        </w:rPr>
        <w:lastRenderedPageBreak/>
        <w:t>Tomcat之类的Web容器。如果以Web应用为主，规范都是按Web应用的规范，就不得不把服务跑在一个不是必须要用的Web容器里。 因此</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需要实现一个非Web的容器，只需简单的Main加载Spring配置即可。 </w:t>
      </w:r>
    </w:p>
    <w:p w14:paraId="29A8E0A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部署方式</w:t>
      </w:r>
      <w:r>
        <w:rPr>
          <w:rFonts w:asciiTheme="minorEastAsia" w:eastAsiaTheme="minorEastAsia" w:hAnsiTheme="minorEastAsia" w:cs="宋体" w:hint="eastAsia"/>
          <w:sz w:val="24"/>
        </w:rPr>
        <w:t>也是一个要</w:t>
      </w:r>
      <w:r>
        <w:rPr>
          <w:rFonts w:asciiTheme="minorEastAsia" w:eastAsiaTheme="minorEastAsia" w:hAnsiTheme="minorEastAsia" w:cs="宋体"/>
          <w:sz w:val="24"/>
        </w:rPr>
        <w:t>考虑的功能</w:t>
      </w:r>
      <w:r>
        <w:rPr>
          <w:rFonts w:asciiTheme="minorEastAsia" w:eastAsiaTheme="minorEastAsia" w:hAnsiTheme="minorEastAsia" w:cs="宋体" w:hint="eastAsia"/>
          <w:sz w:val="24"/>
        </w:rPr>
        <w:t>点</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w:t>
      </w:r>
    </w:p>
    <w:p w14:paraId="4EBEB3C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6.上下</w:t>
      </w:r>
      <w:r>
        <w:rPr>
          <w:rFonts w:asciiTheme="minorEastAsia" w:eastAsiaTheme="minorEastAsia" w:hAnsiTheme="minorEastAsia" w:cs="宋体"/>
          <w:sz w:val="24"/>
        </w:rPr>
        <w:t>服务</w:t>
      </w:r>
      <w:r>
        <w:rPr>
          <w:rFonts w:asciiTheme="minorEastAsia" w:eastAsiaTheme="minorEastAsia" w:hAnsiTheme="minorEastAsia" w:cs="宋体" w:hint="eastAsia"/>
          <w:sz w:val="24"/>
        </w:rPr>
        <w:t>之间</w:t>
      </w:r>
      <w:r>
        <w:rPr>
          <w:rFonts w:asciiTheme="minorEastAsia" w:eastAsiaTheme="minorEastAsia" w:hAnsiTheme="minorEastAsia" w:cs="宋体"/>
          <w:sz w:val="24"/>
        </w:rPr>
        <w:t>的</w:t>
      </w:r>
      <w:r>
        <w:rPr>
          <w:rFonts w:asciiTheme="minorEastAsia" w:eastAsiaTheme="minorEastAsia" w:hAnsiTheme="minorEastAsia" w:cs="宋体" w:hint="eastAsia"/>
          <w:sz w:val="24"/>
        </w:rPr>
        <w:t>SLA只是</w:t>
      </w:r>
      <w:r>
        <w:rPr>
          <w:rFonts w:asciiTheme="minorEastAsia" w:eastAsiaTheme="minorEastAsia" w:hAnsiTheme="minorEastAsia" w:cs="宋体"/>
          <w:sz w:val="24"/>
        </w:rPr>
        <w:t>一个约定，</w:t>
      </w:r>
      <w:r>
        <w:rPr>
          <w:rFonts w:asciiTheme="minorEastAsia" w:eastAsiaTheme="minorEastAsia" w:hAnsiTheme="minorEastAsia" w:cs="宋体" w:hint="eastAsia"/>
          <w:sz w:val="24"/>
        </w:rPr>
        <w:t>确保服务运行</w:t>
      </w:r>
      <w:r>
        <w:rPr>
          <w:rFonts w:asciiTheme="minorEastAsia" w:eastAsiaTheme="minorEastAsia" w:hAnsiTheme="minorEastAsia" w:cs="宋体"/>
          <w:sz w:val="24"/>
        </w:rPr>
        <w:t>时</w:t>
      </w:r>
      <w:r>
        <w:rPr>
          <w:rFonts w:asciiTheme="minorEastAsia" w:eastAsiaTheme="minorEastAsia" w:hAnsiTheme="minorEastAsia" w:cs="宋体" w:hint="eastAsia"/>
          <w:sz w:val="24"/>
        </w:rPr>
        <w:t>质量是</w:t>
      </w:r>
      <w:r>
        <w:rPr>
          <w:rFonts w:asciiTheme="minorEastAsia" w:eastAsiaTheme="minorEastAsia" w:hAnsiTheme="minorEastAsia" w:cs="宋体"/>
          <w:sz w:val="24"/>
        </w:rPr>
        <w:t>关键问题</w:t>
      </w:r>
      <w:r>
        <w:rPr>
          <w:rFonts w:asciiTheme="minorEastAsia" w:eastAsiaTheme="minorEastAsia" w:hAnsiTheme="minorEastAsia" w:cs="宋体" w:hint="eastAsia"/>
          <w:sz w:val="24"/>
        </w:rPr>
        <w:t>。</w:t>
      </w:r>
    </w:p>
    <w:p w14:paraId="05043FC7" w14:textId="4803C32A"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比如</w:t>
      </w:r>
      <w:r w:rsidR="008F5AEF">
        <w:rPr>
          <w:rFonts w:asciiTheme="minorEastAsia" w:eastAsiaTheme="minorEastAsia" w:hAnsiTheme="minorEastAsia" w:cs="宋体" w:hint="eastAsia"/>
          <w:sz w:val="24"/>
        </w:rPr>
        <w:t>，</w:t>
      </w:r>
      <w:r>
        <w:rPr>
          <w:rFonts w:asciiTheme="minorEastAsia" w:eastAsiaTheme="minorEastAsia" w:hAnsiTheme="minorEastAsia" w:cs="宋体" w:hint="eastAsia"/>
          <w:sz w:val="24"/>
        </w:rPr>
        <w:t xml:space="preserve">一个应用很重要，一个不那么重要，它们调用同一个服务，这个服务就应该向重要应用倾斜，而不是一视同仁，当支撑不住时，应限制不重要应用的访问，保障重要应用的可用。这时，就需要服务路由，控制不同应用访问不同机器，比如应用分离、读写分离。 </w:t>
      </w:r>
    </w:p>
    <w:p w14:paraId="0F0F5E4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框架中需要</w:t>
      </w:r>
      <w:r>
        <w:rPr>
          <w:rFonts w:asciiTheme="minorEastAsia" w:eastAsiaTheme="minorEastAsia" w:hAnsiTheme="minorEastAsia" w:cs="宋体" w:hint="eastAsia"/>
          <w:sz w:val="24"/>
        </w:rPr>
        <w:t>服务路由的</w:t>
      </w:r>
      <w:r>
        <w:rPr>
          <w:rFonts w:asciiTheme="minorEastAsia" w:eastAsiaTheme="minorEastAsia" w:hAnsiTheme="minorEastAsia" w:cs="宋体"/>
          <w:sz w:val="24"/>
        </w:rPr>
        <w:t>功能模块。</w:t>
      </w:r>
    </w:p>
    <w:p w14:paraId="5BA0B158" w14:textId="56231E74"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7</w:t>
      </w:r>
      <w:r>
        <w:rPr>
          <w:rFonts w:asciiTheme="minorEastAsia" w:eastAsiaTheme="minorEastAsia" w:hAnsiTheme="minorEastAsia" w:cs="宋体" w:hint="eastAsia"/>
          <w:sz w:val="24"/>
        </w:rPr>
        <w:t>．</w:t>
      </w:r>
      <w:r w:rsidR="00781BCA">
        <w:rPr>
          <w:rFonts w:asciiTheme="minorEastAsia" w:eastAsiaTheme="minorEastAsia" w:hAnsiTheme="minorEastAsia" w:cs="宋体" w:hint="eastAsia"/>
          <w:sz w:val="24"/>
        </w:rPr>
        <w:t>在</w:t>
      </w:r>
      <w:r w:rsidR="00781BCA">
        <w:rPr>
          <w:rFonts w:asciiTheme="minorEastAsia" w:eastAsiaTheme="minorEastAsia" w:hAnsiTheme="minorEastAsia" w:cs="宋体"/>
          <w:sz w:val="24"/>
        </w:rPr>
        <w:t>实际</w:t>
      </w:r>
      <w:r w:rsidR="00781BCA">
        <w:rPr>
          <w:rFonts w:asciiTheme="minorEastAsia" w:eastAsiaTheme="minorEastAsia" w:hAnsiTheme="minorEastAsia" w:cs="宋体" w:hint="eastAsia"/>
          <w:sz w:val="24"/>
        </w:rPr>
        <w:t>生产</w:t>
      </w:r>
      <w:r w:rsidR="00781BCA">
        <w:rPr>
          <w:rFonts w:asciiTheme="minorEastAsia" w:eastAsiaTheme="minorEastAsia" w:hAnsiTheme="minorEastAsia" w:cs="宋体"/>
          <w:sz w:val="24"/>
        </w:rPr>
        <w:t>中</w:t>
      </w:r>
      <w:r>
        <w:rPr>
          <w:rFonts w:asciiTheme="minorEastAsia" w:eastAsiaTheme="minorEastAsia" w:hAnsiTheme="minorEastAsia" w:cs="宋体"/>
          <w:sz w:val="24"/>
        </w:rPr>
        <w:t>会遇到如下的场景，</w:t>
      </w:r>
      <w:r>
        <w:rPr>
          <w:rFonts w:asciiTheme="minorEastAsia" w:eastAsiaTheme="minorEastAsia" w:hAnsiTheme="minorEastAsia" w:cs="宋体" w:hint="eastAsia"/>
          <w:sz w:val="24"/>
        </w:rPr>
        <w:t xml:space="preserve">当某服务突然多了一个消费者，这个消费者的请求量直接把服务给拖跨了，其它消费者跟着一起故障。 </w:t>
      </w:r>
    </w:p>
    <w:p w14:paraId="3EC057D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首先，服务提供方需要流控，当流程超标时，能拒绝部分请求，进行自我保护。 </w:t>
      </w:r>
    </w:p>
    <w:p w14:paraId="73F7530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其次，消费者上线前和提供者约定服务质量等级协定(SLA)，SLA包括消费者承诺每天调用量，请求数据量，提供方承诺响应时间，出错率等，将SLA记录在监控中心，定时与监控数据对比，超标则报警。 </w:t>
      </w:r>
    </w:p>
    <w:p w14:paraId="723A52D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服务流控是个容错</w:t>
      </w:r>
      <w:r>
        <w:rPr>
          <w:rFonts w:asciiTheme="minorEastAsia" w:eastAsiaTheme="minorEastAsia" w:hAnsiTheme="minorEastAsia" w:cs="宋体"/>
          <w:sz w:val="24"/>
        </w:rPr>
        <w:t>特性</w:t>
      </w:r>
      <w:r>
        <w:rPr>
          <w:rFonts w:asciiTheme="minorEastAsia" w:eastAsiaTheme="minorEastAsia" w:hAnsiTheme="minorEastAsia" w:cs="宋体" w:hint="eastAsia"/>
          <w:sz w:val="24"/>
        </w:rPr>
        <w:t>，能</w:t>
      </w:r>
      <w:r>
        <w:rPr>
          <w:rFonts w:asciiTheme="minorEastAsia" w:eastAsiaTheme="minorEastAsia" w:hAnsiTheme="minorEastAsia" w:cs="宋体"/>
          <w:sz w:val="24"/>
        </w:rPr>
        <w:t>提高</w:t>
      </w:r>
      <w:r>
        <w:rPr>
          <w:rFonts w:asciiTheme="minorEastAsia" w:eastAsiaTheme="minorEastAsia" w:hAnsiTheme="minorEastAsia" w:cs="宋体" w:hint="eastAsia"/>
          <w:sz w:val="24"/>
        </w:rPr>
        <w:t>服务</w:t>
      </w:r>
      <w:r>
        <w:rPr>
          <w:rFonts w:asciiTheme="minorEastAsia" w:eastAsiaTheme="minorEastAsia" w:hAnsiTheme="minorEastAsia" w:cs="宋体"/>
          <w:sz w:val="24"/>
        </w:rPr>
        <w:t>的稳定性</w:t>
      </w:r>
      <w:r>
        <w:rPr>
          <w:rFonts w:asciiTheme="minorEastAsia" w:eastAsiaTheme="minorEastAsia" w:hAnsiTheme="minorEastAsia" w:cs="宋体" w:hint="eastAsia"/>
          <w:sz w:val="24"/>
        </w:rPr>
        <w:t>。</w:t>
      </w:r>
    </w:p>
    <w:p w14:paraId="428A088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8.随着服务的不停升级，故障不可避免，每次核心服务一旦</w:t>
      </w:r>
      <w:r>
        <w:rPr>
          <w:rFonts w:asciiTheme="minorEastAsia" w:eastAsiaTheme="minorEastAsia" w:hAnsiTheme="minorEastAsia" w:cs="宋体"/>
          <w:sz w:val="24"/>
        </w:rPr>
        <w:t>宕机</w:t>
      </w:r>
      <w:r>
        <w:rPr>
          <w:rFonts w:asciiTheme="minorEastAsia" w:eastAsiaTheme="minorEastAsia" w:hAnsiTheme="minorEastAsia" w:cs="宋体" w:hint="eastAsia"/>
          <w:sz w:val="24"/>
        </w:rPr>
        <w:t>，影响面</w:t>
      </w:r>
      <w:r>
        <w:rPr>
          <w:rFonts w:asciiTheme="minorEastAsia" w:eastAsiaTheme="minorEastAsia" w:hAnsiTheme="minorEastAsia" w:cs="宋体"/>
          <w:sz w:val="24"/>
        </w:rPr>
        <w:t>很大</w:t>
      </w:r>
      <w:r>
        <w:rPr>
          <w:rFonts w:asciiTheme="minorEastAsia" w:eastAsiaTheme="minorEastAsia" w:hAnsiTheme="minorEastAsia" w:cs="宋体" w:hint="eastAsia"/>
          <w:sz w:val="24"/>
        </w:rPr>
        <w:t>，如何控制故障的影响面，服务是否可以功能降级或者资源劣化是</w:t>
      </w:r>
      <w:r>
        <w:rPr>
          <w:rFonts w:asciiTheme="minorEastAsia" w:eastAsiaTheme="minorEastAsia" w:hAnsiTheme="minorEastAsia" w:cs="宋体"/>
          <w:sz w:val="24"/>
        </w:rPr>
        <w:t>需要考虑的问题</w:t>
      </w:r>
      <w:r>
        <w:rPr>
          <w:rFonts w:asciiTheme="minorEastAsia" w:eastAsiaTheme="minorEastAsia" w:hAnsiTheme="minorEastAsia" w:cs="宋体" w:hint="eastAsia"/>
          <w:sz w:val="24"/>
        </w:rPr>
        <w:t xml:space="preserve">。 </w:t>
      </w:r>
    </w:p>
    <w:p w14:paraId="44771DC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应用间声明依赖强度，哪些功能强依赖，哪些弱依赖，然后基于依赖强度，计算出影响面，并定期测试复查，加强关键路径上的服务的优化和容错，清理不该在关键路径上的服务。 </w:t>
      </w:r>
    </w:p>
    <w:p w14:paraId="28BF4918" w14:textId="2DE61836"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提供容错</w:t>
      </w:r>
      <w:r w:rsidR="00616483">
        <w:rPr>
          <w:rFonts w:asciiTheme="minorEastAsia" w:eastAsiaTheme="minorEastAsia" w:hAnsiTheme="minorEastAsia" w:cs="宋体" w:hint="eastAsia"/>
          <w:sz w:val="24"/>
        </w:rPr>
        <w:t>伪装</w:t>
      </w:r>
      <w:r w:rsidR="000D04E7">
        <w:rPr>
          <w:rFonts w:asciiTheme="minorEastAsia" w:eastAsiaTheme="minorEastAsia" w:hAnsiTheme="minorEastAsia" w:cs="宋体" w:hint="eastAsia"/>
          <w:sz w:val="24"/>
        </w:rPr>
        <w:t>(</w:t>
      </w:r>
      <w:r>
        <w:rPr>
          <w:rFonts w:asciiTheme="minorEastAsia" w:eastAsiaTheme="minorEastAsia" w:hAnsiTheme="minorEastAsia" w:cs="宋体" w:hint="eastAsia"/>
          <w:sz w:val="24"/>
        </w:rPr>
        <w:t>Mock</w:t>
      </w:r>
      <w:r w:rsidR="000D04E7">
        <w:rPr>
          <w:rFonts w:asciiTheme="minorEastAsia" w:eastAsiaTheme="minorEastAsia" w:hAnsiTheme="minorEastAsia" w:cs="宋体"/>
          <w:sz w:val="24"/>
        </w:rPr>
        <w:t>)</w:t>
      </w:r>
      <w:r>
        <w:rPr>
          <w:rFonts w:asciiTheme="minorEastAsia" w:eastAsiaTheme="minorEastAsia" w:hAnsiTheme="minorEastAsia" w:cs="宋体" w:hint="eastAsia"/>
          <w:sz w:val="24"/>
        </w:rPr>
        <w:t>数据，</w:t>
      </w:r>
      <w:r w:rsidR="00616483">
        <w:rPr>
          <w:rFonts w:asciiTheme="minorEastAsia" w:eastAsiaTheme="minorEastAsia" w:hAnsiTheme="minorEastAsia" w:cs="宋体" w:hint="eastAsia"/>
          <w:sz w:val="24"/>
        </w:rPr>
        <w:t>伪装</w:t>
      </w:r>
      <w:r>
        <w:rPr>
          <w:rFonts w:asciiTheme="minorEastAsia" w:eastAsiaTheme="minorEastAsia" w:hAnsiTheme="minorEastAsia" w:cs="宋体" w:hint="eastAsia"/>
          <w:sz w:val="24"/>
        </w:rPr>
        <w:t>数据也应可以在注册中心在运行时动态下发，当某服务不可用时，用</w:t>
      </w:r>
      <w:r w:rsidR="00616483">
        <w:rPr>
          <w:rFonts w:asciiTheme="minorEastAsia" w:eastAsiaTheme="minorEastAsia" w:hAnsiTheme="minorEastAsia" w:cs="宋体" w:hint="eastAsia"/>
          <w:sz w:val="24"/>
        </w:rPr>
        <w:t>伪装</w:t>
      </w:r>
      <w:r>
        <w:rPr>
          <w:rFonts w:asciiTheme="minorEastAsia" w:eastAsiaTheme="minorEastAsia" w:hAnsiTheme="minorEastAsia" w:cs="宋体" w:hint="eastAsia"/>
          <w:sz w:val="24"/>
        </w:rPr>
        <w:t>数据代替，可以减少故障的发生，比如某验权服务，当验权服务全部</w:t>
      </w:r>
      <w:r w:rsidR="00B7438B">
        <w:rPr>
          <w:rFonts w:asciiTheme="minorEastAsia" w:eastAsiaTheme="minorEastAsia" w:hAnsiTheme="minorEastAsia" w:cs="宋体" w:hint="eastAsia"/>
          <w:sz w:val="24"/>
        </w:rPr>
        <w:t>宕机</w:t>
      </w:r>
      <w:r>
        <w:rPr>
          <w:rFonts w:asciiTheme="minorEastAsia" w:eastAsiaTheme="minorEastAsia" w:hAnsiTheme="minorEastAsia" w:cs="宋体" w:hint="eastAsia"/>
          <w:sz w:val="24"/>
        </w:rPr>
        <w:t>后，直接返回false表示没有权限，并打印</w:t>
      </w:r>
      <w:r w:rsidR="00127E3E">
        <w:rPr>
          <w:rFonts w:asciiTheme="minorEastAsia" w:eastAsiaTheme="minorEastAsia" w:hAnsiTheme="minorEastAsia" w:cs="宋体" w:hint="eastAsia"/>
          <w:sz w:val="24"/>
        </w:rPr>
        <w:t>错误</w:t>
      </w:r>
      <w:r>
        <w:rPr>
          <w:rFonts w:asciiTheme="minorEastAsia" w:eastAsiaTheme="minorEastAsia" w:hAnsiTheme="minorEastAsia" w:cs="宋体" w:hint="eastAsia"/>
          <w:sz w:val="24"/>
        </w:rPr>
        <w:t xml:space="preserve">日志报警。 </w:t>
      </w:r>
    </w:p>
    <w:p w14:paraId="0DC9C9E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框架需要</w:t>
      </w:r>
      <w:r>
        <w:rPr>
          <w:rFonts w:asciiTheme="minorEastAsia" w:eastAsiaTheme="minorEastAsia" w:hAnsiTheme="minorEastAsia" w:cs="宋体" w:hint="eastAsia"/>
          <w:sz w:val="24"/>
        </w:rPr>
        <w:t>服务降级的</w:t>
      </w:r>
      <w:r>
        <w:rPr>
          <w:rFonts w:asciiTheme="minorEastAsia" w:eastAsiaTheme="minorEastAsia" w:hAnsiTheme="minorEastAsia" w:cs="宋体"/>
          <w:sz w:val="24"/>
        </w:rPr>
        <w:t>功能，</w:t>
      </w:r>
      <w:r>
        <w:rPr>
          <w:rFonts w:asciiTheme="minorEastAsia" w:eastAsiaTheme="minorEastAsia" w:hAnsiTheme="minorEastAsia" w:cs="宋体" w:hint="eastAsia"/>
          <w:sz w:val="24"/>
        </w:rPr>
        <w:t>具体</w:t>
      </w:r>
      <w:r>
        <w:rPr>
          <w:rFonts w:asciiTheme="minorEastAsia" w:eastAsiaTheme="minorEastAsia" w:hAnsiTheme="minorEastAsia" w:cs="宋体"/>
          <w:sz w:val="24"/>
        </w:rPr>
        <w:t>可以实现为</w:t>
      </w:r>
      <w:r>
        <w:rPr>
          <w:rFonts w:asciiTheme="minorEastAsia" w:eastAsiaTheme="minorEastAsia" w:hAnsiTheme="minorEastAsia" w:cs="宋体" w:hint="eastAsia"/>
          <w:sz w:val="24"/>
        </w:rPr>
        <w:t>服务伪装(</w:t>
      </w:r>
      <w:r>
        <w:rPr>
          <w:rFonts w:asciiTheme="minorEastAsia" w:eastAsiaTheme="minorEastAsia" w:hAnsiTheme="minorEastAsia" w:cs="宋体"/>
          <w:sz w:val="24"/>
        </w:rPr>
        <w:t>Mock</w:t>
      </w:r>
      <w:r>
        <w:rPr>
          <w:rFonts w:asciiTheme="minorEastAsia" w:eastAsiaTheme="minorEastAsia" w:hAnsiTheme="minorEastAsia" w:cs="宋体" w:hint="eastAsia"/>
          <w:sz w:val="24"/>
        </w:rPr>
        <w:t>)容错。</w:t>
      </w:r>
    </w:p>
    <w:p w14:paraId="1152B00E" w14:textId="2AF9B6D2"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9.</w:t>
      </w:r>
      <w:r w:rsidR="00957910">
        <w:rPr>
          <w:rFonts w:asciiTheme="minorEastAsia" w:eastAsiaTheme="minorEastAsia" w:hAnsiTheme="minorEastAsia" w:cs="宋体" w:hint="eastAsia"/>
          <w:sz w:val="24"/>
        </w:rPr>
        <w:t>有</w:t>
      </w:r>
      <w:r w:rsidR="00957910">
        <w:rPr>
          <w:rFonts w:asciiTheme="minorEastAsia" w:eastAsiaTheme="minorEastAsia" w:hAnsiTheme="minorEastAsia" w:cs="宋体"/>
          <w:sz w:val="24"/>
        </w:rPr>
        <w:t>些情况下</w:t>
      </w:r>
      <w:r>
        <w:rPr>
          <w:rFonts w:asciiTheme="minorEastAsia" w:eastAsiaTheme="minorEastAsia" w:hAnsiTheme="minorEastAsia" w:cs="宋体" w:hint="eastAsia"/>
          <w:sz w:val="24"/>
        </w:rPr>
        <w:t>并不是所有服务的访问量都大，很多的服务都只有很小</w:t>
      </w:r>
      <w:r>
        <w:rPr>
          <w:rFonts w:asciiTheme="minorEastAsia" w:eastAsiaTheme="minorEastAsia" w:hAnsiTheme="minorEastAsia" w:cs="宋体"/>
          <w:sz w:val="24"/>
        </w:rPr>
        <w:t>的</w:t>
      </w:r>
      <w:r>
        <w:rPr>
          <w:rFonts w:asciiTheme="minorEastAsia" w:eastAsiaTheme="minorEastAsia" w:hAnsiTheme="minorEastAsia" w:cs="宋体" w:hint="eastAsia"/>
          <w:sz w:val="24"/>
        </w:rPr>
        <w:t>访问量，却需要部署两台提供服务的机器，进行HA互备</w:t>
      </w:r>
      <w:r w:rsidR="00FF0530">
        <w:rPr>
          <w:rFonts w:asciiTheme="minorEastAsia" w:eastAsiaTheme="minorEastAsia" w:hAnsiTheme="minorEastAsia" w:cs="宋体" w:hint="eastAsia"/>
          <w:sz w:val="24"/>
        </w:rPr>
        <w:t>。</w:t>
      </w:r>
      <w:r>
        <w:rPr>
          <w:rFonts w:asciiTheme="minorEastAsia" w:eastAsiaTheme="minorEastAsia" w:hAnsiTheme="minorEastAsia" w:cs="宋体" w:hint="eastAsia"/>
          <w:sz w:val="24"/>
        </w:rPr>
        <w:t>如何减少浪费的机器</w:t>
      </w:r>
      <w:r w:rsidR="00A76922">
        <w:rPr>
          <w:rFonts w:asciiTheme="minorEastAsia" w:eastAsiaTheme="minorEastAsia" w:hAnsiTheme="minorEastAsia" w:cs="宋体" w:hint="eastAsia"/>
          <w:sz w:val="24"/>
        </w:rPr>
        <w:t>，</w:t>
      </w:r>
      <w:r>
        <w:rPr>
          <w:rFonts w:asciiTheme="minorEastAsia" w:eastAsiaTheme="minorEastAsia" w:hAnsiTheme="minorEastAsia" w:cs="宋体" w:hint="eastAsia"/>
          <w:sz w:val="24"/>
        </w:rPr>
        <w:t>此时可能需要让服务容器支持在一台机器上部署多个应用，可以用多JVM隔离，也可以用ClassLoader隔离。隔离的机制</w:t>
      </w:r>
      <w:r>
        <w:rPr>
          <w:rFonts w:asciiTheme="minorEastAsia" w:eastAsiaTheme="minorEastAsia" w:hAnsiTheme="minorEastAsia" w:cs="宋体"/>
          <w:sz w:val="24"/>
        </w:rPr>
        <w:t>也可以保护服务实例</w:t>
      </w:r>
      <w:r>
        <w:rPr>
          <w:rFonts w:asciiTheme="minorEastAsia" w:eastAsiaTheme="minorEastAsia" w:hAnsiTheme="minorEastAsia" w:cs="宋体" w:hint="eastAsia"/>
          <w:sz w:val="24"/>
        </w:rPr>
        <w:t>之间</w:t>
      </w:r>
      <w:r>
        <w:rPr>
          <w:rFonts w:asciiTheme="minorEastAsia" w:eastAsiaTheme="minorEastAsia" w:hAnsiTheme="minorEastAsia" w:cs="宋体"/>
          <w:sz w:val="24"/>
        </w:rPr>
        <w:t>不相互影响。</w:t>
      </w:r>
    </w:p>
    <w:p w14:paraId="2C38D17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隔离是个容错</w:t>
      </w:r>
      <w:r>
        <w:rPr>
          <w:rFonts w:asciiTheme="minorEastAsia" w:eastAsiaTheme="minorEastAsia" w:hAnsiTheme="minorEastAsia" w:cs="宋体"/>
          <w:sz w:val="24"/>
        </w:rPr>
        <w:t>特性</w:t>
      </w:r>
      <w:r>
        <w:rPr>
          <w:rFonts w:asciiTheme="minorEastAsia" w:eastAsiaTheme="minorEastAsia" w:hAnsiTheme="minorEastAsia" w:cs="宋体" w:hint="eastAsia"/>
          <w:sz w:val="24"/>
        </w:rPr>
        <w:t>，能</w:t>
      </w:r>
      <w:r>
        <w:rPr>
          <w:rFonts w:asciiTheme="minorEastAsia" w:eastAsiaTheme="minorEastAsia" w:hAnsiTheme="minorEastAsia" w:cs="宋体"/>
          <w:sz w:val="24"/>
        </w:rPr>
        <w:t>提高</w:t>
      </w:r>
      <w:r>
        <w:rPr>
          <w:rFonts w:asciiTheme="minorEastAsia" w:eastAsiaTheme="minorEastAsia" w:hAnsiTheme="minorEastAsia" w:cs="宋体" w:hint="eastAsia"/>
          <w:sz w:val="24"/>
        </w:rPr>
        <w:t>服务</w:t>
      </w:r>
      <w:r>
        <w:rPr>
          <w:rFonts w:asciiTheme="minorEastAsia" w:eastAsiaTheme="minorEastAsia" w:hAnsiTheme="minorEastAsia" w:cs="宋体"/>
          <w:sz w:val="24"/>
        </w:rPr>
        <w:t>的稳定性</w:t>
      </w:r>
      <w:r>
        <w:rPr>
          <w:rFonts w:asciiTheme="minorEastAsia" w:eastAsiaTheme="minorEastAsia" w:hAnsiTheme="minorEastAsia" w:cs="宋体" w:hint="eastAsia"/>
          <w:sz w:val="24"/>
        </w:rPr>
        <w:t>。</w:t>
      </w:r>
    </w:p>
    <w:p w14:paraId="1AC8ADE8" w14:textId="77777777" w:rsidR="00065A3A" w:rsidRDefault="00C41667">
      <w:pPr>
        <w:rPr>
          <w:b/>
        </w:rPr>
      </w:pPr>
      <w:r>
        <w:rPr>
          <w:b/>
          <w:noProof/>
        </w:rPr>
        <w:lastRenderedPageBreak/>
        <w:drawing>
          <wp:inline distT="0" distB="0" distL="0" distR="0" wp14:anchorId="4437D50B" wp14:editId="2CF4EB07">
            <wp:extent cx="5274310" cy="1882140"/>
            <wp:effectExtent l="0" t="0" r="2540" b="3810"/>
            <wp:docPr id="38" name="图片 38" descr="D:\yan\内容\send（论文）\20170523\图\服务治理-分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yan\内容\send（论文）\20170523\图\服务治理-分类.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882300"/>
                    </a:xfrm>
                    <a:prstGeom prst="rect">
                      <a:avLst/>
                    </a:prstGeom>
                    <a:noFill/>
                    <a:ln>
                      <a:noFill/>
                    </a:ln>
                  </pic:spPr>
                </pic:pic>
              </a:graphicData>
            </a:graphic>
          </wp:inline>
        </w:drawing>
      </w:r>
    </w:p>
    <w:p w14:paraId="1FC4516F" w14:textId="16D5D239" w:rsidR="00065A3A" w:rsidRDefault="00C41667">
      <w:pPr>
        <w:spacing w:line="400" w:lineRule="atLeast"/>
        <w:ind w:firstLineChars="1600" w:firstLine="2880"/>
      </w:pPr>
      <w:r>
        <w:rPr>
          <w:rFonts w:ascii="楷体" w:eastAsia="楷体" w:hAnsi="楷体" w:hint="eastAsia"/>
          <w:sz w:val="18"/>
          <w:szCs w:val="18"/>
        </w:rPr>
        <w:t>图2.</w:t>
      </w:r>
      <w:r w:rsidR="00F747EF">
        <w:rPr>
          <w:rFonts w:ascii="楷体" w:eastAsia="楷体" w:hAnsi="楷体"/>
          <w:sz w:val="18"/>
          <w:szCs w:val="18"/>
        </w:rPr>
        <w:t>2</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服务</w:t>
      </w:r>
      <w:r>
        <w:rPr>
          <w:rFonts w:ascii="楷体" w:eastAsia="楷体" w:hAnsi="楷体"/>
          <w:sz w:val="18"/>
          <w:szCs w:val="18"/>
        </w:rPr>
        <w:t>治理</w:t>
      </w:r>
      <w:r>
        <w:rPr>
          <w:rFonts w:ascii="楷体" w:eastAsia="楷体" w:hAnsi="楷体" w:hint="eastAsia"/>
          <w:sz w:val="18"/>
          <w:szCs w:val="18"/>
        </w:rPr>
        <w:t>需求</w:t>
      </w:r>
      <w:r>
        <w:rPr>
          <w:rFonts w:hint="eastAsia"/>
        </w:rPr>
        <w:t xml:space="preserve"> </w:t>
      </w:r>
    </w:p>
    <w:p w14:paraId="4974D2FC" w14:textId="309824A6" w:rsidR="00065A3A" w:rsidRDefault="00C41667">
      <w:pPr>
        <w:spacing w:line="400" w:lineRule="atLeast"/>
        <w:ind w:firstLine="420"/>
        <w:rPr>
          <w:ins w:id="27" w:author="Wang Wei14(上海_技术部_平台保障_王伟)" w:date="2017-05-27T10:17:00Z"/>
          <w:rFonts w:asciiTheme="minorEastAsia" w:eastAsiaTheme="minorEastAsia" w:hAnsiTheme="minorEastAsia" w:cs="宋体"/>
          <w:sz w:val="24"/>
        </w:rPr>
      </w:pPr>
      <w:r>
        <w:rPr>
          <w:rFonts w:asciiTheme="minorEastAsia" w:eastAsiaTheme="minorEastAsia" w:hAnsiTheme="minorEastAsia" w:cs="宋体" w:hint="eastAsia"/>
          <w:sz w:val="24"/>
        </w:rPr>
        <w:t>如</w:t>
      </w:r>
      <w:r>
        <w:rPr>
          <w:rFonts w:asciiTheme="minorEastAsia" w:eastAsiaTheme="minorEastAsia" w:hAnsiTheme="minorEastAsia" w:cs="宋体"/>
          <w:sz w:val="24"/>
        </w:rPr>
        <w:t>图</w:t>
      </w:r>
      <w:r>
        <w:rPr>
          <w:rFonts w:asciiTheme="minorEastAsia" w:eastAsiaTheme="minorEastAsia" w:hAnsiTheme="minorEastAsia" w:cs="宋体" w:hint="eastAsia"/>
          <w:sz w:val="24"/>
        </w:rPr>
        <w:t>2.</w:t>
      </w:r>
      <w:r w:rsidR="00F747EF">
        <w:rPr>
          <w:rFonts w:asciiTheme="minorEastAsia" w:eastAsiaTheme="minorEastAsia" w:hAnsiTheme="minorEastAsia" w:cs="宋体"/>
          <w:sz w:val="24"/>
        </w:rPr>
        <w:t>2</w:t>
      </w:r>
      <w:r>
        <w:rPr>
          <w:rFonts w:asciiTheme="minorEastAsia" w:eastAsiaTheme="minorEastAsia" w:hAnsiTheme="minorEastAsia" w:cs="宋体" w:hint="eastAsia"/>
          <w:sz w:val="24"/>
        </w:rPr>
        <w:t>所示为服务</w:t>
      </w:r>
      <w:r>
        <w:rPr>
          <w:rFonts w:asciiTheme="minorEastAsia" w:eastAsiaTheme="minorEastAsia" w:hAnsiTheme="minorEastAsia" w:cs="宋体"/>
          <w:sz w:val="24"/>
        </w:rPr>
        <w:t>治理</w:t>
      </w:r>
      <w:r>
        <w:rPr>
          <w:rFonts w:asciiTheme="minorEastAsia" w:eastAsiaTheme="minorEastAsia" w:hAnsiTheme="minorEastAsia" w:cs="宋体" w:hint="eastAsia"/>
          <w:sz w:val="24"/>
        </w:rPr>
        <w:t>主要</w:t>
      </w:r>
      <w:r>
        <w:rPr>
          <w:rFonts w:asciiTheme="minorEastAsia" w:eastAsiaTheme="minorEastAsia" w:hAnsiTheme="minorEastAsia" w:cs="宋体"/>
          <w:sz w:val="24"/>
        </w:rPr>
        <w:t>的</w:t>
      </w:r>
      <w:r>
        <w:rPr>
          <w:rFonts w:asciiTheme="minorEastAsia" w:eastAsiaTheme="minorEastAsia" w:hAnsiTheme="minorEastAsia" w:cs="宋体" w:hint="eastAsia"/>
          <w:sz w:val="24"/>
        </w:rPr>
        <w:t>需求，也是</w:t>
      </w:r>
      <w:r>
        <w:rPr>
          <w:rFonts w:asciiTheme="minorEastAsia" w:eastAsiaTheme="minorEastAsia" w:hAnsiTheme="minorEastAsia" w:cs="宋体"/>
          <w:sz w:val="24"/>
        </w:rPr>
        <w:t>对以上这些需求的总结</w:t>
      </w:r>
      <w:r>
        <w:rPr>
          <w:rFonts w:asciiTheme="minorEastAsia" w:eastAsiaTheme="minorEastAsia" w:hAnsiTheme="minorEastAsia" w:cs="宋体" w:hint="eastAsia"/>
          <w:sz w:val="24"/>
        </w:rPr>
        <w:t>，后续</w:t>
      </w:r>
      <w:r>
        <w:rPr>
          <w:rFonts w:asciiTheme="minorEastAsia" w:eastAsiaTheme="minorEastAsia" w:hAnsiTheme="minorEastAsia" w:cs="宋体"/>
          <w:sz w:val="24"/>
        </w:rPr>
        <w:t>的章节也会按照</w:t>
      </w:r>
      <w:r>
        <w:rPr>
          <w:rFonts w:asciiTheme="minorEastAsia" w:eastAsiaTheme="minorEastAsia" w:hAnsiTheme="minorEastAsia" w:cs="宋体" w:hint="eastAsia"/>
          <w:sz w:val="24"/>
        </w:rPr>
        <w:t>各个</w:t>
      </w:r>
      <w:r>
        <w:rPr>
          <w:rFonts w:asciiTheme="minorEastAsia" w:eastAsiaTheme="minorEastAsia" w:hAnsiTheme="minorEastAsia" w:cs="宋体"/>
          <w:sz w:val="24"/>
        </w:rPr>
        <w:t>需求独立</w:t>
      </w:r>
      <w:r>
        <w:rPr>
          <w:rFonts w:asciiTheme="minorEastAsia" w:eastAsiaTheme="minorEastAsia" w:hAnsiTheme="minorEastAsia" w:cs="宋体" w:hint="eastAsia"/>
          <w:sz w:val="24"/>
        </w:rPr>
        <w:t>论述。服务治理</w:t>
      </w:r>
      <w:r>
        <w:rPr>
          <w:rFonts w:asciiTheme="minorEastAsia" w:eastAsiaTheme="minorEastAsia" w:hAnsiTheme="minorEastAsia" w:cs="宋体"/>
          <w:sz w:val="24"/>
        </w:rPr>
        <w:t>以服务框架</w:t>
      </w:r>
      <w:r>
        <w:rPr>
          <w:rFonts w:asciiTheme="minorEastAsia" w:eastAsiaTheme="minorEastAsia" w:hAnsiTheme="minorEastAsia" w:cs="宋体" w:hint="eastAsia"/>
          <w:sz w:val="24"/>
        </w:rPr>
        <w:t>为主</w:t>
      </w:r>
      <w:r>
        <w:rPr>
          <w:rFonts w:asciiTheme="minorEastAsia" w:eastAsiaTheme="minorEastAsia" w:hAnsiTheme="minorEastAsia" w:cs="宋体"/>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监控为辅</w:t>
      </w:r>
      <w:r>
        <w:rPr>
          <w:rFonts w:asciiTheme="minorEastAsia" w:eastAsiaTheme="minorEastAsia" w:hAnsiTheme="minorEastAsia" w:cs="宋体" w:hint="eastAsia"/>
          <w:sz w:val="24"/>
        </w:rPr>
        <w:t>。</w:t>
      </w:r>
      <w:r>
        <w:rPr>
          <w:rFonts w:asciiTheme="minorEastAsia" w:eastAsiaTheme="minorEastAsia" w:hAnsiTheme="minorEastAsia" w:cs="宋体"/>
          <w:sz w:val="24"/>
        </w:rPr>
        <w:t>监控</w:t>
      </w:r>
      <w:r>
        <w:rPr>
          <w:rFonts w:asciiTheme="minorEastAsia" w:eastAsiaTheme="minorEastAsia" w:hAnsiTheme="minorEastAsia" w:cs="宋体" w:hint="eastAsia"/>
          <w:sz w:val="24"/>
        </w:rPr>
        <w:t>服务后，</w:t>
      </w:r>
      <w:r>
        <w:rPr>
          <w:rFonts w:asciiTheme="minorEastAsia" w:eastAsiaTheme="minorEastAsia" w:hAnsiTheme="minorEastAsia" w:cs="宋体"/>
          <w:sz w:val="24"/>
        </w:rPr>
        <w:t>可以对运行</w:t>
      </w:r>
      <w:r>
        <w:rPr>
          <w:rFonts w:asciiTheme="minorEastAsia" w:eastAsiaTheme="minorEastAsia" w:hAnsiTheme="minorEastAsia" w:cs="宋体" w:hint="eastAsia"/>
          <w:sz w:val="24"/>
        </w:rPr>
        <w:t>时</w:t>
      </w:r>
      <w:r>
        <w:rPr>
          <w:rFonts w:asciiTheme="minorEastAsia" w:eastAsiaTheme="minorEastAsia" w:hAnsiTheme="minorEastAsia" w:cs="宋体"/>
          <w:sz w:val="24"/>
        </w:rPr>
        <w:t>的服务做出动态变更，比如权重的变更。</w:t>
      </w:r>
      <w:r>
        <w:rPr>
          <w:rFonts w:asciiTheme="minorEastAsia" w:eastAsiaTheme="minorEastAsia" w:hAnsiTheme="minorEastAsia" w:cs="宋体" w:hint="eastAsia"/>
          <w:sz w:val="24"/>
        </w:rPr>
        <w:t>也</w:t>
      </w:r>
      <w:r>
        <w:rPr>
          <w:rFonts w:asciiTheme="minorEastAsia" w:eastAsiaTheme="minorEastAsia" w:hAnsiTheme="minorEastAsia" w:cs="宋体"/>
          <w:sz w:val="24"/>
        </w:rPr>
        <w:t>就是说</w:t>
      </w:r>
      <w:r>
        <w:rPr>
          <w:rFonts w:asciiTheme="minorEastAsia" w:eastAsiaTheme="minorEastAsia" w:hAnsiTheme="minorEastAsia" w:cs="宋体" w:hint="eastAsia"/>
          <w:sz w:val="24"/>
        </w:rPr>
        <w:t>服务</w:t>
      </w:r>
      <w:r>
        <w:rPr>
          <w:rFonts w:asciiTheme="minorEastAsia" w:eastAsiaTheme="minorEastAsia" w:hAnsiTheme="minorEastAsia" w:cs="宋体"/>
          <w:sz w:val="24"/>
        </w:rPr>
        <w:t>监控</w:t>
      </w:r>
      <w:r>
        <w:rPr>
          <w:rFonts w:asciiTheme="minorEastAsia" w:eastAsiaTheme="minorEastAsia" w:hAnsiTheme="minorEastAsia" w:cs="宋体" w:hint="eastAsia"/>
          <w:sz w:val="24"/>
        </w:rPr>
        <w:t>后</w:t>
      </w:r>
      <w:r>
        <w:rPr>
          <w:rFonts w:asciiTheme="minorEastAsia" w:eastAsiaTheme="minorEastAsia" w:hAnsiTheme="minorEastAsia" w:cs="宋体"/>
          <w:sz w:val="24"/>
        </w:rPr>
        <w:t>的结果可以反作用于</w:t>
      </w:r>
      <w:r w:rsidR="00CE11F6">
        <w:rPr>
          <w:rFonts w:asciiTheme="minorEastAsia" w:eastAsiaTheme="minorEastAsia" w:hAnsiTheme="minorEastAsia" w:cs="宋体" w:hint="eastAsia"/>
          <w:sz w:val="24"/>
        </w:rPr>
        <w:t>运行</w:t>
      </w:r>
      <w:r w:rsidR="00CE11F6">
        <w:rPr>
          <w:rFonts w:asciiTheme="minorEastAsia" w:eastAsiaTheme="minorEastAsia" w:hAnsiTheme="minorEastAsia" w:cs="宋体"/>
          <w:sz w:val="24"/>
        </w:rPr>
        <w:t>时的</w:t>
      </w:r>
      <w:r>
        <w:rPr>
          <w:rFonts w:asciiTheme="minorEastAsia" w:eastAsiaTheme="minorEastAsia" w:hAnsiTheme="minorEastAsia" w:cs="宋体"/>
          <w:sz w:val="24"/>
        </w:rPr>
        <w:t>服务</w:t>
      </w:r>
      <w:r>
        <w:rPr>
          <w:rFonts w:asciiTheme="minorEastAsia" w:eastAsiaTheme="minorEastAsia" w:hAnsiTheme="minorEastAsia" w:cs="宋体" w:hint="eastAsia"/>
          <w:sz w:val="24"/>
        </w:rPr>
        <w:t>，服务</w:t>
      </w:r>
      <w:r>
        <w:rPr>
          <w:rFonts w:asciiTheme="minorEastAsia" w:eastAsiaTheme="minorEastAsia" w:hAnsiTheme="minorEastAsia" w:cs="宋体"/>
          <w:sz w:val="24"/>
        </w:rPr>
        <w:t>的运行时状态再在监控中</w:t>
      </w:r>
      <w:r>
        <w:rPr>
          <w:rFonts w:asciiTheme="minorEastAsia" w:eastAsiaTheme="minorEastAsia" w:hAnsiTheme="minorEastAsia" w:cs="宋体" w:hint="eastAsia"/>
          <w:sz w:val="24"/>
        </w:rPr>
        <w:t>展示</w:t>
      </w:r>
      <w:r>
        <w:rPr>
          <w:rFonts w:asciiTheme="minorEastAsia" w:eastAsiaTheme="minorEastAsia" w:hAnsiTheme="minorEastAsia" w:cs="宋体"/>
          <w:sz w:val="24"/>
        </w:rPr>
        <w:t>，</w:t>
      </w:r>
      <w:r>
        <w:rPr>
          <w:rFonts w:asciiTheme="minorEastAsia" w:eastAsiaTheme="minorEastAsia" w:hAnsiTheme="minorEastAsia" w:cs="宋体" w:hint="eastAsia"/>
          <w:sz w:val="24"/>
        </w:rPr>
        <w:t>如此</w:t>
      </w:r>
      <w:r>
        <w:rPr>
          <w:rFonts w:asciiTheme="minorEastAsia" w:eastAsiaTheme="minorEastAsia" w:hAnsiTheme="minorEastAsia" w:cs="宋体"/>
          <w:sz w:val="24"/>
        </w:rPr>
        <w:t>形成闭环。</w:t>
      </w:r>
    </w:p>
    <w:p w14:paraId="2F1C8CCA" w14:textId="2F016D94" w:rsidR="00B746F1" w:rsidRDefault="00B746F1" w:rsidP="00B746F1">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如图2.</w:t>
      </w:r>
      <w:r w:rsidR="00B666CE">
        <w:rPr>
          <w:rFonts w:asciiTheme="minorEastAsia" w:eastAsiaTheme="minorEastAsia" w:hAnsiTheme="minorEastAsia" w:cs="宋体"/>
          <w:sz w:val="24"/>
        </w:rPr>
        <w:t>3</w:t>
      </w:r>
      <w:r>
        <w:rPr>
          <w:rFonts w:asciiTheme="minorEastAsia" w:eastAsiaTheme="minorEastAsia" w:hAnsiTheme="minorEastAsia" w:cs="宋体" w:hint="eastAsia"/>
          <w:sz w:val="24"/>
        </w:rPr>
        <w:t>所示为服务</w:t>
      </w:r>
      <w:r>
        <w:rPr>
          <w:rFonts w:asciiTheme="minorEastAsia" w:eastAsiaTheme="minorEastAsia" w:hAnsiTheme="minorEastAsia" w:cs="宋体"/>
          <w:sz w:val="24"/>
        </w:rPr>
        <w:t>治理的分层结构，</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框架在</w:t>
      </w:r>
      <w:r>
        <w:rPr>
          <w:rFonts w:asciiTheme="minorEastAsia" w:eastAsiaTheme="minorEastAsia" w:hAnsiTheme="minorEastAsia" w:cs="宋体" w:hint="eastAsia"/>
          <w:sz w:val="24"/>
        </w:rPr>
        <w:t>前端</w:t>
      </w:r>
      <w:r>
        <w:rPr>
          <w:rFonts w:asciiTheme="minorEastAsia" w:eastAsiaTheme="minorEastAsia" w:hAnsiTheme="minorEastAsia" w:cs="宋体"/>
          <w:sz w:val="24"/>
        </w:rPr>
        <w:t>层时是服务消费者，服务框架在核心层时为服务提供者。</w:t>
      </w:r>
      <w:r>
        <w:rPr>
          <w:rFonts w:asciiTheme="minorEastAsia" w:eastAsiaTheme="minorEastAsia" w:hAnsiTheme="minorEastAsia" w:cs="宋体" w:hint="eastAsia"/>
          <w:sz w:val="24"/>
        </w:rPr>
        <w:t>服务</w:t>
      </w:r>
      <w:r>
        <w:rPr>
          <w:rFonts w:asciiTheme="minorEastAsia" w:eastAsiaTheme="minorEastAsia" w:hAnsiTheme="minorEastAsia" w:cs="宋体"/>
          <w:sz w:val="24"/>
        </w:rPr>
        <w:t>治理外围的重要系统包括服务注册中心，监控中心</w:t>
      </w:r>
      <w:r>
        <w:rPr>
          <w:rFonts w:asciiTheme="minorEastAsia" w:eastAsiaTheme="minorEastAsia" w:hAnsiTheme="minorEastAsia" w:cs="宋体" w:hint="eastAsia"/>
          <w:sz w:val="24"/>
        </w:rPr>
        <w:t>和</w:t>
      </w:r>
      <w:r>
        <w:rPr>
          <w:rFonts w:asciiTheme="minorEastAsia" w:eastAsiaTheme="minorEastAsia" w:hAnsiTheme="minorEastAsia" w:cs="宋体"/>
          <w:sz w:val="24"/>
        </w:rPr>
        <w:t>调度中心。服务注册中心</w:t>
      </w:r>
      <w:r>
        <w:rPr>
          <w:rFonts w:asciiTheme="minorEastAsia" w:eastAsiaTheme="minorEastAsia" w:hAnsiTheme="minorEastAsia" w:cs="宋体" w:hint="eastAsia"/>
          <w:sz w:val="24"/>
        </w:rPr>
        <w:t>主要</w:t>
      </w:r>
      <w:r>
        <w:rPr>
          <w:rFonts w:asciiTheme="minorEastAsia" w:eastAsiaTheme="minorEastAsia" w:hAnsiTheme="minorEastAsia" w:cs="宋体"/>
          <w:sz w:val="24"/>
        </w:rPr>
        <w:t>存储服务提供者的元数据</w:t>
      </w:r>
      <w:r>
        <w:rPr>
          <w:rFonts w:asciiTheme="minorEastAsia" w:eastAsiaTheme="minorEastAsia" w:hAnsiTheme="minorEastAsia" w:cs="宋体" w:hint="eastAsia"/>
          <w:sz w:val="24"/>
        </w:rPr>
        <w:t>。</w:t>
      </w:r>
      <w:r>
        <w:rPr>
          <w:rFonts w:asciiTheme="minorEastAsia" w:eastAsiaTheme="minorEastAsia" w:hAnsiTheme="minorEastAsia" w:cs="宋体"/>
          <w:sz w:val="24"/>
        </w:rPr>
        <w:t>监控中心</w:t>
      </w:r>
      <w:r>
        <w:rPr>
          <w:rFonts w:asciiTheme="minorEastAsia" w:eastAsiaTheme="minorEastAsia" w:hAnsiTheme="minorEastAsia" w:cs="宋体" w:hint="eastAsia"/>
          <w:sz w:val="24"/>
        </w:rPr>
        <w:t>监控</w:t>
      </w:r>
      <w:r>
        <w:rPr>
          <w:rFonts w:asciiTheme="minorEastAsia" w:eastAsiaTheme="minorEastAsia" w:hAnsiTheme="minorEastAsia" w:cs="宋体"/>
          <w:sz w:val="24"/>
        </w:rPr>
        <w:t>服务运行时的状态</w:t>
      </w:r>
      <w:r>
        <w:rPr>
          <w:rFonts w:asciiTheme="minorEastAsia" w:eastAsiaTheme="minorEastAsia" w:hAnsiTheme="minorEastAsia" w:cs="宋体" w:hint="eastAsia"/>
          <w:sz w:val="24"/>
        </w:rPr>
        <w:t>。</w:t>
      </w:r>
      <w:r>
        <w:rPr>
          <w:rFonts w:asciiTheme="minorEastAsia" w:eastAsiaTheme="minorEastAsia" w:hAnsiTheme="minorEastAsia" w:cs="宋体"/>
          <w:sz w:val="24"/>
        </w:rPr>
        <w:t>调度中心</w:t>
      </w:r>
      <w:r>
        <w:rPr>
          <w:rFonts w:asciiTheme="minorEastAsia" w:eastAsiaTheme="minorEastAsia" w:hAnsiTheme="minorEastAsia" w:cs="宋体" w:hint="eastAsia"/>
          <w:sz w:val="24"/>
        </w:rPr>
        <w:t>在</w:t>
      </w:r>
      <w:r>
        <w:rPr>
          <w:rFonts w:asciiTheme="minorEastAsia" w:eastAsiaTheme="minorEastAsia" w:hAnsiTheme="minorEastAsia" w:cs="宋体"/>
          <w:sz w:val="24"/>
        </w:rPr>
        <w:t>容量评估后做服务的缩容</w:t>
      </w:r>
      <w:r>
        <w:rPr>
          <w:rFonts w:asciiTheme="minorEastAsia" w:eastAsiaTheme="minorEastAsia" w:hAnsiTheme="minorEastAsia" w:cs="宋体" w:hint="eastAsia"/>
          <w:sz w:val="24"/>
        </w:rPr>
        <w:t>或者</w:t>
      </w:r>
      <w:r>
        <w:rPr>
          <w:rFonts w:asciiTheme="minorEastAsia" w:eastAsiaTheme="minorEastAsia" w:hAnsiTheme="minorEastAsia" w:cs="宋体"/>
          <w:sz w:val="24"/>
        </w:rPr>
        <w:t>扩容。</w:t>
      </w:r>
    </w:p>
    <w:p w14:paraId="7551FAD8" w14:textId="77777777" w:rsidR="00B746F1" w:rsidRDefault="00B746F1" w:rsidP="00B746F1">
      <w:r>
        <w:rPr>
          <w:noProof/>
        </w:rPr>
        <w:drawing>
          <wp:inline distT="0" distB="0" distL="0" distR="0" wp14:anchorId="5ED2D03F" wp14:editId="588BFA92">
            <wp:extent cx="5042535" cy="2860675"/>
            <wp:effectExtent l="0" t="0" r="5715" b="0"/>
            <wp:docPr id="42" name="图片 42" descr="D:\yan\内容\send（论文）\20170522\图\服务治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yan\内容\send（论文）\20170522\图\服务治理.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58925" cy="2870132"/>
                    </a:xfrm>
                    <a:prstGeom prst="rect">
                      <a:avLst/>
                    </a:prstGeom>
                    <a:noFill/>
                    <a:ln>
                      <a:noFill/>
                    </a:ln>
                  </pic:spPr>
                </pic:pic>
              </a:graphicData>
            </a:graphic>
          </wp:inline>
        </w:drawing>
      </w:r>
    </w:p>
    <w:p w14:paraId="65112C06" w14:textId="77777777" w:rsidR="00B746F1" w:rsidRDefault="00B746F1" w:rsidP="00B746F1">
      <w:pPr>
        <w:spacing w:line="400" w:lineRule="atLeast"/>
        <w:ind w:firstLineChars="1450" w:firstLine="2610"/>
        <w:rPr>
          <w:rFonts w:ascii="楷体" w:eastAsia="楷体" w:hAnsi="楷体"/>
          <w:sz w:val="18"/>
          <w:szCs w:val="18"/>
        </w:rPr>
      </w:pPr>
      <w:r>
        <w:rPr>
          <w:rFonts w:ascii="楷体" w:eastAsia="楷体" w:hAnsi="楷体" w:hint="eastAsia"/>
          <w:sz w:val="18"/>
          <w:szCs w:val="18"/>
        </w:rPr>
        <w:t>图2.2</w:t>
      </w:r>
      <w:r>
        <w:rPr>
          <w:rFonts w:ascii="楷体" w:eastAsia="楷体" w:hAnsi="楷体"/>
          <w:sz w:val="18"/>
          <w:szCs w:val="18"/>
        </w:rPr>
        <w:t xml:space="preserve"> </w:t>
      </w:r>
      <w:r>
        <w:rPr>
          <w:rFonts w:ascii="楷体" w:eastAsia="楷体" w:hAnsi="楷体" w:hint="eastAsia"/>
          <w:sz w:val="18"/>
          <w:szCs w:val="18"/>
        </w:rPr>
        <w:t xml:space="preserve"> 服务</w:t>
      </w:r>
      <w:r>
        <w:rPr>
          <w:rFonts w:ascii="楷体" w:eastAsia="楷体" w:hAnsi="楷体"/>
          <w:sz w:val="18"/>
          <w:szCs w:val="18"/>
        </w:rPr>
        <w:t>治理</w:t>
      </w:r>
      <w:r>
        <w:rPr>
          <w:rFonts w:ascii="楷体" w:eastAsia="楷体" w:hAnsi="楷体" w:hint="eastAsia"/>
          <w:sz w:val="18"/>
          <w:szCs w:val="18"/>
        </w:rPr>
        <w:t>的</w:t>
      </w:r>
      <w:r>
        <w:rPr>
          <w:rFonts w:ascii="楷体" w:eastAsia="楷体" w:hAnsi="楷体"/>
          <w:sz w:val="18"/>
          <w:szCs w:val="18"/>
        </w:rPr>
        <w:t>分层结构</w:t>
      </w:r>
    </w:p>
    <w:p w14:paraId="1A1EEAA5" w14:textId="77777777" w:rsidR="00B746F1" w:rsidRDefault="00B746F1">
      <w:pPr>
        <w:spacing w:line="400" w:lineRule="atLeast"/>
        <w:ind w:firstLine="420"/>
        <w:rPr>
          <w:rFonts w:asciiTheme="minorEastAsia" w:eastAsiaTheme="minorEastAsia" w:hAnsiTheme="minorEastAsia" w:cs="宋体"/>
          <w:sz w:val="24"/>
        </w:rPr>
      </w:pPr>
    </w:p>
    <w:p w14:paraId="21CEE836" w14:textId="77777777" w:rsidR="00065A3A" w:rsidRDefault="00065A3A">
      <w:pPr>
        <w:jc w:val="center"/>
      </w:pPr>
    </w:p>
    <w:p w14:paraId="19AF3137" w14:textId="4A1EF1F9" w:rsidR="00065A3A" w:rsidRDefault="00C41667">
      <w:pPr>
        <w:pStyle w:val="3"/>
        <w:spacing w:beforeLines="100" w:before="312" w:afterLines="100" w:after="312" w:line="415" w:lineRule="auto"/>
        <w:jc w:val="left"/>
        <w:rPr>
          <w:rFonts w:ascii="黑体" w:eastAsia="黑体" w:hAnsi="黑体"/>
          <w:b w:val="0"/>
        </w:rPr>
      </w:pPr>
      <w:bookmarkStart w:id="28" w:name="_Toc483557604"/>
      <w:r>
        <w:rPr>
          <w:rFonts w:ascii="黑体" w:eastAsia="黑体" w:hAnsi="黑体" w:hint="eastAsia"/>
          <w:b w:val="0"/>
        </w:rPr>
        <w:lastRenderedPageBreak/>
        <w:t>2.3</w:t>
      </w:r>
      <w:r>
        <w:rPr>
          <w:rFonts w:ascii="黑体" w:eastAsia="黑体" w:hAnsi="黑体"/>
          <w:b w:val="0"/>
        </w:rPr>
        <w:t xml:space="preserve"> </w:t>
      </w:r>
      <w:r>
        <w:rPr>
          <w:rFonts w:ascii="黑体" w:eastAsia="黑体" w:hAnsi="黑体" w:hint="eastAsia"/>
          <w:b w:val="0"/>
        </w:rPr>
        <w:t>服务</w:t>
      </w:r>
      <w:r>
        <w:rPr>
          <w:rFonts w:ascii="黑体" w:eastAsia="黑体" w:hAnsi="黑体"/>
          <w:b w:val="0"/>
        </w:rPr>
        <w:t>框架</w:t>
      </w:r>
      <w:r w:rsidR="00C72694">
        <w:rPr>
          <w:rFonts w:ascii="黑体" w:eastAsia="黑体" w:hAnsi="黑体" w:hint="eastAsia"/>
          <w:b w:val="0"/>
        </w:rPr>
        <w:t>中</w:t>
      </w:r>
      <w:r w:rsidR="00C72694">
        <w:rPr>
          <w:rFonts w:ascii="黑体" w:eastAsia="黑体" w:hAnsi="黑体"/>
          <w:b w:val="0"/>
        </w:rPr>
        <w:t>的角色</w:t>
      </w:r>
      <w:bookmarkEnd w:id="28"/>
    </w:p>
    <w:p w14:paraId="70FFDD66" w14:textId="77777777" w:rsidR="00065A3A" w:rsidRDefault="00C41667">
      <w:pPr>
        <w:rPr>
          <w:rFonts w:ascii="黑体" w:eastAsia="黑体" w:hAnsi="黑体" w:cs="Calibri"/>
          <w:b/>
          <w:sz w:val="36"/>
          <w:szCs w:val="36"/>
        </w:rPr>
      </w:pPr>
      <w:r>
        <w:rPr>
          <w:noProof/>
        </w:rPr>
        <w:drawing>
          <wp:inline distT="0" distB="0" distL="0" distR="0" wp14:anchorId="4AE931D3" wp14:editId="6F295406">
            <wp:extent cx="5274310" cy="34671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cstate="print"/>
                    <a:srcRect/>
                    <a:stretch>
                      <a:fillRect/>
                    </a:stretch>
                  </pic:blipFill>
                  <pic:spPr>
                    <a:xfrm>
                      <a:off x="0" y="0"/>
                      <a:ext cx="5274310" cy="3467100"/>
                    </a:xfrm>
                    <a:prstGeom prst="rect">
                      <a:avLst/>
                    </a:prstGeom>
                    <a:noFill/>
                    <a:ln w="9525">
                      <a:noFill/>
                      <a:miter lim="800000"/>
                      <a:headEnd/>
                      <a:tailEnd/>
                    </a:ln>
                  </pic:spPr>
                </pic:pic>
              </a:graphicData>
            </a:graphic>
          </wp:inline>
        </w:drawing>
      </w:r>
    </w:p>
    <w:p w14:paraId="22DD8AC4" w14:textId="699C03E4" w:rsidR="00065A3A" w:rsidRDefault="00C41667">
      <w:pPr>
        <w:spacing w:line="400" w:lineRule="atLeast"/>
        <w:ind w:firstLine="420"/>
        <w:rPr>
          <w:rFonts w:ascii="楷体" w:eastAsia="楷体" w:hAnsi="楷体"/>
          <w:sz w:val="18"/>
          <w:szCs w:val="18"/>
        </w:rPr>
      </w:pPr>
      <w:r>
        <w:rPr>
          <w:rFonts w:ascii="黑体" w:eastAsia="黑体" w:hAnsi="黑体" w:cs="Calibri" w:hint="eastAsia"/>
          <w:b/>
          <w:sz w:val="36"/>
          <w:szCs w:val="36"/>
        </w:rPr>
        <w:t xml:space="preserve">            </w:t>
      </w:r>
      <w:r>
        <w:rPr>
          <w:rFonts w:ascii="楷体" w:eastAsia="楷体" w:hAnsi="楷体" w:hint="eastAsia"/>
          <w:sz w:val="18"/>
          <w:szCs w:val="18"/>
        </w:rPr>
        <w:t>图2.4 分布式</w:t>
      </w:r>
      <w:r>
        <w:rPr>
          <w:rFonts w:ascii="楷体" w:eastAsia="楷体" w:hAnsi="楷体"/>
          <w:sz w:val="18"/>
          <w:szCs w:val="18"/>
        </w:rPr>
        <w:t>服务框架</w:t>
      </w:r>
      <w:r w:rsidR="00C72694">
        <w:rPr>
          <w:rFonts w:ascii="楷体" w:eastAsia="楷体" w:hAnsi="楷体" w:hint="eastAsia"/>
          <w:sz w:val="18"/>
          <w:szCs w:val="18"/>
        </w:rPr>
        <w:t>中的</w:t>
      </w:r>
      <w:r w:rsidR="00C72694">
        <w:rPr>
          <w:rFonts w:ascii="楷体" w:eastAsia="楷体" w:hAnsi="楷体"/>
          <w:sz w:val="18"/>
          <w:szCs w:val="18"/>
        </w:rPr>
        <w:t>角色</w:t>
      </w:r>
    </w:p>
    <w:p w14:paraId="28214CA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如图2.4</w:t>
      </w:r>
      <w:r>
        <w:rPr>
          <w:rFonts w:asciiTheme="minorEastAsia" w:eastAsiaTheme="minorEastAsia" w:hAnsiTheme="minorEastAsia" w:cs="宋体"/>
          <w:sz w:val="24"/>
        </w:rPr>
        <w:t>所示，图中可以分为以下几种角色：</w:t>
      </w:r>
    </w:p>
    <w:p w14:paraId="20869F8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Provider:</w:t>
      </w:r>
      <w:r>
        <w:rPr>
          <w:rFonts w:asciiTheme="minorEastAsia" w:eastAsiaTheme="minorEastAsia" w:hAnsiTheme="minorEastAsia" w:cs="宋体" w:hint="eastAsia"/>
          <w:sz w:val="24"/>
        </w:rPr>
        <w:t>提供</w:t>
      </w:r>
      <w:r>
        <w:rPr>
          <w:rFonts w:asciiTheme="minorEastAsia" w:eastAsiaTheme="minorEastAsia" w:hAnsiTheme="minorEastAsia" w:cs="宋体"/>
          <w:sz w:val="24"/>
        </w:rPr>
        <w:t xml:space="preserve">服务方称之为“服务提供者”。 </w:t>
      </w:r>
    </w:p>
    <w:p w14:paraId="67A1BC8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Consumer:调用远程服务方称之为“服务消费者”。 </w:t>
      </w:r>
    </w:p>
    <w:p w14:paraId="42C973E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Registry:服务注册与发现的目录服务称之为“服务注册中心”。 </w:t>
      </w:r>
    </w:p>
    <w:p w14:paraId="456F88D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Monitor:统计服务的调用次调和调用时间的日志服务称为“服务监控中心”。</w:t>
      </w:r>
    </w:p>
    <w:p w14:paraId="62E12426" w14:textId="5F6D8321"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服务框架</w:t>
      </w:r>
      <w:r>
        <w:rPr>
          <w:rFonts w:asciiTheme="minorEastAsia" w:eastAsiaTheme="minorEastAsia" w:hAnsiTheme="minorEastAsia" w:cs="宋体"/>
          <w:sz w:val="24"/>
        </w:rPr>
        <w:t>有以下几种</w:t>
      </w:r>
      <w:r>
        <w:rPr>
          <w:rFonts w:asciiTheme="minorEastAsia" w:eastAsiaTheme="minorEastAsia" w:hAnsiTheme="minorEastAsia" w:cs="宋体" w:hint="eastAsia"/>
          <w:sz w:val="24"/>
        </w:rPr>
        <w:t>特性</w:t>
      </w:r>
      <w:r>
        <w:rPr>
          <w:rFonts w:asciiTheme="minorEastAsia" w:eastAsiaTheme="minorEastAsia" w:hAnsiTheme="minorEastAsia" w:cs="宋体"/>
          <w:sz w:val="24"/>
        </w:rPr>
        <w:t>：</w:t>
      </w:r>
    </w:p>
    <w:p w14:paraId="7234BEA9" w14:textId="77777777" w:rsidR="00065A3A" w:rsidRDefault="00C41667">
      <w:pPr>
        <w:ind w:firstLineChars="150" w:firstLine="360"/>
        <w:rPr>
          <w:ins w:id="29" w:author="Wang Wei14(上海_技术部_平台保障_王伟)" w:date="2017-05-27T11:03:00Z"/>
          <w:rFonts w:ascii="黑体" w:eastAsia="黑体" w:hAnsi="黑体" w:cs="宋体"/>
          <w:sz w:val="28"/>
          <w:szCs w:val="28"/>
        </w:rPr>
      </w:pP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连通性</w:t>
      </w:r>
    </w:p>
    <w:p w14:paraId="37CA36F4" w14:textId="12E14F3E" w:rsidR="00BA09BB" w:rsidRDefault="00BA09BB">
      <w:pPr>
        <w:ind w:firstLineChars="150" w:firstLine="360"/>
        <w:rPr>
          <w:rFonts w:asciiTheme="minorEastAsia" w:eastAsiaTheme="minorEastAsia" w:hAnsiTheme="minorEastAsia" w:cs="宋体"/>
          <w:sz w:val="24"/>
        </w:rPr>
      </w:pPr>
      <w:r w:rsidRPr="000836A7">
        <w:rPr>
          <w:rFonts w:asciiTheme="minorEastAsia" w:eastAsiaTheme="minorEastAsia" w:hAnsiTheme="minorEastAsia" w:cs="宋体"/>
          <w:sz w:val="24"/>
        </w:rPr>
        <w:t>连通性</w:t>
      </w:r>
      <w:r>
        <w:rPr>
          <w:rFonts w:asciiTheme="minorEastAsia" w:eastAsiaTheme="minorEastAsia" w:hAnsiTheme="minorEastAsia" w:cs="宋体" w:hint="eastAsia"/>
          <w:sz w:val="24"/>
        </w:rPr>
        <w:t>描述</w:t>
      </w:r>
      <w:r>
        <w:rPr>
          <w:rFonts w:asciiTheme="minorEastAsia" w:eastAsiaTheme="minorEastAsia" w:hAnsiTheme="minorEastAsia" w:cs="宋体"/>
          <w:sz w:val="24"/>
        </w:rPr>
        <w:t>了</w:t>
      </w:r>
      <w:r>
        <w:rPr>
          <w:rFonts w:asciiTheme="minorEastAsia" w:eastAsiaTheme="minorEastAsia" w:hAnsiTheme="minorEastAsia" w:cs="宋体" w:hint="eastAsia"/>
          <w:sz w:val="24"/>
        </w:rPr>
        <w:t>图2.4中</w:t>
      </w:r>
      <w:r>
        <w:rPr>
          <w:rFonts w:asciiTheme="minorEastAsia" w:eastAsiaTheme="minorEastAsia" w:hAnsiTheme="minorEastAsia" w:cs="宋体"/>
          <w:sz w:val="24"/>
        </w:rPr>
        <w:t>角色之间的</w:t>
      </w:r>
      <w:r w:rsidR="009E1A7A">
        <w:rPr>
          <w:rFonts w:asciiTheme="minorEastAsia" w:eastAsiaTheme="minorEastAsia" w:hAnsiTheme="minorEastAsia" w:cs="宋体" w:hint="eastAsia"/>
          <w:sz w:val="24"/>
        </w:rPr>
        <w:t>通信</w:t>
      </w:r>
      <w:r>
        <w:rPr>
          <w:rFonts w:asciiTheme="minorEastAsia" w:eastAsiaTheme="minorEastAsia" w:hAnsiTheme="minorEastAsia" w:cs="宋体" w:hint="eastAsia"/>
          <w:sz w:val="24"/>
        </w:rPr>
        <w:t>和</w:t>
      </w:r>
      <w:r>
        <w:rPr>
          <w:rFonts w:asciiTheme="minorEastAsia" w:eastAsiaTheme="minorEastAsia" w:hAnsiTheme="minorEastAsia" w:cs="宋体"/>
          <w:sz w:val="24"/>
        </w:rPr>
        <w:t>交互</w:t>
      </w:r>
      <w:r w:rsidR="006C2AF1">
        <w:rPr>
          <w:rFonts w:asciiTheme="minorEastAsia" w:eastAsiaTheme="minorEastAsia" w:hAnsiTheme="minorEastAsia" w:cs="宋体" w:hint="eastAsia"/>
          <w:sz w:val="24"/>
        </w:rPr>
        <w:t>关系</w:t>
      </w:r>
      <w:r w:rsidR="005B3120">
        <w:rPr>
          <w:rFonts w:asciiTheme="minorEastAsia" w:eastAsiaTheme="minorEastAsia" w:hAnsiTheme="minorEastAsia" w:cs="宋体" w:hint="eastAsia"/>
          <w:sz w:val="24"/>
        </w:rPr>
        <w:t>，</w:t>
      </w:r>
      <w:r w:rsidR="005B3120">
        <w:rPr>
          <w:rFonts w:asciiTheme="minorEastAsia" w:eastAsiaTheme="minorEastAsia" w:hAnsiTheme="minorEastAsia" w:cs="宋体"/>
          <w:sz w:val="24"/>
        </w:rPr>
        <w:t>主要</w:t>
      </w:r>
      <w:r w:rsidR="005B3120">
        <w:rPr>
          <w:rFonts w:asciiTheme="minorEastAsia" w:eastAsiaTheme="minorEastAsia" w:hAnsiTheme="minorEastAsia" w:cs="宋体" w:hint="eastAsia"/>
          <w:sz w:val="24"/>
        </w:rPr>
        <w:t>有</w:t>
      </w:r>
      <w:r w:rsidR="005B3120">
        <w:rPr>
          <w:rFonts w:asciiTheme="minorEastAsia" w:eastAsiaTheme="minorEastAsia" w:hAnsiTheme="minorEastAsia" w:cs="宋体"/>
          <w:sz w:val="24"/>
        </w:rPr>
        <w:t>如下几点</w:t>
      </w:r>
      <w:r w:rsidR="00953A4F">
        <w:rPr>
          <w:rFonts w:asciiTheme="minorEastAsia" w:eastAsiaTheme="minorEastAsia" w:hAnsiTheme="minorEastAsia" w:cs="宋体" w:hint="eastAsia"/>
          <w:sz w:val="24"/>
        </w:rPr>
        <w:t>：</w:t>
      </w:r>
    </w:p>
    <w:p w14:paraId="6C83591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w:t>
      </w:r>
      <w:r>
        <w:rPr>
          <w:rFonts w:asciiTheme="minorEastAsia" w:eastAsiaTheme="minorEastAsia" w:hAnsiTheme="minorEastAsia" w:cs="宋体"/>
          <w:sz w:val="24"/>
        </w:rPr>
        <w:t xml:space="preserve">. 注册中心负责服务地址的注册与查找，相当于目录服务，服务提供者和消费者只在启动时与注册中心交互，注册中心不转发请求，压力较小 </w:t>
      </w:r>
    </w:p>
    <w:p w14:paraId="05FCF52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2. </w:t>
      </w:r>
      <w:r>
        <w:rPr>
          <w:rFonts w:asciiTheme="minorEastAsia" w:eastAsiaTheme="minorEastAsia" w:hAnsiTheme="minorEastAsia" w:cs="宋体"/>
          <w:sz w:val="24"/>
        </w:rPr>
        <w:t xml:space="preserve">监控中心负责统计各服务调用次数，调用时间等，统计先在内存汇总后每分钟一次发送到监控中心服务器，并以报表展示 </w:t>
      </w:r>
    </w:p>
    <w:p w14:paraId="5455F5D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3. </w:t>
      </w:r>
      <w:r>
        <w:rPr>
          <w:rFonts w:asciiTheme="minorEastAsia" w:eastAsiaTheme="minorEastAsia" w:hAnsiTheme="minorEastAsia" w:cs="宋体"/>
          <w:sz w:val="24"/>
        </w:rPr>
        <w:t xml:space="preserve">服务提供者向注册中心注册其提供的服务，并汇报调用时间到监控中心，此时间不包含网络开销 </w:t>
      </w:r>
    </w:p>
    <w:p w14:paraId="00C5320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4. </w:t>
      </w:r>
      <w:r>
        <w:rPr>
          <w:rFonts w:asciiTheme="minorEastAsia" w:eastAsiaTheme="minorEastAsia" w:hAnsiTheme="minorEastAsia" w:cs="宋体"/>
          <w:sz w:val="24"/>
        </w:rPr>
        <w:t xml:space="preserve">服务消费者向注册中心获取服务提供者地址列表，并根据负载算法直接调用提供者，同时汇报调用时间到监控中心，此时间包含网络开销 </w:t>
      </w:r>
    </w:p>
    <w:p w14:paraId="1040BF83" w14:textId="32565D56" w:rsidR="00065A3A" w:rsidRDefault="00C41667" w:rsidP="005E0982">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 xml:space="preserve">5. </w:t>
      </w:r>
      <w:r>
        <w:rPr>
          <w:rFonts w:asciiTheme="minorEastAsia" w:eastAsiaTheme="minorEastAsia" w:hAnsiTheme="minorEastAsia" w:cs="宋体"/>
          <w:sz w:val="24"/>
        </w:rPr>
        <w:t xml:space="preserve">注册中心，服务提供者，服务消费者三者之间均为长连接，监控中心除外 </w:t>
      </w:r>
      <w:r w:rsidR="000836A7">
        <w:rPr>
          <w:rFonts w:asciiTheme="minorEastAsia" w:eastAsiaTheme="minorEastAsia" w:hAnsiTheme="minorEastAsia" w:cs="宋体" w:hint="eastAsia"/>
          <w:sz w:val="24"/>
        </w:rPr>
        <w:t>。</w:t>
      </w:r>
      <w:r>
        <w:rPr>
          <w:rFonts w:asciiTheme="minorEastAsia" w:eastAsiaTheme="minorEastAsia" w:hAnsiTheme="minorEastAsia" w:cs="宋体"/>
          <w:sz w:val="24"/>
        </w:rPr>
        <w:t xml:space="preserve">注册中心通过长连接感知服务提供者的存在，服务提供者宕机，注册中心将立即推送事件通知消费者 </w:t>
      </w:r>
    </w:p>
    <w:p w14:paraId="1EFFB9F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6. </w:t>
      </w:r>
      <w:r>
        <w:rPr>
          <w:rFonts w:asciiTheme="minorEastAsia" w:eastAsiaTheme="minorEastAsia" w:hAnsiTheme="minorEastAsia" w:cs="宋体"/>
          <w:sz w:val="24"/>
        </w:rPr>
        <w:t xml:space="preserve">注册中心和监控中心全部宕机，不影响已运行的提供者和消费者，消费者在本地缓存了提供者列表 </w:t>
      </w:r>
    </w:p>
    <w:p w14:paraId="538E828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7. </w:t>
      </w:r>
      <w:r>
        <w:rPr>
          <w:rFonts w:asciiTheme="minorEastAsia" w:eastAsiaTheme="minorEastAsia" w:hAnsiTheme="minorEastAsia" w:cs="宋体"/>
          <w:sz w:val="24"/>
        </w:rPr>
        <w:t>注册中心和监控中心都是可选的，服务消费者可以直连服务提供者</w:t>
      </w:r>
    </w:p>
    <w:p w14:paraId="1D332B70" w14:textId="77777777" w:rsidR="00065A3A" w:rsidRDefault="00C41667">
      <w:pPr>
        <w:rPr>
          <w:ins w:id="30" w:author="Wang Wei14(上海_技术部_平台保障_王伟)" w:date="2017-05-27T11:05:00Z"/>
          <w:rFonts w:ascii="黑体" w:eastAsia="黑体" w:hAnsi="黑体" w:cs="宋体"/>
          <w:sz w:val="28"/>
          <w:szCs w:val="28"/>
        </w:rPr>
      </w:pP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健状性</w:t>
      </w:r>
    </w:p>
    <w:p w14:paraId="0352A6AC" w14:textId="0E664EFB" w:rsidR="001B0FAD" w:rsidRDefault="001B0FAD">
      <w:r>
        <w:rPr>
          <w:rFonts w:ascii="黑体" w:eastAsia="黑体" w:hAnsi="黑体" w:cs="宋体" w:hint="eastAsia"/>
          <w:sz w:val="28"/>
          <w:szCs w:val="28"/>
        </w:rPr>
        <w:t xml:space="preserve"> </w:t>
      </w:r>
      <w:r w:rsidRPr="00E564B2">
        <w:rPr>
          <w:rFonts w:asciiTheme="minorEastAsia" w:eastAsiaTheme="minorEastAsia" w:hAnsiTheme="minorEastAsia" w:cs="宋体" w:hint="eastAsia"/>
          <w:sz w:val="24"/>
        </w:rPr>
        <w:t xml:space="preserve">  健壮性</w:t>
      </w:r>
      <w:r>
        <w:rPr>
          <w:rFonts w:asciiTheme="minorEastAsia" w:eastAsiaTheme="minorEastAsia" w:hAnsiTheme="minorEastAsia" w:cs="宋体" w:hint="eastAsia"/>
          <w:sz w:val="24"/>
        </w:rPr>
        <w:t>描述了</w:t>
      </w:r>
      <w:r>
        <w:rPr>
          <w:rFonts w:asciiTheme="minorEastAsia" w:eastAsiaTheme="minorEastAsia" w:hAnsiTheme="minorEastAsia" w:cs="宋体"/>
          <w:sz w:val="24"/>
        </w:rPr>
        <w:t>系统的可用性</w:t>
      </w:r>
      <w:r w:rsidR="00E564B2">
        <w:rPr>
          <w:rFonts w:asciiTheme="minorEastAsia" w:eastAsiaTheme="minorEastAsia" w:hAnsiTheme="minorEastAsia" w:cs="宋体" w:hint="eastAsia"/>
          <w:sz w:val="24"/>
        </w:rPr>
        <w:t>，</w:t>
      </w:r>
      <w:r w:rsidR="001C2F7E">
        <w:rPr>
          <w:rFonts w:asciiTheme="minorEastAsia" w:eastAsiaTheme="minorEastAsia" w:hAnsiTheme="minorEastAsia" w:cs="宋体" w:hint="eastAsia"/>
          <w:sz w:val="24"/>
        </w:rPr>
        <w:t>整个</w:t>
      </w:r>
      <w:r w:rsidR="004A4F4B">
        <w:rPr>
          <w:rFonts w:asciiTheme="minorEastAsia" w:eastAsiaTheme="minorEastAsia" w:hAnsiTheme="minorEastAsia" w:cs="宋体" w:hint="eastAsia"/>
          <w:sz w:val="24"/>
        </w:rPr>
        <w:t>系统</w:t>
      </w:r>
      <w:r w:rsidR="004A4F4B">
        <w:rPr>
          <w:rFonts w:asciiTheme="minorEastAsia" w:eastAsiaTheme="minorEastAsia" w:hAnsiTheme="minorEastAsia" w:cs="宋体"/>
          <w:sz w:val="24"/>
        </w:rPr>
        <w:t>的</w:t>
      </w:r>
      <w:r w:rsidR="004A4F4B">
        <w:rPr>
          <w:rFonts w:asciiTheme="minorEastAsia" w:eastAsiaTheme="minorEastAsia" w:hAnsiTheme="minorEastAsia" w:cs="宋体" w:hint="eastAsia"/>
          <w:sz w:val="24"/>
        </w:rPr>
        <w:t>可用性</w:t>
      </w:r>
      <w:r w:rsidR="0057680C">
        <w:rPr>
          <w:rFonts w:asciiTheme="minorEastAsia" w:eastAsiaTheme="minorEastAsia" w:hAnsiTheme="minorEastAsia" w:cs="宋体" w:hint="eastAsia"/>
          <w:sz w:val="24"/>
        </w:rPr>
        <w:t>是</w:t>
      </w:r>
      <w:r w:rsidR="0057680C">
        <w:rPr>
          <w:rFonts w:asciiTheme="minorEastAsia" w:eastAsiaTheme="minorEastAsia" w:hAnsiTheme="minorEastAsia" w:cs="宋体"/>
          <w:sz w:val="24"/>
        </w:rPr>
        <w:t>由</w:t>
      </w:r>
      <w:r w:rsidR="001C2F7E">
        <w:rPr>
          <w:rFonts w:asciiTheme="minorEastAsia" w:eastAsiaTheme="minorEastAsia" w:hAnsiTheme="minorEastAsia" w:cs="宋体"/>
          <w:sz w:val="24"/>
        </w:rPr>
        <w:t>服务</w:t>
      </w:r>
      <w:r w:rsidR="00F626AA">
        <w:rPr>
          <w:rFonts w:asciiTheme="minorEastAsia" w:eastAsiaTheme="minorEastAsia" w:hAnsiTheme="minorEastAsia" w:cs="宋体" w:hint="eastAsia"/>
          <w:sz w:val="24"/>
        </w:rPr>
        <w:t>提供者</w:t>
      </w:r>
      <w:r w:rsidR="00665B2E">
        <w:rPr>
          <w:rFonts w:asciiTheme="minorEastAsia" w:eastAsiaTheme="minorEastAsia" w:hAnsiTheme="minorEastAsia" w:cs="宋体"/>
          <w:sz w:val="24"/>
        </w:rPr>
        <w:t>集群</w:t>
      </w:r>
      <w:r w:rsidR="00F626AA">
        <w:rPr>
          <w:rFonts w:asciiTheme="minorEastAsia" w:eastAsiaTheme="minorEastAsia" w:hAnsiTheme="minorEastAsia" w:cs="宋体" w:hint="eastAsia"/>
          <w:sz w:val="24"/>
        </w:rPr>
        <w:t>和</w:t>
      </w:r>
      <w:r w:rsidR="00F626AA">
        <w:rPr>
          <w:rFonts w:asciiTheme="minorEastAsia" w:eastAsiaTheme="minorEastAsia" w:hAnsiTheme="minorEastAsia" w:cs="宋体"/>
          <w:sz w:val="24"/>
        </w:rPr>
        <w:t>注册中心</w:t>
      </w:r>
      <w:r w:rsidR="001C2F7E">
        <w:rPr>
          <w:rFonts w:asciiTheme="minorEastAsia" w:eastAsiaTheme="minorEastAsia" w:hAnsiTheme="minorEastAsia" w:cs="宋体"/>
          <w:sz w:val="24"/>
        </w:rPr>
        <w:t>集群提供保障的</w:t>
      </w:r>
      <w:r w:rsidR="001C2F7E">
        <w:rPr>
          <w:rFonts w:asciiTheme="minorEastAsia" w:eastAsiaTheme="minorEastAsia" w:hAnsiTheme="minorEastAsia" w:cs="宋体" w:hint="eastAsia"/>
          <w:sz w:val="24"/>
        </w:rPr>
        <w:t>，</w:t>
      </w:r>
      <w:r w:rsidR="00713039">
        <w:rPr>
          <w:rFonts w:asciiTheme="minorEastAsia" w:eastAsiaTheme="minorEastAsia" w:hAnsiTheme="minorEastAsia" w:cs="宋体" w:hint="eastAsia"/>
          <w:sz w:val="24"/>
        </w:rPr>
        <w:t>不会</w:t>
      </w:r>
      <w:r w:rsidR="00713039">
        <w:rPr>
          <w:rFonts w:asciiTheme="minorEastAsia" w:eastAsiaTheme="minorEastAsia" w:hAnsiTheme="minorEastAsia" w:cs="宋体"/>
          <w:sz w:val="24"/>
        </w:rPr>
        <w:t>出现</w:t>
      </w:r>
      <w:r w:rsidR="001C2F7E">
        <w:rPr>
          <w:rFonts w:asciiTheme="minorEastAsia" w:eastAsiaTheme="minorEastAsia" w:hAnsiTheme="minorEastAsia" w:cs="宋体"/>
          <w:sz w:val="24"/>
        </w:rPr>
        <w:t>单点</w:t>
      </w:r>
      <w:r w:rsidR="001C2F7E">
        <w:rPr>
          <w:rFonts w:asciiTheme="minorEastAsia" w:eastAsiaTheme="minorEastAsia" w:hAnsiTheme="minorEastAsia" w:cs="宋体" w:hint="eastAsia"/>
          <w:sz w:val="24"/>
        </w:rPr>
        <w:t>故障</w:t>
      </w:r>
      <w:r w:rsidR="00713039">
        <w:rPr>
          <w:rFonts w:asciiTheme="minorEastAsia" w:eastAsiaTheme="minorEastAsia" w:hAnsiTheme="minorEastAsia" w:cs="宋体" w:hint="eastAsia"/>
          <w:sz w:val="24"/>
        </w:rPr>
        <w:t>的</w:t>
      </w:r>
      <w:r w:rsidR="00713039">
        <w:rPr>
          <w:rFonts w:asciiTheme="minorEastAsia" w:eastAsiaTheme="minorEastAsia" w:hAnsiTheme="minorEastAsia" w:cs="宋体"/>
          <w:sz w:val="24"/>
        </w:rPr>
        <w:t>问题</w:t>
      </w:r>
      <w:r w:rsidR="001C2F7E">
        <w:rPr>
          <w:rFonts w:asciiTheme="minorEastAsia" w:eastAsiaTheme="minorEastAsia" w:hAnsiTheme="minorEastAsia" w:cs="宋体" w:hint="eastAsia"/>
          <w:sz w:val="24"/>
        </w:rPr>
        <w:t>。</w:t>
      </w:r>
      <w:r w:rsidR="00AA2861">
        <w:rPr>
          <w:rFonts w:asciiTheme="minorEastAsia" w:eastAsiaTheme="minorEastAsia" w:hAnsiTheme="minorEastAsia" w:cs="宋体" w:hint="eastAsia"/>
          <w:sz w:val="24"/>
        </w:rPr>
        <w:t>各个</w:t>
      </w:r>
      <w:r w:rsidR="00AA2861">
        <w:rPr>
          <w:rFonts w:asciiTheme="minorEastAsia" w:eastAsiaTheme="minorEastAsia" w:hAnsiTheme="minorEastAsia" w:cs="宋体"/>
          <w:sz w:val="24"/>
        </w:rPr>
        <w:t>角色的</w:t>
      </w:r>
      <w:r w:rsidR="00176BAF">
        <w:rPr>
          <w:rFonts w:asciiTheme="minorEastAsia" w:eastAsiaTheme="minorEastAsia" w:hAnsiTheme="minorEastAsia" w:cs="宋体" w:hint="eastAsia"/>
          <w:sz w:val="24"/>
        </w:rPr>
        <w:t>健壮性</w:t>
      </w:r>
      <w:r w:rsidR="00953A4F">
        <w:rPr>
          <w:rFonts w:asciiTheme="minorEastAsia" w:eastAsiaTheme="minorEastAsia" w:hAnsiTheme="minorEastAsia" w:cs="宋体"/>
          <w:sz w:val="24"/>
        </w:rPr>
        <w:t>主要</w:t>
      </w:r>
      <w:r w:rsidR="00953A4F">
        <w:rPr>
          <w:rFonts w:asciiTheme="minorEastAsia" w:eastAsiaTheme="minorEastAsia" w:hAnsiTheme="minorEastAsia" w:cs="宋体" w:hint="eastAsia"/>
          <w:sz w:val="24"/>
        </w:rPr>
        <w:t>有</w:t>
      </w:r>
      <w:r w:rsidR="00953A4F">
        <w:rPr>
          <w:rFonts w:asciiTheme="minorEastAsia" w:eastAsiaTheme="minorEastAsia" w:hAnsiTheme="minorEastAsia" w:cs="宋体"/>
          <w:sz w:val="24"/>
        </w:rPr>
        <w:t>如下几点</w:t>
      </w:r>
      <w:r w:rsidR="00953A4F">
        <w:rPr>
          <w:rFonts w:asciiTheme="minorEastAsia" w:eastAsiaTheme="minorEastAsia" w:hAnsiTheme="minorEastAsia" w:cs="宋体" w:hint="eastAsia"/>
          <w:sz w:val="24"/>
        </w:rPr>
        <w:t>：</w:t>
      </w:r>
    </w:p>
    <w:p w14:paraId="4F161924" w14:textId="55A95973" w:rsidR="00065A3A" w:rsidRDefault="00C41667">
      <w:pPr>
        <w:pStyle w:val="60"/>
        <w:numPr>
          <w:ilvl w:val="0"/>
          <w:numId w:val="2"/>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监控中心宕掉不影响使用，只是丢失部分采样数据</w:t>
      </w:r>
      <w:r w:rsidR="00197940">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w:t>
      </w:r>
    </w:p>
    <w:p w14:paraId="1DCF4F6D" w14:textId="5CD965D2" w:rsidR="00065A3A" w:rsidRDefault="00C41667">
      <w:pPr>
        <w:pStyle w:val="60"/>
        <w:numPr>
          <w:ilvl w:val="0"/>
          <w:numId w:val="2"/>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 xml:space="preserve">数据库宕掉后，注册中心仍能通过缓存提供服务列表查询，但不能注册新服务 </w:t>
      </w:r>
      <w:r w:rsidR="00197940">
        <w:rPr>
          <w:rFonts w:asciiTheme="minorEastAsia" w:eastAsiaTheme="minorEastAsia" w:hAnsiTheme="minorEastAsia" w:cs="宋体" w:hint="eastAsia"/>
          <w:sz w:val="24"/>
        </w:rPr>
        <w:t>。</w:t>
      </w:r>
    </w:p>
    <w:p w14:paraId="3526B7CE" w14:textId="1B24095A" w:rsidR="00065A3A" w:rsidRDefault="00C41667">
      <w:pPr>
        <w:pStyle w:val="60"/>
        <w:numPr>
          <w:ilvl w:val="0"/>
          <w:numId w:val="2"/>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注册中心对等集群，任意一台宕掉后，将自动切换到另一台</w:t>
      </w:r>
      <w:r w:rsidR="00197940">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w:t>
      </w:r>
    </w:p>
    <w:p w14:paraId="29661DF3" w14:textId="50876FED" w:rsidR="00065A3A" w:rsidRDefault="00C41667">
      <w:pPr>
        <w:pStyle w:val="60"/>
        <w:numPr>
          <w:ilvl w:val="0"/>
          <w:numId w:val="2"/>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注册中心全部宕掉后，服务提供者和服务消费者仍能通过本地缓存通讯</w:t>
      </w:r>
      <w:r w:rsidR="00197940">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w:t>
      </w:r>
    </w:p>
    <w:p w14:paraId="4D97AB06" w14:textId="76DDB3B5" w:rsidR="00065A3A" w:rsidRDefault="00C41667">
      <w:pPr>
        <w:pStyle w:val="60"/>
        <w:numPr>
          <w:ilvl w:val="0"/>
          <w:numId w:val="2"/>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 xml:space="preserve">服务提供者无状态，任意一台宕掉后，不影响使用 </w:t>
      </w:r>
      <w:r w:rsidR="00197940">
        <w:rPr>
          <w:rFonts w:asciiTheme="minorEastAsia" w:eastAsiaTheme="minorEastAsia" w:hAnsiTheme="minorEastAsia" w:cs="宋体" w:hint="eastAsia"/>
          <w:sz w:val="24"/>
        </w:rPr>
        <w:t>。</w:t>
      </w:r>
    </w:p>
    <w:p w14:paraId="4E88E46A" w14:textId="32441413" w:rsidR="00065A3A" w:rsidRDefault="00C41667">
      <w:pPr>
        <w:pStyle w:val="60"/>
        <w:numPr>
          <w:ilvl w:val="0"/>
          <w:numId w:val="2"/>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服务提供者全部宕掉后，服务消费者应用将无法使用，并无限次重连等待服务提供者恢复</w:t>
      </w:r>
      <w:r w:rsidR="00197940">
        <w:rPr>
          <w:rFonts w:asciiTheme="minorEastAsia" w:eastAsiaTheme="minorEastAsia" w:hAnsiTheme="minorEastAsia" w:cs="宋体" w:hint="eastAsia"/>
          <w:sz w:val="24"/>
        </w:rPr>
        <w:t>。</w:t>
      </w:r>
    </w:p>
    <w:p w14:paraId="74AF8B2D" w14:textId="77777777" w:rsidR="00065A3A" w:rsidRDefault="00C41667">
      <w:pPr>
        <w:rPr>
          <w:ins w:id="31" w:author="Wang Wei14(上海_技术部_平台保障_王伟)" w:date="2017-05-27T11:15:00Z"/>
          <w:rFonts w:ascii="黑体" w:eastAsia="黑体" w:hAnsi="黑体" w:cs="宋体"/>
          <w:sz w:val="28"/>
          <w:szCs w:val="28"/>
        </w:rPr>
      </w:pP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伸缩性</w:t>
      </w:r>
    </w:p>
    <w:p w14:paraId="5A8D8E3B" w14:textId="21B19A83" w:rsidR="008F72EA" w:rsidRDefault="008F72EA" w:rsidP="008F72EA">
      <w:pPr>
        <w:ind w:firstLineChars="200" w:firstLine="480"/>
      </w:pPr>
      <w:r w:rsidRPr="00E564B2">
        <w:rPr>
          <w:rFonts w:asciiTheme="minorEastAsia" w:eastAsiaTheme="minorEastAsia" w:hAnsiTheme="minorEastAsia" w:cs="宋体" w:hint="eastAsia"/>
          <w:sz w:val="24"/>
        </w:rPr>
        <w:t>健壮性</w:t>
      </w:r>
      <w:r>
        <w:rPr>
          <w:rFonts w:asciiTheme="minorEastAsia" w:eastAsiaTheme="minorEastAsia" w:hAnsiTheme="minorEastAsia" w:cs="宋体" w:hint="eastAsia"/>
          <w:sz w:val="24"/>
        </w:rPr>
        <w:t>描述了</w:t>
      </w:r>
      <w:r>
        <w:rPr>
          <w:rFonts w:asciiTheme="minorEastAsia" w:eastAsiaTheme="minorEastAsia" w:hAnsiTheme="minorEastAsia" w:cs="宋体"/>
          <w:sz w:val="24"/>
        </w:rPr>
        <w:t>系统的可</w:t>
      </w:r>
      <w:r>
        <w:rPr>
          <w:rFonts w:asciiTheme="minorEastAsia" w:eastAsiaTheme="minorEastAsia" w:hAnsiTheme="minorEastAsia" w:cs="宋体" w:hint="eastAsia"/>
          <w:sz w:val="24"/>
        </w:rPr>
        <w:t>扩展</w:t>
      </w:r>
      <w:r>
        <w:rPr>
          <w:rFonts w:asciiTheme="minorEastAsia" w:eastAsiaTheme="minorEastAsia" w:hAnsiTheme="minorEastAsia" w:cs="宋体"/>
          <w:sz w:val="24"/>
        </w:rPr>
        <w:t>性，</w:t>
      </w:r>
      <w:r w:rsidR="00AA2861">
        <w:rPr>
          <w:rFonts w:asciiTheme="minorEastAsia" w:eastAsiaTheme="minorEastAsia" w:hAnsiTheme="minorEastAsia" w:cs="宋体" w:hint="eastAsia"/>
          <w:sz w:val="24"/>
        </w:rPr>
        <w:t>各个</w:t>
      </w:r>
      <w:r w:rsidR="00AA2861">
        <w:rPr>
          <w:rFonts w:asciiTheme="minorEastAsia" w:eastAsiaTheme="minorEastAsia" w:hAnsiTheme="minorEastAsia" w:cs="宋体"/>
          <w:sz w:val="24"/>
        </w:rPr>
        <w:t>角色的伸缩性</w:t>
      </w:r>
      <w:r>
        <w:rPr>
          <w:rFonts w:asciiTheme="minorEastAsia" w:eastAsiaTheme="minorEastAsia" w:hAnsiTheme="minorEastAsia" w:cs="宋体"/>
          <w:sz w:val="24"/>
        </w:rPr>
        <w:t>主要</w:t>
      </w:r>
      <w:r>
        <w:rPr>
          <w:rFonts w:asciiTheme="minorEastAsia" w:eastAsiaTheme="minorEastAsia" w:hAnsiTheme="minorEastAsia" w:cs="宋体" w:hint="eastAsia"/>
          <w:sz w:val="24"/>
        </w:rPr>
        <w:t>有</w:t>
      </w:r>
      <w:r>
        <w:rPr>
          <w:rFonts w:asciiTheme="minorEastAsia" w:eastAsiaTheme="minorEastAsia" w:hAnsiTheme="minorEastAsia" w:cs="宋体"/>
          <w:sz w:val="24"/>
        </w:rPr>
        <w:t>如下的几点：</w:t>
      </w:r>
    </w:p>
    <w:p w14:paraId="0D7B20EE" w14:textId="77777777" w:rsidR="00065A3A" w:rsidRDefault="00C41667">
      <w:pPr>
        <w:pStyle w:val="60"/>
        <w:numPr>
          <w:ilvl w:val="0"/>
          <w:numId w:val="3"/>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 xml:space="preserve">注册中心为对等集群，可动态增加机器部署实例，所有客户端将自动发现新的注册中心 </w:t>
      </w:r>
    </w:p>
    <w:p w14:paraId="47AB0D5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2. </w:t>
      </w:r>
      <w:r>
        <w:rPr>
          <w:rFonts w:asciiTheme="minorEastAsia" w:eastAsiaTheme="minorEastAsia" w:hAnsiTheme="minorEastAsia" w:cs="宋体"/>
          <w:sz w:val="24"/>
        </w:rPr>
        <w:t>服务提供者无状态，可动态增加机器部署实例，注册中心将推送新的服务提供者信息给消费者</w:t>
      </w:r>
    </w:p>
    <w:p w14:paraId="082CD739" w14:textId="77777777" w:rsidR="00065A3A" w:rsidRDefault="00C41667">
      <w:pPr>
        <w:pStyle w:val="3"/>
        <w:spacing w:beforeLines="100" w:before="312" w:afterLines="100" w:after="312" w:line="415" w:lineRule="auto"/>
        <w:jc w:val="left"/>
        <w:rPr>
          <w:rFonts w:ascii="黑体" w:eastAsia="黑体" w:hAnsi="黑体"/>
          <w:b w:val="0"/>
        </w:rPr>
      </w:pPr>
      <w:bookmarkStart w:id="32" w:name="_Toc482175941"/>
      <w:bookmarkStart w:id="33" w:name="_Toc483557605"/>
      <w:r>
        <w:rPr>
          <w:rFonts w:ascii="黑体" w:eastAsia="黑体" w:hAnsi="黑体" w:hint="eastAsia"/>
          <w:b w:val="0"/>
        </w:rPr>
        <w:t xml:space="preserve">2.4 </w:t>
      </w:r>
      <w:bookmarkEnd w:id="32"/>
      <w:r>
        <w:rPr>
          <w:rFonts w:ascii="黑体" w:eastAsia="黑体" w:hAnsi="黑体" w:hint="eastAsia"/>
          <w:b w:val="0"/>
        </w:rPr>
        <w:t>服务</w:t>
      </w:r>
      <w:r>
        <w:rPr>
          <w:rFonts w:ascii="黑体" w:eastAsia="黑体" w:hAnsi="黑体"/>
          <w:b w:val="0"/>
        </w:rPr>
        <w:t>框架</w:t>
      </w:r>
      <w:r>
        <w:rPr>
          <w:rFonts w:ascii="黑体" w:eastAsia="黑体" w:hAnsi="黑体" w:hint="eastAsia"/>
          <w:b w:val="0"/>
        </w:rPr>
        <w:t>技术选型</w:t>
      </w:r>
      <w:bookmarkEnd w:id="33"/>
      <w:r>
        <w:rPr>
          <w:rFonts w:ascii="黑体" w:eastAsia="黑体" w:hAnsi="黑体" w:hint="eastAsia"/>
          <w:b w:val="0"/>
        </w:rPr>
        <w:t xml:space="preserve"> </w:t>
      </w:r>
    </w:p>
    <w:p w14:paraId="3B4953C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w:t>
      </w:r>
      <w:r>
        <w:rPr>
          <w:rFonts w:asciiTheme="minorEastAsia" w:eastAsiaTheme="minorEastAsia" w:hAnsiTheme="minorEastAsia" w:cs="宋体" w:hint="eastAsia"/>
          <w:sz w:val="24"/>
        </w:rPr>
        <w:t>essian是老牌</w:t>
      </w:r>
      <w:r>
        <w:rPr>
          <w:rFonts w:asciiTheme="minorEastAsia" w:eastAsiaTheme="minorEastAsia" w:hAnsiTheme="minorEastAsia" w:cs="宋体"/>
          <w:sz w:val="24"/>
        </w:rPr>
        <w:t>的二进制web服务协议，基于 HTTP协议进行传输。Hessian 通过其自定义的串行化机制将请求信息进行序列化，产生二进制流。</w:t>
      </w:r>
      <w:r>
        <w:rPr>
          <w:rFonts w:asciiTheme="minorEastAsia" w:eastAsiaTheme="minorEastAsia" w:hAnsiTheme="minorEastAsia" w:cs="宋体" w:hint="eastAsia"/>
          <w:sz w:val="24"/>
        </w:rPr>
        <w:t>但是</w:t>
      </w:r>
      <w:r>
        <w:rPr>
          <w:rFonts w:asciiTheme="minorEastAsia" w:eastAsiaTheme="minorEastAsia" w:hAnsiTheme="minorEastAsia" w:cs="宋体"/>
          <w:sz w:val="24"/>
        </w:rPr>
        <w:t>0.1.x的hessian版本</w:t>
      </w:r>
      <w:r>
        <w:rPr>
          <w:rFonts w:asciiTheme="minorEastAsia" w:eastAsiaTheme="minorEastAsia" w:hAnsiTheme="minorEastAsia" w:cs="宋体" w:hint="eastAsia"/>
          <w:sz w:val="24"/>
        </w:rPr>
        <w:t>性能</w:t>
      </w:r>
      <w:r>
        <w:rPr>
          <w:rFonts w:asciiTheme="minorEastAsia" w:eastAsiaTheme="minorEastAsia" w:hAnsiTheme="minorEastAsia" w:cs="宋体"/>
          <w:sz w:val="24"/>
        </w:rPr>
        <w:t>不</w:t>
      </w:r>
      <w:r>
        <w:rPr>
          <w:rFonts w:asciiTheme="minorEastAsia" w:eastAsiaTheme="minorEastAsia" w:hAnsiTheme="minorEastAsia" w:cs="宋体" w:hint="eastAsia"/>
          <w:sz w:val="24"/>
        </w:rPr>
        <w:t>高</w:t>
      </w:r>
      <w:r>
        <w:rPr>
          <w:rFonts w:asciiTheme="minorEastAsia" w:eastAsiaTheme="minorEastAsia" w:hAnsiTheme="minorEastAsia" w:cs="宋体"/>
          <w:sz w:val="24"/>
        </w:rPr>
        <w:t>，瓶颈在</w:t>
      </w:r>
      <w:r>
        <w:rPr>
          <w:rFonts w:asciiTheme="minorEastAsia" w:eastAsiaTheme="minorEastAsia" w:hAnsiTheme="minorEastAsia" w:cs="宋体" w:hint="eastAsia"/>
          <w:sz w:val="24"/>
        </w:rPr>
        <w:t>io</w:t>
      </w:r>
      <w:r>
        <w:rPr>
          <w:rFonts w:asciiTheme="minorEastAsia" w:eastAsiaTheme="minorEastAsia" w:hAnsiTheme="minorEastAsia" w:cs="宋体"/>
          <w:sz w:val="24"/>
        </w:rPr>
        <w:t>模型</w:t>
      </w:r>
      <w:r>
        <w:rPr>
          <w:rFonts w:asciiTheme="minorEastAsia" w:eastAsiaTheme="minorEastAsia" w:hAnsiTheme="minorEastAsia" w:cs="宋体" w:hint="eastAsia"/>
          <w:sz w:val="24"/>
        </w:rPr>
        <w:t>和</w:t>
      </w:r>
      <w:r>
        <w:rPr>
          <w:rFonts w:asciiTheme="minorEastAsia" w:eastAsiaTheme="minorEastAsia" w:hAnsiTheme="minorEastAsia" w:cs="宋体"/>
          <w:sz w:val="24"/>
        </w:rPr>
        <w:t>线程模型上</w:t>
      </w:r>
      <w:r>
        <w:rPr>
          <w:rFonts w:asciiTheme="minorEastAsia" w:eastAsiaTheme="minorEastAsia" w:hAnsiTheme="minorEastAsia" w:cs="宋体" w:hint="eastAsia"/>
          <w:sz w:val="24"/>
        </w:rPr>
        <w:t>，</w:t>
      </w:r>
      <w:r>
        <w:rPr>
          <w:rFonts w:asciiTheme="minorEastAsia" w:eastAsiaTheme="minorEastAsia" w:hAnsiTheme="minorEastAsia" w:cs="宋体"/>
          <w:sz w:val="24"/>
        </w:rPr>
        <w:t>吞吐量上</w:t>
      </w:r>
      <w:r>
        <w:rPr>
          <w:rFonts w:asciiTheme="minorEastAsia" w:eastAsiaTheme="minorEastAsia" w:hAnsiTheme="minorEastAsia" w:cs="宋体" w:hint="eastAsia"/>
          <w:sz w:val="24"/>
        </w:rPr>
        <w:t>不</w:t>
      </w:r>
      <w:r>
        <w:rPr>
          <w:rFonts w:asciiTheme="minorEastAsia" w:eastAsiaTheme="minorEastAsia" w:hAnsiTheme="minorEastAsia" w:cs="宋体"/>
          <w:sz w:val="24"/>
        </w:rPr>
        <w:t>去。</w:t>
      </w:r>
    </w:p>
    <w:p w14:paraId="07203B10" w14:textId="64E95643"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Hessian是一个轻量级的remoting on http工具，使用简单的方法提供了RMI的功能。</w:t>
      </w:r>
      <w:r w:rsidR="00450767">
        <w:rPr>
          <w:rFonts w:asciiTheme="minorEastAsia" w:eastAsiaTheme="minorEastAsia" w:hAnsiTheme="minorEastAsia" w:cs="宋体"/>
          <w:sz w:val="24"/>
        </w:rPr>
        <w:t>Hessian</w:t>
      </w:r>
      <w:r>
        <w:rPr>
          <w:rFonts w:asciiTheme="minorEastAsia" w:eastAsiaTheme="minorEastAsia" w:hAnsiTheme="minorEastAsia" w:cs="宋体"/>
          <w:sz w:val="24"/>
        </w:rPr>
        <w:t>没有自身的线程模型，在</w:t>
      </w:r>
      <w:r>
        <w:rPr>
          <w:rFonts w:asciiTheme="minorEastAsia" w:eastAsiaTheme="minorEastAsia" w:hAnsiTheme="minorEastAsia" w:cs="宋体" w:hint="eastAsia"/>
          <w:sz w:val="24"/>
        </w:rPr>
        <w:t>web</w:t>
      </w:r>
      <w:r>
        <w:rPr>
          <w:rFonts w:asciiTheme="minorEastAsia" w:eastAsiaTheme="minorEastAsia" w:hAnsiTheme="minorEastAsia" w:cs="宋体"/>
          <w:sz w:val="24"/>
        </w:rPr>
        <w:t>容器中实现的时候</w:t>
      </w:r>
      <w:r>
        <w:rPr>
          <w:rFonts w:asciiTheme="minorEastAsia" w:eastAsiaTheme="minorEastAsia" w:hAnsiTheme="minorEastAsia" w:cs="宋体" w:hint="eastAsia"/>
          <w:sz w:val="24"/>
        </w:rPr>
        <w:t>用的</w:t>
      </w:r>
      <w:r>
        <w:rPr>
          <w:rFonts w:asciiTheme="minorEastAsia" w:eastAsiaTheme="minorEastAsia" w:hAnsiTheme="minorEastAsia" w:cs="宋体"/>
          <w:sz w:val="24"/>
        </w:rPr>
        <w:t>是容器的线程模型</w:t>
      </w:r>
      <w:r>
        <w:rPr>
          <w:rFonts w:asciiTheme="minorEastAsia" w:eastAsiaTheme="minorEastAsia" w:hAnsiTheme="minorEastAsia" w:cs="宋体" w:hint="eastAsia"/>
          <w:sz w:val="24"/>
        </w:rPr>
        <w:t>，比如</w:t>
      </w:r>
      <w:r>
        <w:rPr>
          <w:rFonts w:asciiTheme="minorEastAsia" w:eastAsiaTheme="minorEastAsia" w:hAnsiTheme="minorEastAsia" w:cs="宋体"/>
          <w:sz w:val="24"/>
        </w:rPr>
        <w:t>在tomcat6.0</w:t>
      </w:r>
      <w:r>
        <w:rPr>
          <w:rFonts w:asciiTheme="minorEastAsia" w:eastAsiaTheme="minorEastAsia" w:hAnsiTheme="minorEastAsia" w:cs="宋体" w:hint="eastAsia"/>
          <w:sz w:val="24"/>
        </w:rPr>
        <w:t>中</w:t>
      </w:r>
      <w:r>
        <w:rPr>
          <w:rFonts w:asciiTheme="minorEastAsia" w:eastAsiaTheme="minorEastAsia" w:hAnsiTheme="minorEastAsia" w:cs="宋体"/>
          <w:sz w:val="24"/>
        </w:rPr>
        <w:t>部署的时候，</w:t>
      </w:r>
      <w:r>
        <w:rPr>
          <w:rFonts w:asciiTheme="minorEastAsia" w:eastAsiaTheme="minorEastAsia" w:hAnsiTheme="minorEastAsia" w:cs="宋体" w:hint="eastAsia"/>
          <w:sz w:val="24"/>
        </w:rPr>
        <w:t>使用</w:t>
      </w:r>
      <w:r>
        <w:rPr>
          <w:rFonts w:asciiTheme="minorEastAsia" w:eastAsiaTheme="minorEastAsia" w:hAnsiTheme="minorEastAsia" w:cs="宋体"/>
          <w:sz w:val="24"/>
        </w:rPr>
        <w:t>的是tomcat的</w:t>
      </w:r>
      <w:r>
        <w:rPr>
          <w:rFonts w:asciiTheme="minorEastAsia" w:eastAsiaTheme="minorEastAsia" w:hAnsiTheme="minorEastAsia" w:cs="宋体" w:hint="eastAsia"/>
          <w:sz w:val="24"/>
        </w:rPr>
        <w:t>基于</w:t>
      </w:r>
      <w:r>
        <w:rPr>
          <w:rFonts w:asciiTheme="minorEastAsia" w:eastAsiaTheme="minorEastAsia" w:hAnsiTheme="minorEastAsia" w:cs="宋体"/>
          <w:sz w:val="24"/>
        </w:rPr>
        <w:t>BIO</w:t>
      </w:r>
      <w:r>
        <w:rPr>
          <w:rFonts w:asciiTheme="minorEastAsia" w:eastAsiaTheme="minorEastAsia" w:hAnsiTheme="minorEastAsia" w:cs="宋体" w:hint="eastAsia"/>
          <w:sz w:val="24"/>
        </w:rPr>
        <w:t>同步</w:t>
      </w:r>
      <w:r>
        <w:rPr>
          <w:rFonts w:asciiTheme="minorEastAsia" w:eastAsiaTheme="minorEastAsia" w:hAnsiTheme="minorEastAsia" w:cs="宋体"/>
          <w:sz w:val="24"/>
        </w:rPr>
        <w:t>阻塞线程模型</w:t>
      </w:r>
      <w:r>
        <w:rPr>
          <w:rFonts w:asciiTheme="minorEastAsia" w:eastAsiaTheme="minorEastAsia" w:hAnsiTheme="minorEastAsia" w:cs="宋体" w:hint="eastAsia"/>
          <w:sz w:val="24"/>
        </w:rPr>
        <w:t>，客户端</w:t>
      </w:r>
      <w:r>
        <w:rPr>
          <w:rFonts w:asciiTheme="minorEastAsia" w:eastAsiaTheme="minorEastAsia" w:hAnsiTheme="minorEastAsia" w:cs="宋体"/>
          <w:sz w:val="24"/>
        </w:rPr>
        <w:t>发起</w:t>
      </w:r>
      <w:r>
        <w:rPr>
          <w:rFonts w:asciiTheme="minorEastAsia" w:eastAsiaTheme="minorEastAsia" w:hAnsiTheme="minorEastAsia" w:cs="宋体" w:hint="eastAsia"/>
          <w:sz w:val="24"/>
        </w:rPr>
        <w:t>请求时要</w:t>
      </w:r>
      <w:r>
        <w:rPr>
          <w:rFonts w:asciiTheme="minorEastAsia" w:eastAsiaTheme="minorEastAsia" w:hAnsiTheme="minorEastAsia" w:cs="宋体"/>
          <w:sz w:val="24"/>
        </w:rPr>
        <w:t>同步阻塞，等返回后才能执行后面的逻</w:t>
      </w:r>
      <w:r>
        <w:rPr>
          <w:rFonts w:asciiTheme="minorEastAsia" w:eastAsiaTheme="minorEastAsia" w:hAnsiTheme="minorEastAsia" w:cs="宋体"/>
          <w:sz w:val="24"/>
        </w:rPr>
        <w:lastRenderedPageBreak/>
        <w:t>辑，所以吞吐</w:t>
      </w:r>
      <w:r>
        <w:rPr>
          <w:rFonts w:asciiTheme="minorEastAsia" w:eastAsiaTheme="minorEastAsia" w:hAnsiTheme="minorEastAsia" w:cs="宋体" w:hint="eastAsia"/>
          <w:sz w:val="24"/>
        </w:rPr>
        <w:t>性能</w:t>
      </w:r>
      <w:r>
        <w:rPr>
          <w:rFonts w:asciiTheme="minorEastAsia" w:eastAsiaTheme="minorEastAsia" w:hAnsiTheme="minorEastAsia" w:cs="宋体"/>
          <w:sz w:val="24"/>
        </w:rPr>
        <w:t>上不去</w:t>
      </w:r>
      <w:r>
        <w:rPr>
          <w:rFonts w:asciiTheme="minorEastAsia" w:eastAsiaTheme="minorEastAsia" w:hAnsiTheme="minorEastAsia" w:cs="宋体" w:hint="eastAsia"/>
          <w:sz w:val="24"/>
        </w:rPr>
        <w:t>.</w:t>
      </w:r>
    </w:p>
    <w:p w14:paraId="7A867DA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Hessian</w:t>
      </w:r>
      <w:r>
        <w:rPr>
          <w:rFonts w:asciiTheme="minorEastAsia" w:eastAsiaTheme="minorEastAsia" w:hAnsiTheme="minorEastAsia" w:cs="宋体" w:hint="eastAsia"/>
          <w:sz w:val="24"/>
        </w:rPr>
        <w:t>默认</w:t>
      </w:r>
      <w:r>
        <w:rPr>
          <w:rFonts w:asciiTheme="minorEastAsia" w:eastAsiaTheme="minorEastAsia" w:hAnsiTheme="minorEastAsia" w:cs="宋体"/>
          <w:sz w:val="24"/>
        </w:rPr>
        <w:t>使用</w:t>
      </w:r>
      <w:r>
        <w:rPr>
          <w:rFonts w:asciiTheme="minorEastAsia" w:eastAsiaTheme="minorEastAsia" w:hAnsiTheme="minorEastAsia" w:cs="宋体" w:hint="eastAsia"/>
          <w:sz w:val="24"/>
        </w:rPr>
        <w:t>远程</w:t>
      </w:r>
      <w:r>
        <w:rPr>
          <w:rFonts w:asciiTheme="minorEastAsia" w:eastAsiaTheme="minorEastAsia" w:hAnsiTheme="minorEastAsia" w:cs="宋体"/>
          <w:sz w:val="24"/>
        </w:rPr>
        <w:t>方法调用</w:t>
      </w:r>
      <w:r>
        <w:rPr>
          <w:rFonts w:asciiTheme="minorEastAsia" w:eastAsiaTheme="minorEastAsia" w:hAnsiTheme="minorEastAsia" w:cs="宋体" w:hint="eastAsia"/>
          <w:sz w:val="24"/>
        </w:rPr>
        <w:t>通信风格。</w:t>
      </w:r>
      <w:r>
        <w:rPr>
          <w:rFonts w:asciiTheme="minorEastAsia" w:eastAsiaTheme="minorEastAsia" w:hAnsiTheme="minorEastAsia" w:cs="宋体"/>
          <w:sz w:val="24"/>
        </w:rPr>
        <w:t>服务之间的通信</w:t>
      </w:r>
      <w:r>
        <w:rPr>
          <w:rFonts w:asciiTheme="minorEastAsia" w:eastAsiaTheme="minorEastAsia" w:hAnsiTheme="minorEastAsia" w:cs="宋体" w:hint="eastAsia"/>
          <w:sz w:val="24"/>
        </w:rPr>
        <w:t>使用远程</w:t>
      </w:r>
      <w:r>
        <w:rPr>
          <w:rFonts w:asciiTheme="minorEastAsia" w:eastAsiaTheme="minorEastAsia" w:hAnsiTheme="minorEastAsia" w:cs="宋体"/>
          <w:sz w:val="24"/>
        </w:rPr>
        <w:t>方法调用。</w:t>
      </w:r>
      <w:r>
        <w:rPr>
          <w:rFonts w:asciiTheme="minorEastAsia" w:eastAsiaTheme="minorEastAsia" w:hAnsiTheme="minorEastAsia" w:cs="宋体" w:hint="eastAsia"/>
          <w:sz w:val="24"/>
        </w:rPr>
        <w:t>客户</w:t>
      </w:r>
      <w:r>
        <w:rPr>
          <w:rFonts w:asciiTheme="minorEastAsia" w:eastAsiaTheme="minorEastAsia" w:hAnsiTheme="minorEastAsia" w:cs="宋体"/>
          <w:sz w:val="24"/>
        </w:rPr>
        <w:t>端使用</w:t>
      </w:r>
      <w:r>
        <w:rPr>
          <w:rFonts w:asciiTheme="minorEastAsia" w:eastAsiaTheme="minorEastAsia" w:hAnsiTheme="minorEastAsia" w:cs="宋体" w:hint="eastAsia"/>
          <w:sz w:val="24"/>
        </w:rPr>
        <w:t>基于</w:t>
      </w:r>
      <w:r>
        <w:rPr>
          <w:rFonts w:asciiTheme="minorEastAsia" w:eastAsiaTheme="minorEastAsia" w:hAnsiTheme="minorEastAsia" w:cs="宋体"/>
          <w:sz w:val="24"/>
        </w:rPr>
        <w:t>发送</w:t>
      </w:r>
      <w:r>
        <w:rPr>
          <w:rFonts w:asciiTheme="minorEastAsia" w:eastAsiaTheme="minorEastAsia" w:hAnsiTheme="minorEastAsia" w:cs="宋体" w:hint="eastAsia"/>
          <w:sz w:val="24"/>
        </w:rPr>
        <w:t>/请求</w:t>
      </w:r>
      <w:r>
        <w:rPr>
          <w:rFonts w:asciiTheme="minorEastAsia" w:eastAsiaTheme="minorEastAsia" w:hAnsiTheme="minorEastAsia" w:cs="宋体"/>
          <w:sz w:val="24"/>
        </w:rPr>
        <w:t>的协议</w:t>
      </w:r>
      <w:r>
        <w:rPr>
          <w:rFonts w:asciiTheme="minorEastAsia" w:eastAsiaTheme="minorEastAsia" w:hAnsiTheme="minorEastAsia" w:cs="宋体" w:hint="eastAsia"/>
          <w:sz w:val="24"/>
        </w:rPr>
        <w:t>来发送</w:t>
      </w:r>
      <w:r>
        <w:rPr>
          <w:rFonts w:asciiTheme="minorEastAsia" w:eastAsiaTheme="minorEastAsia" w:hAnsiTheme="minorEastAsia" w:cs="宋体"/>
          <w:sz w:val="24"/>
        </w:rPr>
        <w:t>请求到服务</w:t>
      </w:r>
      <w:r>
        <w:rPr>
          <w:rFonts w:asciiTheme="minorEastAsia" w:eastAsiaTheme="minorEastAsia" w:hAnsiTheme="minorEastAsia" w:cs="宋体" w:hint="eastAsia"/>
          <w:sz w:val="24"/>
        </w:rPr>
        <w:t>。这</w:t>
      </w:r>
      <w:r>
        <w:rPr>
          <w:rFonts w:asciiTheme="minorEastAsia" w:eastAsiaTheme="minorEastAsia" w:hAnsiTheme="minorEastAsia" w:cs="宋体"/>
          <w:sz w:val="24"/>
        </w:rPr>
        <w:t>是</w:t>
      </w:r>
      <w:r>
        <w:rPr>
          <w:rFonts w:asciiTheme="minorEastAsia" w:eastAsiaTheme="minorEastAsia" w:hAnsiTheme="minorEastAsia" w:cs="宋体" w:hint="eastAsia"/>
          <w:sz w:val="24"/>
        </w:rPr>
        <w:t>常用简单</w:t>
      </w:r>
      <w:r>
        <w:rPr>
          <w:rFonts w:asciiTheme="minorEastAsia" w:eastAsiaTheme="minorEastAsia" w:hAnsiTheme="minorEastAsia" w:cs="宋体"/>
          <w:sz w:val="24"/>
        </w:rPr>
        <w:t>的</w:t>
      </w:r>
      <w:r>
        <w:rPr>
          <w:rFonts w:asciiTheme="minorEastAsia" w:eastAsiaTheme="minorEastAsia" w:hAnsiTheme="minorEastAsia" w:cs="宋体" w:hint="eastAsia"/>
          <w:sz w:val="24"/>
        </w:rPr>
        <w:t>方式。</w:t>
      </w:r>
      <w:r>
        <w:rPr>
          <w:rFonts w:asciiTheme="minorEastAsia" w:eastAsiaTheme="minorEastAsia" w:hAnsiTheme="minorEastAsia" w:cs="宋体"/>
          <w:sz w:val="24"/>
        </w:rPr>
        <w:t>系统没有中间的broker</w:t>
      </w:r>
      <w:r>
        <w:rPr>
          <w:rFonts w:asciiTheme="minorEastAsia" w:eastAsiaTheme="minorEastAsia" w:hAnsiTheme="minorEastAsia" w:cs="宋体" w:hint="eastAsia"/>
          <w:sz w:val="24"/>
        </w:rPr>
        <w:t>，</w:t>
      </w:r>
      <w:r>
        <w:rPr>
          <w:rFonts w:asciiTheme="minorEastAsia" w:eastAsiaTheme="minorEastAsia" w:hAnsiTheme="minorEastAsia" w:cs="宋体"/>
          <w:sz w:val="24"/>
        </w:rPr>
        <w:t>所以比较</w:t>
      </w:r>
      <w:r>
        <w:rPr>
          <w:rFonts w:asciiTheme="minorEastAsia" w:eastAsiaTheme="minorEastAsia" w:hAnsiTheme="minorEastAsia" w:cs="宋体" w:hint="eastAsia"/>
          <w:sz w:val="24"/>
        </w:rPr>
        <w:t>简单</w:t>
      </w:r>
      <w:r>
        <w:rPr>
          <w:rFonts w:asciiTheme="minorEastAsia" w:eastAsiaTheme="minorEastAsia" w:hAnsiTheme="minorEastAsia" w:cs="宋体"/>
          <w:sz w:val="24"/>
        </w:rPr>
        <w:t>。</w:t>
      </w:r>
      <w:r>
        <w:rPr>
          <w:rFonts w:asciiTheme="minorEastAsia" w:eastAsiaTheme="minorEastAsia" w:hAnsiTheme="minorEastAsia" w:cs="宋体" w:hint="eastAsia"/>
          <w:sz w:val="24"/>
        </w:rPr>
        <w:t>在</w:t>
      </w:r>
      <w:r>
        <w:rPr>
          <w:rFonts w:asciiTheme="minorEastAsia" w:eastAsiaTheme="minorEastAsia" w:hAnsiTheme="minorEastAsia" w:cs="宋体"/>
          <w:sz w:val="24"/>
        </w:rPr>
        <w:t>交互的时间段里，客户端和服务端必须可用</w:t>
      </w:r>
      <w:r>
        <w:rPr>
          <w:rFonts w:asciiTheme="minorEastAsia" w:eastAsiaTheme="minorEastAsia" w:hAnsiTheme="minorEastAsia" w:cs="宋体" w:hint="eastAsia"/>
          <w:sz w:val="24"/>
        </w:rPr>
        <w:t>，这样减少了</w:t>
      </w:r>
      <w:r>
        <w:rPr>
          <w:rFonts w:asciiTheme="minorEastAsia" w:eastAsiaTheme="minorEastAsia" w:hAnsiTheme="minorEastAsia" w:cs="宋体"/>
          <w:sz w:val="24"/>
        </w:rPr>
        <w:t>可用性</w:t>
      </w:r>
      <w:r>
        <w:rPr>
          <w:rFonts w:asciiTheme="minorEastAsia" w:eastAsiaTheme="minorEastAsia" w:hAnsiTheme="minorEastAsia" w:cs="宋体" w:hint="eastAsia"/>
          <w:sz w:val="24"/>
        </w:rPr>
        <w:t>。</w:t>
      </w:r>
    </w:p>
    <w:p w14:paraId="148F22E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Akka是JAVA虚拟机平台上构建高并发、分布式和有弹性的消息驱动应用的工具和运行时环境。Akka的Supervisor（监督者）的继承树有“let-it-crash”的语意，适合于稳定性要求高的系统，适合写容错自愈从不会宕机的应用。akka被设计成在分布式的环境里工作,所有actor之间的交互使用真正的异步消息来发送，所有的都是异步的。Akka本身实现了一个分布式轻量级的消息系统。但所有都是异步的也有问题，调试比较麻烦。</w:t>
      </w:r>
    </w:p>
    <w:p w14:paraId="523B748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因为akka是全异步化和</w:t>
      </w:r>
      <w:r>
        <w:rPr>
          <w:rFonts w:asciiTheme="minorEastAsia" w:eastAsiaTheme="minorEastAsia" w:hAnsiTheme="minorEastAsia" w:cs="宋体"/>
          <w:sz w:val="24"/>
        </w:rPr>
        <w:t>并行化的</w:t>
      </w:r>
      <w:r>
        <w:rPr>
          <w:rFonts w:asciiTheme="minorEastAsia" w:eastAsiaTheme="minorEastAsia" w:hAnsiTheme="minorEastAsia" w:cs="宋体" w:hint="eastAsia"/>
          <w:sz w:val="24"/>
        </w:rPr>
        <w:t>，相对</w:t>
      </w:r>
      <w:r>
        <w:rPr>
          <w:rFonts w:asciiTheme="minorEastAsia" w:eastAsiaTheme="minorEastAsia" w:hAnsiTheme="minorEastAsia" w:cs="宋体"/>
          <w:sz w:val="24"/>
        </w:rPr>
        <w:t>于</w:t>
      </w:r>
      <w:r>
        <w:rPr>
          <w:rFonts w:asciiTheme="minorEastAsia" w:eastAsiaTheme="minorEastAsia" w:hAnsiTheme="minorEastAsia" w:cs="宋体" w:hint="eastAsia"/>
          <w:sz w:val="24"/>
        </w:rPr>
        <w:t>hessian吞吐</w:t>
      </w:r>
      <w:r>
        <w:rPr>
          <w:rFonts w:asciiTheme="minorEastAsia" w:eastAsiaTheme="minorEastAsia" w:hAnsiTheme="minorEastAsia" w:cs="宋体"/>
          <w:sz w:val="24"/>
        </w:rPr>
        <w:t>和延迟上性能高了很多</w:t>
      </w:r>
      <w:r>
        <w:rPr>
          <w:rFonts w:asciiTheme="minorEastAsia" w:eastAsiaTheme="minorEastAsia" w:hAnsiTheme="minorEastAsia" w:cs="宋体" w:hint="eastAsia"/>
          <w:sz w:val="24"/>
        </w:rPr>
        <w:t>。</w:t>
      </w:r>
      <w:r>
        <w:rPr>
          <w:rFonts w:asciiTheme="minorEastAsia" w:eastAsiaTheme="minorEastAsia" w:hAnsiTheme="minorEastAsia" w:cs="宋体"/>
          <w:sz w:val="24"/>
        </w:rPr>
        <w:t>A</w:t>
      </w:r>
      <w:r>
        <w:rPr>
          <w:rFonts w:asciiTheme="minorEastAsia" w:eastAsiaTheme="minorEastAsia" w:hAnsiTheme="minorEastAsia" w:cs="宋体" w:hint="eastAsia"/>
          <w:sz w:val="24"/>
        </w:rPr>
        <w:t>kka也是基于网络</w:t>
      </w:r>
      <w:r>
        <w:rPr>
          <w:rFonts w:asciiTheme="minorEastAsia" w:eastAsiaTheme="minorEastAsia" w:hAnsiTheme="minorEastAsia" w:cs="宋体"/>
          <w:sz w:val="24"/>
        </w:rPr>
        <w:t>层TCP</w:t>
      </w:r>
      <w:r>
        <w:rPr>
          <w:rFonts w:asciiTheme="minorEastAsia" w:eastAsiaTheme="minorEastAsia" w:hAnsiTheme="minorEastAsia" w:cs="宋体" w:hint="eastAsia"/>
          <w:sz w:val="24"/>
        </w:rPr>
        <w:t>，相对于使用</w:t>
      </w:r>
      <w:r>
        <w:rPr>
          <w:rFonts w:asciiTheme="minorEastAsia" w:eastAsiaTheme="minorEastAsia" w:hAnsiTheme="minorEastAsia" w:cs="宋体"/>
          <w:sz w:val="24"/>
        </w:rPr>
        <w:t>HTTP的</w:t>
      </w:r>
      <w:r>
        <w:rPr>
          <w:rFonts w:asciiTheme="minorEastAsia" w:eastAsiaTheme="minorEastAsia" w:hAnsiTheme="minorEastAsia" w:cs="宋体" w:hint="eastAsia"/>
          <w:sz w:val="24"/>
        </w:rPr>
        <w:t>hessian协议有更高的性能。</w:t>
      </w:r>
    </w:p>
    <w:p w14:paraId="4DF1384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Akka使用</w:t>
      </w:r>
      <w:r>
        <w:rPr>
          <w:rFonts w:asciiTheme="minorEastAsia" w:eastAsiaTheme="minorEastAsia" w:hAnsiTheme="minorEastAsia" w:cs="宋体"/>
          <w:sz w:val="24"/>
        </w:rPr>
        <w:t>基于</w:t>
      </w:r>
      <w:r>
        <w:rPr>
          <w:rFonts w:asciiTheme="minorEastAsia" w:eastAsiaTheme="minorEastAsia" w:hAnsiTheme="minorEastAsia" w:cs="宋体" w:hint="eastAsia"/>
          <w:sz w:val="24"/>
        </w:rPr>
        <w:t>消息的通信风格。服务</w:t>
      </w:r>
      <w:r>
        <w:rPr>
          <w:rFonts w:asciiTheme="minorEastAsia" w:eastAsiaTheme="minorEastAsia" w:hAnsiTheme="minorEastAsia" w:cs="宋体"/>
          <w:sz w:val="24"/>
        </w:rPr>
        <w:t>间通信使用</w:t>
      </w:r>
      <w:r>
        <w:rPr>
          <w:rFonts w:asciiTheme="minorEastAsia" w:eastAsiaTheme="minorEastAsia" w:hAnsiTheme="minorEastAsia" w:cs="宋体" w:hint="eastAsia"/>
          <w:sz w:val="24"/>
        </w:rPr>
        <w:t>异步</w:t>
      </w:r>
      <w:r>
        <w:rPr>
          <w:rFonts w:asciiTheme="minorEastAsia" w:eastAsiaTheme="minorEastAsia" w:hAnsiTheme="minorEastAsia" w:cs="宋体"/>
          <w:sz w:val="24"/>
        </w:rPr>
        <w:t>消息。</w:t>
      </w:r>
      <w:r>
        <w:rPr>
          <w:rFonts w:asciiTheme="minorEastAsia" w:eastAsiaTheme="minorEastAsia" w:hAnsiTheme="minorEastAsia" w:cs="宋体" w:hint="eastAsia"/>
          <w:sz w:val="24"/>
        </w:rPr>
        <w:t>通过</w:t>
      </w:r>
      <w:r>
        <w:rPr>
          <w:rFonts w:asciiTheme="minorEastAsia" w:eastAsiaTheme="minorEastAsia" w:hAnsiTheme="minorEastAsia" w:cs="宋体"/>
          <w:sz w:val="24"/>
        </w:rPr>
        <w:t>在</w:t>
      </w:r>
      <w:r>
        <w:rPr>
          <w:rFonts w:asciiTheme="minorEastAsia" w:eastAsiaTheme="minorEastAsia" w:hAnsiTheme="minorEastAsia" w:cs="宋体" w:hint="eastAsia"/>
          <w:sz w:val="24"/>
        </w:rPr>
        <w:t>消息</w:t>
      </w:r>
      <w:r>
        <w:rPr>
          <w:rFonts w:asciiTheme="minorEastAsia" w:eastAsiaTheme="minorEastAsia" w:hAnsiTheme="minorEastAsia" w:cs="宋体"/>
          <w:sz w:val="24"/>
        </w:rPr>
        <w:t>通道之间交换消息</w:t>
      </w:r>
      <w:r>
        <w:rPr>
          <w:rFonts w:asciiTheme="minorEastAsia" w:eastAsiaTheme="minorEastAsia" w:hAnsiTheme="minorEastAsia" w:cs="宋体" w:hint="eastAsia"/>
          <w:sz w:val="24"/>
        </w:rPr>
        <w:t>来做服务</w:t>
      </w:r>
      <w:r>
        <w:rPr>
          <w:rFonts w:asciiTheme="minorEastAsia" w:eastAsiaTheme="minorEastAsia" w:hAnsiTheme="minorEastAsia" w:cs="宋体"/>
          <w:sz w:val="24"/>
        </w:rPr>
        <w:t>通信</w:t>
      </w:r>
      <w:r>
        <w:rPr>
          <w:rFonts w:asciiTheme="minorEastAsia" w:eastAsiaTheme="minorEastAsia" w:hAnsiTheme="minorEastAsia" w:cs="宋体" w:hint="eastAsia"/>
          <w:sz w:val="24"/>
        </w:rPr>
        <w:t>。这种</w:t>
      </w:r>
      <w:r>
        <w:rPr>
          <w:rFonts w:asciiTheme="minorEastAsia" w:eastAsiaTheme="minorEastAsia" w:hAnsiTheme="minorEastAsia" w:cs="宋体"/>
          <w:sz w:val="24"/>
        </w:rPr>
        <w:t>方式是</w:t>
      </w:r>
      <w:r>
        <w:rPr>
          <w:rFonts w:asciiTheme="minorEastAsia" w:eastAsiaTheme="minorEastAsia" w:hAnsiTheme="minorEastAsia" w:cs="宋体" w:hint="eastAsia"/>
          <w:sz w:val="24"/>
        </w:rPr>
        <w:t>松耦合</w:t>
      </w:r>
      <w:r>
        <w:rPr>
          <w:rFonts w:asciiTheme="minorEastAsia" w:eastAsiaTheme="minorEastAsia" w:hAnsiTheme="minorEastAsia" w:cs="宋体"/>
          <w:sz w:val="24"/>
        </w:rPr>
        <w:t>，</w:t>
      </w:r>
      <w:r>
        <w:rPr>
          <w:rFonts w:asciiTheme="minorEastAsia" w:eastAsiaTheme="minorEastAsia" w:hAnsiTheme="minorEastAsia" w:cs="宋体" w:hint="eastAsia"/>
          <w:sz w:val="24"/>
        </w:rPr>
        <w:t>解耦</w:t>
      </w:r>
      <w:r>
        <w:rPr>
          <w:rFonts w:asciiTheme="minorEastAsia" w:eastAsiaTheme="minorEastAsia" w:hAnsiTheme="minorEastAsia" w:cs="宋体"/>
          <w:sz w:val="24"/>
        </w:rPr>
        <w:t>了客户端和服务</w:t>
      </w:r>
      <w:r>
        <w:rPr>
          <w:rFonts w:asciiTheme="minorEastAsia" w:eastAsiaTheme="minorEastAsia" w:hAnsiTheme="minorEastAsia" w:cs="宋体" w:hint="eastAsia"/>
          <w:sz w:val="24"/>
        </w:rPr>
        <w:t>端。消息</w:t>
      </w:r>
      <w:r>
        <w:rPr>
          <w:rFonts w:asciiTheme="minorEastAsia" w:eastAsiaTheme="minorEastAsia" w:hAnsiTheme="minorEastAsia" w:cs="宋体"/>
          <w:sz w:val="24"/>
        </w:rPr>
        <w:t>broker</w:t>
      </w:r>
      <w:r>
        <w:rPr>
          <w:rFonts w:asciiTheme="minorEastAsia" w:eastAsiaTheme="minorEastAsia" w:hAnsiTheme="minorEastAsia" w:cs="宋体" w:hint="eastAsia"/>
          <w:sz w:val="24"/>
        </w:rPr>
        <w:t>缓存</w:t>
      </w:r>
      <w:r>
        <w:rPr>
          <w:rFonts w:asciiTheme="minorEastAsia" w:eastAsiaTheme="minorEastAsia" w:hAnsiTheme="minorEastAsia" w:cs="宋体"/>
          <w:sz w:val="24"/>
        </w:rPr>
        <w:t>消息直到</w:t>
      </w:r>
      <w:r>
        <w:rPr>
          <w:rFonts w:asciiTheme="minorEastAsia" w:eastAsiaTheme="minorEastAsia" w:hAnsiTheme="minorEastAsia" w:cs="宋体" w:hint="eastAsia"/>
          <w:sz w:val="24"/>
        </w:rPr>
        <w:t>消费</w:t>
      </w:r>
      <w:r>
        <w:rPr>
          <w:rFonts w:asciiTheme="minorEastAsia" w:eastAsiaTheme="minorEastAsia" w:hAnsiTheme="minorEastAsia" w:cs="宋体"/>
          <w:sz w:val="24"/>
        </w:rPr>
        <w:t>者有能力处理他们</w:t>
      </w:r>
      <w:r>
        <w:rPr>
          <w:rFonts w:asciiTheme="minorEastAsia" w:eastAsiaTheme="minorEastAsia" w:hAnsiTheme="minorEastAsia" w:cs="宋体" w:hint="eastAsia"/>
          <w:sz w:val="24"/>
        </w:rPr>
        <w:t>，</w:t>
      </w:r>
      <w:r>
        <w:rPr>
          <w:rFonts w:asciiTheme="minorEastAsia" w:eastAsiaTheme="minorEastAsia" w:hAnsiTheme="minorEastAsia" w:cs="宋体"/>
          <w:sz w:val="24"/>
        </w:rPr>
        <w:t>这样</w:t>
      </w:r>
      <w:r>
        <w:rPr>
          <w:rFonts w:asciiTheme="minorEastAsia" w:eastAsiaTheme="minorEastAsia" w:hAnsiTheme="minorEastAsia" w:cs="宋体" w:hint="eastAsia"/>
          <w:sz w:val="24"/>
        </w:rPr>
        <w:t>增强了</w:t>
      </w:r>
      <w:r>
        <w:rPr>
          <w:rFonts w:asciiTheme="minorEastAsia" w:eastAsiaTheme="minorEastAsia" w:hAnsiTheme="minorEastAsia" w:cs="宋体"/>
          <w:sz w:val="24"/>
        </w:rPr>
        <w:t>可用性</w:t>
      </w:r>
      <w:r>
        <w:rPr>
          <w:rFonts w:asciiTheme="minorEastAsia" w:eastAsiaTheme="minorEastAsia" w:hAnsiTheme="minorEastAsia" w:cs="宋体" w:hint="eastAsia"/>
          <w:sz w:val="24"/>
        </w:rPr>
        <w:t>。并且提供了大量的</w:t>
      </w:r>
      <w:r>
        <w:rPr>
          <w:rFonts w:asciiTheme="minorEastAsia" w:eastAsiaTheme="minorEastAsia" w:hAnsiTheme="minorEastAsia" w:cs="宋体"/>
          <w:sz w:val="24"/>
        </w:rPr>
        <w:t>通信模式</w:t>
      </w:r>
      <w:r>
        <w:rPr>
          <w:rFonts w:asciiTheme="minorEastAsia" w:eastAsiaTheme="minorEastAsia" w:hAnsiTheme="minorEastAsia" w:cs="宋体" w:hint="eastAsia"/>
          <w:sz w:val="24"/>
        </w:rPr>
        <w:t>，</w:t>
      </w:r>
      <w:r>
        <w:rPr>
          <w:rFonts w:asciiTheme="minorEastAsia" w:eastAsiaTheme="minorEastAsia" w:hAnsiTheme="minorEastAsia" w:cs="宋体"/>
          <w:sz w:val="24"/>
        </w:rPr>
        <w:t>其中包括</w:t>
      </w:r>
      <w:r>
        <w:rPr>
          <w:rFonts w:asciiTheme="minorEastAsia" w:eastAsiaTheme="minorEastAsia" w:hAnsiTheme="minorEastAsia" w:cs="宋体" w:hint="eastAsia"/>
          <w:sz w:val="24"/>
        </w:rPr>
        <w:t>请求</w:t>
      </w:r>
      <w:r>
        <w:rPr>
          <w:rFonts w:asciiTheme="minorEastAsia" w:eastAsiaTheme="minorEastAsia" w:hAnsiTheme="minorEastAsia" w:cs="宋体"/>
          <w:sz w:val="24"/>
        </w:rPr>
        <w:t>/</w:t>
      </w:r>
      <w:r>
        <w:rPr>
          <w:rFonts w:asciiTheme="minorEastAsia" w:eastAsiaTheme="minorEastAsia" w:hAnsiTheme="minorEastAsia" w:cs="宋体" w:hint="eastAsia"/>
          <w:sz w:val="24"/>
        </w:rPr>
        <w:t>响应</w:t>
      </w:r>
      <w:r>
        <w:rPr>
          <w:rFonts w:asciiTheme="minorEastAsia" w:eastAsiaTheme="minorEastAsia" w:hAnsiTheme="minorEastAsia" w:cs="宋体"/>
          <w:sz w:val="24"/>
        </w:rPr>
        <w:t>，通知，请求/</w:t>
      </w:r>
      <w:r>
        <w:rPr>
          <w:rFonts w:asciiTheme="minorEastAsia" w:eastAsiaTheme="minorEastAsia" w:hAnsiTheme="minorEastAsia" w:cs="宋体" w:hint="eastAsia"/>
          <w:sz w:val="24"/>
        </w:rPr>
        <w:t>异步</w:t>
      </w:r>
      <w:r>
        <w:rPr>
          <w:rFonts w:asciiTheme="minorEastAsia" w:eastAsiaTheme="minorEastAsia" w:hAnsiTheme="minorEastAsia" w:cs="宋体"/>
          <w:sz w:val="24"/>
        </w:rPr>
        <w:t>响应，发布</w:t>
      </w:r>
      <w:r>
        <w:rPr>
          <w:rFonts w:asciiTheme="minorEastAsia" w:eastAsiaTheme="minorEastAsia" w:hAnsiTheme="minorEastAsia" w:cs="宋体" w:hint="eastAsia"/>
          <w:sz w:val="24"/>
        </w:rPr>
        <w:t>/订阅</w:t>
      </w:r>
      <w:r>
        <w:rPr>
          <w:rFonts w:asciiTheme="minorEastAsia" w:eastAsiaTheme="minorEastAsia" w:hAnsiTheme="minorEastAsia" w:cs="宋体"/>
          <w:sz w:val="24"/>
        </w:rPr>
        <w:t>，</w:t>
      </w:r>
      <w:r>
        <w:rPr>
          <w:rFonts w:asciiTheme="minorEastAsia" w:eastAsiaTheme="minorEastAsia" w:hAnsiTheme="minorEastAsia" w:cs="宋体" w:hint="eastAsia"/>
          <w:sz w:val="24"/>
        </w:rPr>
        <w:t>发布</w:t>
      </w:r>
      <w:r>
        <w:rPr>
          <w:rFonts w:asciiTheme="minorEastAsia" w:eastAsiaTheme="minorEastAsia" w:hAnsiTheme="minorEastAsia" w:cs="宋体"/>
          <w:sz w:val="24"/>
        </w:rPr>
        <w:t>/</w:t>
      </w:r>
      <w:r>
        <w:rPr>
          <w:rFonts w:asciiTheme="minorEastAsia" w:eastAsiaTheme="minorEastAsia" w:hAnsiTheme="minorEastAsia" w:cs="宋体" w:hint="eastAsia"/>
          <w:sz w:val="24"/>
        </w:rPr>
        <w:t>异步</w:t>
      </w:r>
      <w:r>
        <w:rPr>
          <w:rFonts w:asciiTheme="minorEastAsia" w:eastAsiaTheme="minorEastAsia" w:hAnsiTheme="minorEastAsia" w:cs="宋体"/>
          <w:sz w:val="24"/>
        </w:rPr>
        <w:t>响应等。</w:t>
      </w:r>
      <w:r>
        <w:rPr>
          <w:rFonts w:asciiTheme="minorEastAsia" w:eastAsiaTheme="minorEastAsia" w:hAnsiTheme="minorEastAsia" w:cs="宋体" w:hint="eastAsia"/>
          <w:sz w:val="24"/>
        </w:rPr>
        <w:t>但是消息</w:t>
      </w:r>
      <w:r>
        <w:rPr>
          <w:rFonts w:asciiTheme="minorEastAsia" w:eastAsiaTheme="minorEastAsia" w:hAnsiTheme="minorEastAsia" w:cs="宋体"/>
          <w:sz w:val="24"/>
        </w:rPr>
        <w:t>broker</w:t>
      </w:r>
      <w:r>
        <w:rPr>
          <w:rFonts w:asciiTheme="minorEastAsia" w:eastAsiaTheme="minorEastAsia" w:hAnsiTheme="minorEastAsia" w:cs="宋体" w:hint="eastAsia"/>
          <w:sz w:val="24"/>
        </w:rPr>
        <w:t>必须</w:t>
      </w:r>
      <w:r>
        <w:rPr>
          <w:rFonts w:asciiTheme="minorEastAsia" w:eastAsiaTheme="minorEastAsia" w:hAnsiTheme="minorEastAsia" w:cs="宋体"/>
          <w:sz w:val="24"/>
        </w:rPr>
        <w:t>高可用</w:t>
      </w:r>
      <w:r>
        <w:rPr>
          <w:rFonts w:asciiTheme="minorEastAsia" w:eastAsiaTheme="minorEastAsia" w:hAnsiTheme="minorEastAsia" w:cs="宋体" w:hint="eastAsia"/>
          <w:sz w:val="24"/>
        </w:rPr>
        <w:t>，</w:t>
      </w:r>
      <w:r>
        <w:rPr>
          <w:rFonts w:asciiTheme="minorEastAsia" w:eastAsiaTheme="minorEastAsia" w:hAnsiTheme="minorEastAsia" w:cs="宋体"/>
          <w:sz w:val="24"/>
        </w:rPr>
        <w:t>所以导致</w:t>
      </w:r>
      <w:r>
        <w:rPr>
          <w:rFonts w:asciiTheme="minorEastAsia" w:eastAsiaTheme="minorEastAsia" w:hAnsiTheme="minorEastAsia" w:cs="宋体" w:hint="eastAsia"/>
          <w:sz w:val="24"/>
        </w:rPr>
        <w:t>了broker附加</w:t>
      </w:r>
      <w:r>
        <w:rPr>
          <w:rFonts w:asciiTheme="minorEastAsia" w:eastAsiaTheme="minorEastAsia" w:hAnsiTheme="minorEastAsia" w:cs="宋体"/>
          <w:sz w:val="24"/>
        </w:rPr>
        <w:t>的</w:t>
      </w:r>
      <w:r>
        <w:rPr>
          <w:rFonts w:asciiTheme="minorEastAsia" w:eastAsiaTheme="minorEastAsia" w:hAnsiTheme="minorEastAsia" w:cs="宋体" w:hint="eastAsia"/>
          <w:sz w:val="24"/>
        </w:rPr>
        <w:t>复杂性。</w:t>
      </w:r>
    </w:p>
    <w:p w14:paraId="3A07E2B7" w14:textId="7C1F885A"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0.1.x版本</w:t>
      </w:r>
      <w:r>
        <w:rPr>
          <w:rFonts w:asciiTheme="minorEastAsia" w:eastAsiaTheme="minorEastAsia" w:hAnsiTheme="minorEastAsia" w:cs="宋体"/>
          <w:sz w:val="24"/>
        </w:rPr>
        <w:t>选用了H</w:t>
      </w:r>
      <w:r>
        <w:rPr>
          <w:rFonts w:asciiTheme="minorEastAsia" w:eastAsiaTheme="minorEastAsia" w:hAnsiTheme="minorEastAsia" w:cs="宋体" w:hint="eastAsia"/>
          <w:sz w:val="24"/>
        </w:rPr>
        <w:t>essian作为通信</w:t>
      </w:r>
      <w:r>
        <w:rPr>
          <w:rFonts w:asciiTheme="minorEastAsia" w:eastAsiaTheme="minorEastAsia" w:hAnsiTheme="minorEastAsia" w:cs="宋体"/>
          <w:sz w:val="24"/>
        </w:rPr>
        <w:t>框架</w:t>
      </w:r>
      <w:r>
        <w:rPr>
          <w:rFonts w:asciiTheme="minorEastAsia" w:eastAsiaTheme="minorEastAsia" w:hAnsiTheme="minorEastAsia" w:cs="宋体" w:hint="eastAsia"/>
          <w:sz w:val="24"/>
        </w:rPr>
        <w:t>。 为</w:t>
      </w:r>
      <w:r>
        <w:rPr>
          <w:rFonts w:asciiTheme="minorEastAsia" w:eastAsiaTheme="minorEastAsia" w:hAnsiTheme="minorEastAsia" w:cs="宋体"/>
          <w:sz w:val="24"/>
        </w:rPr>
        <w:t>了更高的性能提升，</w:t>
      </w:r>
      <w:r>
        <w:rPr>
          <w:rFonts w:asciiTheme="minorEastAsia" w:eastAsiaTheme="minorEastAsia" w:hAnsiTheme="minorEastAsia" w:cs="宋体" w:hint="eastAsia"/>
          <w:sz w:val="24"/>
        </w:rPr>
        <w:t>0.2.x选用</w:t>
      </w:r>
      <w:r>
        <w:rPr>
          <w:rFonts w:asciiTheme="minorEastAsia" w:eastAsiaTheme="minorEastAsia" w:hAnsiTheme="minorEastAsia" w:cs="宋体"/>
          <w:sz w:val="24"/>
        </w:rPr>
        <w:t>了AKKA作为</w:t>
      </w:r>
      <w:r>
        <w:rPr>
          <w:rFonts w:asciiTheme="minorEastAsia" w:eastAsiaTheme="minorEastAsia" w:hAnsiTheme="minorEastAsia" w:cs="宋体" w:hint="eastAsia"/>
          <w:sz w:val="24"/>
        </w:rPr>
        <w:t>通信</w:t>
      </w:r>
      <w:r>
        <w:rPr>
          <w:rFonts w:asciiTheme="minorEastAsia" w:eastAsiaTheme="minorEastAsia" w:hAnsiTheme="minorEastAsia" w:cs="宋体"/>
          <w:sz w:val="24"/>
        </w:rPr>
        <w:t>框架</w:t>
      </w:r>
      <w:r>
        <w:rPr>
          <w:rFonts w:asciiTheme="minorEastAsia" w:eastAsiaTheme="minorEastAsia" w:hAnsiTheme="minorEastAsia" w:cs="宋体" w:hint="eastAsia"/>
          <w:sz w:val="24"/>
        </w:rPr>
        <w:t>。</w:t>
      </w:r>
      <w:r>
        <w:rPr>
          <w:rFonts w:asciiTheme="minorEastAsia" w:eastAsiaTheme="minorEastAsia" w:hAnsiTheme="minorEastAsia" w:cs="宋体"/>
          <w:sz w:val="24"/>
        </w:rPr>
        <w:t>Akka</w:t>
      </w:r>
      <w:r>
        <w:rPr>
          <w:rFonts w:asciiTheme="minorEastAsia" w:eastAsiaTheme="minorEastAsia" w:hAnsiTheme="minorEastAsia" w:cs="宋体" w:hint="eastAsia"/>
          <w:sz w:val="24"/>
        </w:rPr>
        <w:t>完全</w:t>
      </w:r>
      <w:r>
        <w:rPr>
          <w:rFonts w:asciiTheme="minorEastAsia" w:eastAsiaTheme="minorEastAsia" w:hAnsiTheme="minorEastAsia" w:cs="宋体"/>
          <w:sz w:val="24"/>
        </w:rPr>
        <w:t>使用</w:t>
      </w:r>
      <w:r>
        <w:rPr>
          <w:rFonts w:asciiTheme="minorEastAsia" w:eastAsiaTheme="minorEastAsia" w:hAnsiTheme="minorEastAsia" w:cs="宋体" w:hint="eastAsia"/>
          <w:sz w:val="24"/>
        </w:rPr>
        <w:t>消息模式来</w:t>
      </w:r>
      <w:r>
        <w:rPr>
          <w:rFonts w:asciiTheme="minorEastAsia" w:eastAsiaTheme="minorEastAsia" w:hAnsiTheme="minorEastAsia" w:cs="宋体"/>
          <w:sz w:val="24"/>
        </w:rPr>
        <w:t>实现，Actor和Actor之间用Mailbox</w:t>
      </w:r>
      <w:r>
        <w:rPr>
          <w:rFonts w:asciiTheme="minorEastAsia" w:eastAsiaTheme="minorEastAsia" w:hAnsiTheme="minorEastAsia" w:cs="宋体" w:hint="eastAsia"/>
          <w:sz w:val="24"/>
        </w:rPr>
        <w:t>队列</w:t>
      </w:r>
      <w:r>
        <w:rPr>
          <w:rFonts w:asciiTheme="minorEastAsia" w:eastAsiaTheme="minorEastAsia" w:hAnsiTheme="minorEastAsia" w:cs="宋体"/>
          <w:sz w:val="24"/>
        </w:rPr>
        <w:t>来收发消息</w:t>
      </w:r>
      <w:r>
        <w:rPr>
          <w:rFonts w:asciiTheme="minorEastAsia" w:eastAsiaTheme="minorEastAsia" w:hAnsiTheme="minorEastAsia" w:cs="宋体" w:hint="eastAsia"/>
          <w:sz w:val="24"/>
        </w:rPr>
        <w:t>，</w:t>
      </w:r>
      <w:r>
        <w:rPr>
          <w:rFonts w:asciiTheme="minorEastAsia" w:eastAsiaTheme="minorEastAsia" w:hAnsiTheme="minorEastAsia" w:cs="宋体"/>
          <w:sz w:val="24"/>
        </w:rPr>
        <w:t>某个actor失效</w:t>
      </w:r>
      <w:r>
        <w:rPr>
          <w:rFonts w:asciiTheme="minorEastAsia" w:eastAsiaTheme="minorEastAsia" w:hAnsiTheme="minorEastAsia" w:cs="宋体" w:hint="eastAsia"/>
          <w:sz w:val="24"/>
        </w:rPr>
        <w:t>重启</w:t>
      </w:r>
      <w:r>
        <w:rPr>
          <w:rFonts w:asciiTheme="minorEastAsia" w:eastAsiaTheme="minorEastAsia" w:hAnsiTheme="minorEastAsia" w:cs="宋体"/>
          <w:sz w:val="24"/>
        </w:rPr>
        <w:t>后</w:t>
      </w:r>
      <w:r>
        <w:rPr>
          <w:rFonts w:asciiTheme="minorEastAsia" w:eastAsiaTheme="minorEastAsia" w:hAnsiTheme="minorEastAsia" w:cs="宋体" w:hint="eastAsia"/>
          <w:sz w:val="24"/>
        </w:rPr>
        <w:t>，</w:t>
      </w:r>
      <w:r>
        <w:rPr>
          <w:rFonts w:asciiTheme="minorEastAsia" w:eastAsiaTheme="minorEastAsia" w:hAnsiTheme="minorEastAsia" w:cs="宋体"/>
          <w:sz w:val="24"/>
        </w:rPr>
        <w:t>能继续消费Mailbox，</w:t>
      </w:r>
      <w:r w:rsidR="00A34A03">
        <w:rPr>
          <w:rFonts w:asciiTheme="minorEastAsia" w:eastAsiaTheme="minorEastAsia" w:hAnsiTheme="minorEastAsia" w:cs="宋体" w:hint="eastAsia"/>
          <w:sz w:val="24"/>
        </w:rPr>
        <w:t>这样</w:t>
      </w:r>
      <w:r w:rsidR="00A34A03">
        <w:rPr>
          <w:rFonts w:asciiTheme="minorEastAsia" w:eastAsiaTheme="minorEastAsia" w:hAnsiTheme="minorEastAsia" w:cs="宋体"/>
          <w:sz w:val="24"/>
        </w:rPr>
        <w:t>保证了不会丢</w:t>
      </w:r>
      <w:r>
        <w:rPr>
          <w:rFonts w:asciiTheme="minorEastAsia" w:eastAsiaTheme="minorEastAsia" w:hAnsiTheme="minorEastAsia" w:cs="宋体"/>
          <w:sz w:val="24"/>
        </w:rPr>
        <w:t>消息，所以</w:t>
      </w:r>
      <w:r>
        <w:rPr>
          <w:rFonts w:asciiTheme="minorEastAsia" w:eastAsiaTheme="minorEastAsia" w:hAnsiTheme="minorEastAsia" w:cs="宋体" w:hint="eastAsia"/>
          <w:sz w:val="24"/>
        </w:rPr>
        <w:t>框架</w:t>
      </w:r>
      <w:r>
        <w:rPr>
          <w:rFonts w:asciiTheme="minorEastAsia" w:eastAsiaTheme="minorEastAsia" w:hAnsiTheme="minorEastAsia" w:cs="宋体"/>
          <w:sz w:val="24"/>
        </w:rPr>
        <w:t>的可用性也大大提高了。</w:t>
      </w:r>
    </w:p>
    <w:p w14:paraId="5B915CC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A</w:t>
      </w:r>
      <w:r>
        <w:rPr>
          <w:rFonts w:asciiTheme="minorEastAsia" w:eastAsiaTheme="minorEastAsia" w:hAnsiTheme="minorEastAsia" w:cs="宋体" w:hint="eastAsia"/>
          <w:sz w:val="24"/>
        </w:rPr>
        <w:t>kka有在ebay</w:t>
      </w:r>
      <w:r>
        <w:rPr>
          <w:rFonts w:asciiTheme="minorEastAsia" w:eastAsiaTheme="minorEastAsia" w:hAnsiTheme="minorEastAsia" w:cs="宋体"/>
          <w:sz w:val="24"/>
        </w:rPr>
        <w:t>和</w:t>
      </w:r>
      <w:r>
        <w:rPr>
          <w:rFonts w:asciiTheme="minorEastAsia" w:eastAsiaTheme="minorEastAsia" w:hAnsiTheme="minorEastAsia" w:cs="宋体" w:hint="eastAsia"/>
          <w:sz w:val="24"/>
        </w:rPr>
        <w:t>亚马逊</w:t>
      </w:r>
      <w:r>
        <w:rPr>
          <w:rFonts w:asciiTheme="minorEastAsia" w:eastAsiaTheme="minorEastAsia" w:hAnsiTheme="minorEastAsia" w:cs="宋体"/>
          <w:sz w:val="24"/>
        </w:rPr>
        <w:t>使用</w:t>
      </w:r>
      <w:r>
        <w:rPr>
          <w:rFonts w:asciiTheme="minorEastAsia" w:eastAsiaTheme="minorEastAsia" w:hAnsiTheme="minorEastAsia" w:cs="宋体" w:hint="eastAsia"/>
          <w:sz w:val="24"/>
        </w:rPr>
        <w:t>，国内用户</w:t>
      </w:r>
      <w:r>
        <w:rPr>
          <w:rFonts w:asciiTheme="minorEastAsia" w:eastAsiaTheme="minorEastAsia" w:hAnsiTheme="minorEastAsia" w:cs="宋体"/>
          <w:sz w:val="24"/>
        </w:rPr>
        <w:t>相对少，</w:t>
      </w:r>
      <w:r>
        <w:rPr>
          <w:rFonts w:asciiTheme="minorEastAsia" w:eastAsiaTheme="minorEastAsia" w:hAnsiTheme="minorEastAsia" w:cs="宋体" w:hint="eastAsia"/>
          <w:sz w:val="24"/>
        </w:rPr>
        <w:t>据笔者</w:t>
      </w:r>
      <w:r>
        <w:rPr>
          <w:rFonts w:asciiTheme="minorEastAsia" w:eastAsiaTheme="minorEastAsia" w:hAnsiTheme="minorEastAsia" w:cs="宋体"/>
          <w:sz w:val="24"/>
        </w:rPr>
        <w:t>了解</w:t>
      </w:r>
      <w:r>
        <w:rPr>
          <w:rFonts w:asciiTheme="minorEastAsia" w:eastAsiaTheme="minorEastAsia" w:hAnsiTheme="minorEastAsia" w:cs="宋体" w:hint="eastAsia"/>
          <w:sz w:val="24"/>
        </w:rPr>
        <w:t>在</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中</w:t>
      </w:r>
      <w:r>
        <w:rPr>
          <w:rFonts w:asciiTheme="minorEastAsia" w:eastAsiaTheme="minorEastAsia" w:hAnsiTheme="minorEastAsia" w:cs="宋体"/>
          <w:sz w:val="24"/>
        </w:rPr>
        <w:t>没有用过。</w:t>
      </w:r>
      <w:r>
        <w:rPr>
          <w:rFonts w:asciiTheme="minorEastAsia" w:eastAsiaTheme="minorEastAsia" w:hAnsiTheme="minorEastAsia" w:cs="宋体" w:hint="eastAsia"/>
          <w:sz w:val="24"/>
        </w:rPr>
        <w:t>一号店hedwig</w:t>
      </w:r>
      <w:r>
        <w:rPr>
          <w:rFonts w:asciiTheme="minorEastAsia" w:eastAsiaTheme="minorEastAsia" w:hAnsiTheme="minorEastAsia" w:cs="宋体"/>
          <w:sz w:val="24"/>
        </w:rPr>
        <w:t>使用akka构建服务框架</w:t>
      </w:r>
      <w:r>
        <w:rPr>
          <w:rFonts w:asciiTheme="minorEastAsia" w:eastAsiaTheme="minorEastAsia" w:hAnsiTheme="minorEastAsia" w:cs="宋体" w:hint="eastAsia"/>
          <w:sz w:val="24"/>
        </w:rPr>
        <w:t>是</w:t>
      </w:r>
      <w:r>
        <w:rPr>
          <w:rFonts w:asciiTheme="minorEastAsia" w:eastAsiaTheme="minorEastAsia" w:hAnsiTheme="minorEastAsia" w:cs="宋体"/>
          <w:sz w:val="24"/>
        </w:rPr>
        <w:t>相对有特色</w:t>
      </w:r>
      <w:r>
        <w:rPr>
          <w:rFonts w:asciiTheme="minorEastAsia" w:eastAsiaTheme="minorEastAsia" w:hAnsiTheme="minorEastAsia" w:cs="宋体" w:hint="eastAsia"/>
          <w:sz w:val="24"/>
        </w:rPr>
        <w:t>和</w:t>
      </w:r>
      <w:r>
        <w:rPr>
          <w:rFonts w:asciiTheme="minorEastAsia" w:eastAsiaTheme="minorEastAsia" w:hAnsiTheme="minorEastAsia" w:cs="宋体"/>
          <w:sz w:val="24"/>
        </w:rPr>
        <w:t>独树一帜的。</w:t>
      </w:r>
    </w:p>
    <w:p w14:paraId="72A1E189" w14:textId="77777777" w:rsidR="00065A3A" w:rsidRDefault="00C41667">
      <w:pPr>
        <w:pStyle w:val="3"/>
        <w:spacing w:beforeLines="100" w:before="312" w:afterLines="100" w:after="312" w:line="415" w:lineRule="auto"/>
        <w:jc w:val="left"/>
        <w:rPr>
          <w:rFonts w:ascii="黑体" w:eastAsia="黑体" w:hAnsi="黑体"/>
          <w:b w:val="0"/>
        </w:rPr>
      </w:pPr>
      <w:bookmarkStart w:id="34" w:name="_Toc483557606"/>
      <w:r>
        <w:rPr>
          <w:rFonts w:ascii="黑体" w:eastAsia="黑体" w:hAnsi="黑体" w:hint="eastAsia"/>
          <w:b w:val="0"/>
        </w:rPr>
        <w:t>2.5 本章小节</w:t>
      </w:r>
      <w:bookmarkEnd w:id="34"/>
      <w:r>
        <w:rPr>
          <w:rFonts w:ascii="黑体" w:eastAsia="黑体" w:hAnsi="黑体"/>
          <w:b w:val="0"/>
        </w:rPr>
        <w:tab/>
      </w:r>
    </w:p>
    <w:p w14:paraId="47564665" w14:textId="7D7E3624"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本章首先讲述</w:t>
      </w:r>
      <w:r>
        <w:rPr>
          <w:rFonts w:asciiTheme="minorEastAsia" w:eastAsiaTheme="minorEastAsia" w:hAnsiTheme="minorEastAsia" w:cs="宋体"/>
          <w:sz w:val="24"/>
        </w:rPr>
        <w:t>了</w:t>
      </w:r>
      <w:r>
        <w:rPr>
          <w:rFonts w:asciiTheme="minorEastAsia" w:eastAsiaTheme="minorEastAsia" w:hAnsiTheme="minorEastAsia" w:cs="宋体" w:hint="eastAsia"/>
          <w:sz w:val="24"/>
        </w:rPr>
        <w:t>服务</w:t>
      </w:r>
      <w:r>
        <w:rPr>
          <w:rFonts w:asciiTheme="minorEastAsia" w:eastAsiaTheme="minorEastAsia" w:hAnsiTheme="minorEastAsia" w:cs="宋体"/>
          <w:sz w:val="24"/>
        </w:rPr>
        <w:t>化的</w:t>
      </w:r>
      <w:r>
        <w:rPr>
          <w:rFonts w:asciiTheme="minorEastAsia" w:eastAsiaTheme="minorEastAsia" w:hAnsiTheme="minorEastAsia" w:cs="宋体" w:hint="eastAsia"/>
          <w:sz w:val="24"/>
        </w:rPr>
        <w:t>背景，然后</w:t>
      </w:r>
      <w:r>
        <w:rPr>
          <w:rFonts w:asciiTheme="minorEastAsia" w:eastAsiaTheme="minorEastAsia" w:hAnsiTheme="minorEastAsia" w:cs="宋体"/>
          <w:sz w:val="24"/>
        </w:rPr>
        <w:t>介绍了</w:t>
      </w:r>
      <w:r>
        <w:rPr>
          <w:rFonts w:asciiTheme="minorEastAsia" w:eastAsiaTheme="minorEastAsia" w:hAnsiTheme="minorEastAsia" w:cs="宋体" w:hint="eastAsia"/>
          <w:sz w:val="24"/>
        </w:rPr>
        <w:t>服务</w:t>
      </w:r>
      <w:r>
        <w:rPr>
          <w:rFonts w:asciiTheme="minorEastAsia" w:eastAsiaTheme="minorEastAsia" w:hAnsiTheme="minorEastAsia" w:cs="宋体"/>
          <w:sz w:val="24"/>
        </w:rPr>
        <w:t>治理的需求</w:t>
      </w:r>
      <w:r>
        <w:rPr>
          <w:rFonts w:asciiTheme="minorEastAsia" w:eastAsiaTheme="minorEastAsia" w:hAnsiTheme="minorEastAsia" w:cs="宋体" w:hint="eastAsia"/>
          <w:sz w:val="24"/>
        </w:rPr>
        <w:t>，</w:t>
      </w:r>
      <w:r>
        <w:rPr>
          <w:rFonts w:asciiTheme="minorEastAsia" w:eastAsiaTheme="minorEastAsia" w:hAnsiTheme="minorEastAsia" w:cs="宋体"/>
          <w:sz w:val="24"/>
        </w:rPr>
        <w:t>最后讲述了服务框架的架构</w:t>
      </w:r>
      <w:r w:rsidR="005F2A8D">
        <w:rPr>
          <w:rFonts w:asciiTheme="minorEastAsia" w:eastAsiaTheme="minorEastAsia" w:hAnsiTheme="minorEastAsia" w:cs="宋体" w:hint="eastAsia"/>
          <w:sz w:val="24"/>
        </w:rPr>
        <w:t>中</w:t>
      </w:r>
      <w:r w:rsidR="005F2A8D">
        <w:rPr>
          <w:rFonts w:asciiTheme="minorEastAsia" w:eastAsiaTheme="minorEastAsia" w:hAnsiTheme="minorEastAsia" w:cs="宋体"/>
          <w:sz w:val="24"/>
        </w:rPr>
        <w:t>的角色</w:t>
      </w:r>
      <w:r>
        <w:rPr>
          <w:rFonts w:asciiTheme="minorEastAsia" w:eastAsiaTheme="minorEastAsia" w:hAnsiTheme="minorEastAsia" w:cs="宋体"/>
          <w:sz w:val="24"/>
        </w:rPr>
        <w:t>和技术选型。</w:t>
      </w:r>
    </w:p>
    <w:p w14:paraId="53D773D2" w14:textId="77777777" w:rsidR="00065A3A" w:rsidRDefault="00065A3A">
      <w:pPr>
        <w:ind w:firstLineChars="1350" w:firstLine="2835"/>
      </w:pPr>
    </w:p>
    <w:p w14:paraId="0B83250C" w14:textId="77777777" w:rsidR="00065A3A" w:rsidRDefault="00065A3A">
      <w:pPr>
        <w:ind w:firstLineChars="1350" w:firstLine="2835"/>
      </w:pPr>
    </w:p>
    <w:p w14:paraId="4130E419" w14:textId="77777777" w:rsidR="00065A3A" w:rsidRDefault="00C41667">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14:paraId="0BAB6967" w14:textId="77777777" w:rsidR="00065A3A" w:rsidRDefault="00C41667">
      <w:pPr>
        <w:pStyle w:val="1"/>
        <w:numPr>
          <w:ilvl w:val="0"/>
          <w:numId w:val="0"/>
        </w:numPr>
        <w:tabs>
          <w:tab w:val="clear" w:pos="360"/>
        </w:tabs>
        <w:spacing w:beforeLines="100" w:before="312" w:afterLines="100" w:after="312"/>
        <w:ind w:left="360" w:hanging="360"/>
        <w:jc w:val="left"/>
        <w:rPr>
          <w:rFonts w:ascii="黑体" w:eastAsia="黑体" w:hAnsi="黑体"/>
          <w:sz w:val="36"/>
          <w:szCs w:val="36"/>
        </w:rPr>
      </w:pPr>
      <w:bookmarkStart w:id="35" w:name="_Toc481258142"/>
      <w:bookmarkStart w:id="36" w:name="_Toc482175857"/>
      <w:bookmarkStart w:id="37" w:name="_Toc483557607"/>
      <w:r>
        <w:rPr>
          <w:rFonts w:ascii="黑体" w:eastAsia="黑体" w:hAnsi="黑体" w:hint="eastAsia"/>
          <w:b w:val="0"/>
          <w:sz w:val="36"/>
          <w:szCs w:val="36"/>
        </w:rPr>
        <w:lastRenderedPageBreak/>
        <w:t>3</w:t>
      </w:r>
      <w:r>
        <w:rPr>
          <w:rFonts w:ascii="黑体" w:eastAsia="黑体" w:hAnsi="黑体" w:hint="eastAsia"/>
          <w:sz w:val="36"/>
          <w:szCs w:val="36"/>
        </w:rPr>
        <w:t xml:space="preserve"> </w:t>
      </w:r>
      <w:r>
        <w:rPr>
          <w:rFonts w:ascii="黑体" w:eastAsia="黑体" w:hAnsi="黑体" w:hint="eastAsia"/>
          <w:b w:val="0"/>
          <w:sz w:val="36"/>
          <w:szCs w:val="36"/>
        </w:rPr>
        <w:t>服务框架功能</w:t>
      </w:r>
      <w:bookmarkEnd w:id="35"/>
      <w:bookmarkEnd w:id="36"/>
      <w:r>
        <w:rPr>
          <w:rFonts w:ascii="黑体" w:eastAsia="黑体" w:hAnsi="黑体" w:hint="eastAsia"/>
          <w:b w:val="0"/>
          <w:sz w:val="36"/>
          <w:szCs w:val="36"/>
        </w:rPr>
        <w:t>特性</w:t>
      </w:r>
      <w:bookmarkEnd w:id="37"/>
    </w:p>
    <w:p w14:paraId="49F7517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分布式服务框架提供了高性能和透明化的RPC远程服务调用方案。</w:t>
      </w:r>
    </w:p>
    <w:p w14:paraId="25DD2409" w14:textId="568B5722" w:rsidR="00065A3A" w:rsidRDefault="00C41667" w:rsidP="00664B7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从整个分布式服务框架原理入手，抽取核心功能，服务</w:t>
      </w:r>
      <w:r>
        <w:rPr>
          <w:rFonts w:asciiTheme="minorEastAsia" w:eastAsiaTheme="minorEastAsia" w:hAnsiTheme="minorEastAsia" w:cs="宋体"/>
          <w:sz w:val="24"/>
        </w:rPr>
        <w:t>框架能</w:t>
      </w:r>
      <w:r>
        <w:rPr>
          <w:rFonts w:asciiTheme="minorEastAsia" w:eastAsiaTheme="minorEastAsia" w:hAnsiTheme="minorEastAsia" w:cs="宋体" w:hint="eastAsia"/>
          <w:sz w:val="24"/>
        </w:rPr>
        <w:t>抽象出以下四层的架构</w:t>
      </w:r>
      <w:r w:rsidR="00245616">
        <w:rPr>
          <w:rFonts w:asciiTheme="minorEastAsia" w:eastAsiaTheme="minorEastAsia" w:hAnsiTheme="minorEastAsia" w:cs="宋体" w:hint="eastAsia"/>
          <w:sz w:val="24"/>
        </w:rPr>
        <w:t>。</w:t>
      </w:r>
      <w:r>
        <w:rPr>
          <w:rFonts w:asciiTheme="minorEastAsia" w:eastAsiaTheme="minorEastAsia" w:hAnsiTheme="minorEastAsia" w:cs="宋体" w:hint="eastAsia"/>
          <w:sz w:val="24"/>
        </w:rPr>
        <w:t>RPC层</w:t>
      </w:r>
      <w:r w:rsidR="002024D3">
        <w:rPr>
          <w:rFonts w:asciiTheme="minorEastAsia" w:eastAsiaTheme="minorEastAsia" w:hAnsiTheme="minorEastAsia" w:cs="宋体" w:hint="eastAsia"/>
          <w:sz w:val="24"/>
        </w:rPr>
        <w:t>包括</w:t>
      </w:r>
      <w:r>
        <w:rPr>
          <w:rFonts w:asciiTheme="minorEastAsia" w:eastAsiaTheme="minorEastAsia" w:hAnsiTheme="minorEastAsia" w:cs="宋体" w:hint="eastAsia"/>
          <w:sz w:val="24"/>
        </w:rPr>
        <w:t>底层通讯框架，序列化和反序列化框架等。过滤</w:t>
      </w:r>
      <w:r>
        <w:rPr>
          <w:rFonts w:asciiTheme="minorEastAsia" w:eastAsiaTheme="minorEastAsia" w:hAnsiTheme="minorEastAsia" w:cs="宋体"/>
          <w:sz w:val="24"/>
        </w:rPr>
        <w:t>器链</w:t>
      </w:r>
      <w:r>
        <w:rPr>
          <w:rFonts w:asciiTheme="minorEastAsia" w:eastAsiaTheme="minorEastAsia" w:hAnsiTheme="minorEastAsia" w:cs="宋体" w:hint="eastAsia"/>
          <w:sz w:val="24"/>
        </w:rPr>
        <w:t>（filter链</w:t>
      </w:r>
      <w:r>
        <w:rPr>
          <w:rFonts w:asciiTheme="minorEastAsia" w:eastAsiaTheme="minorEastAsia" w:hAnsiTheme="minorEastAsia" w:cs="宋体"/>
          <w:sz w:val="24"/>
        </w:rPr>
        <w:t>）</w:t>
      </w:r>
      <w:r>
        <w:rPr>
          <w:rFonts w:asciiTheme="minorEastAsia" w:eastAsiaTheme="minorEastAsia" w:hAnsiTheme="minorEastAsia" w:cs="宋体" w:hint="eastAsia"/>
          <w:sz w:val="24"/>
        </w:rPr>
        <w:t>层提供多种切面供框架自身和使用者扩展，服务调用的责任链。例如负载均衡，通知机制，失败重试机制等。服务层</w:t>
      </w:r>
      <w:r w:rsidR="00C22EAE">
        <w:rPr>
          <w:rFonts w:asciiTheme="minorEastAsia" w:eastAsiaTheme="minorEastAsia" w:hAnsiTheme="minorEastAsia" w:cs="宋体" w:hint="eastAsia"/>
          <w:sz w:val="24"/>
        </w:rPr>
        <w:t>包括</w:t>
      </w:r>
      <w:r>
        <w:rPr>
          <w:rFonts w:asciiTheme="minorEastAsia" w:eastAsiaTheme="minorEastAsia" w:hAnsiTheme="minorEastAsia" w:cs="宋体" w:hint="eastAsia"/>
          <w:sz w:val="24"/>
        </w:rPr>
        <w:t>客户端使用的Java动态代理机制，服务端使用的Java反射机制。业务层</w:t>
      </w:r>
      <w:r w:rsidR="00C22EAE">
        <w:rPr>
          <w:rFonts w:asciiTheme="minorEastAsia" w:eastAsiaTheme="minorEastAsia" w:hAnsiTheme="minorEastAsia" w:cs="宋体" w:hint="eastAsia"/>
          <w:sz w:val="24"/>
        </w:rPr>
        <w:t>包括</w:t>
      </w:r>
      <w:r>
        <w:rPr>
          <w:rFonts w:asciiTheme="minorEastAsia" w:eastAsiaTheme="minorEastAsia" w:hAnsiTheme="minorEastAsia" w:cs="宋体" w:hint="eastAsia"/>
          <w:sz w:val="24"/>
        </w:rPr>
        <w:t>业务的服务抽象接口定义和实现类。服务由业务开发</w:t>
      </w:r>
      <w:r>
        <w:rPr>
          <w:rFonts w:asciiTheme="minorEastAsia" w:eastAsiaTheme="minorEastAsia" w:hAnsiTheme="minorEastAsia" w:cs="宋体"/>
          <w:sz w:val="24"/>
        </w:rPr>
        <w:t>者</w:t>
      </w:r>
      <w:r>
        <w:rPr>
          <w:rFonts w:asciiTheme="minorEastAsia" w:eastAsiaTheme="minorEastAsia" w:hAnsiTheme="minorEastAsia" w:cs="宋体" w:hint="eastAsia"/>
          <w:sz w:val="24"/>
        </w:rPr>
        <w:t>来实现，平台负责将业务接口发布（export）为远程服务。</w:t>
      </w:r>
    </w:p>
    <w:p w14:paraId="2FBC316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分布式服务框架</w:t>
      </w:r>
      <w:r>
        <w:rPr>
          <w:rFonts w:asciiTheme="minorEastAsia" w:eastAsiaTheme="minorEastAsia" w:hAnsiTheme="minorEastAsia" w:cs="宋体"/>
          <w:sz w:val="24"/>
        </w:rPr>
        <w:t>特性</w:t>
      </w:r>
      <w:r>
        <w:rPr>
          <w:rFonts w:asciiTheme="minorEastAsia" w:eastAsiaTheme="minorEastAsia" w:hAnsiTheme="minorEastAsia" w:cs="宋体" w:hint="eastAsia"/>
          <w:sz w:val="24"/>
        </w:rPr>
        <w:t>主要包括功能</w:t>
      </w:r>
      <w:r>
        <w:rPr>
          <w:rFonts w:asciiTheme="minorEastAsia" w:eastAsiaTheme="minorEastAsia" w:hAnsiTheme="minorEastAsia" w:cs="宋体"/>
          <w:sz w:val="24"/>
        </w:rPr>
        <w:t>特性和非功能性特性</w:t>
      </w:r>
      <w:r>
        <w:rPr>
          <w:rFonts w:asciiTheme="minorEastAsia" w:eastAsiaTheme="minorEastAsia" w:hAnsiTheme="minorEastAsia" w:cs="宋体" w:hint="eastAsia"/>
          <w:sz w:val="24"/>
        </w:rPr>
        <w:t>，功能</w:t>
      </w:r>
      <w:r>
        <w:rPr>
          <w:rFonts w:asciiTheme="minorEastAsia" w:eastAsiaTheme="minorEastAsia" w:hAnsiTheme="minorEastAsia" w:cs="宋体"/>
          <w:sz w:val="24"/>
        </w:rPr>
        <w:t>特性如图</w:t>
      </w:r>
      <w:r>
        <w:rPr>
          <w:rFonts w:asciiTheme="minorEastAsia" w:eastAsiaTheme="minorEastAsia" w:hAnsiTheme="minorEastAsia" w:cs="宋体" w:hint="eastAsia"/>
          <w:sz w:val="24"/>
        </w:rPr>
        <w:t>3.1所示。下面就逐一</w:t>
      </w:r>
      <w:r>
        <w:rPr>
          <w:rFonts w:asciiTheme="minorEastAsia" w:eastAsiaTheme="minorEastAsia" w:hAnsiTheme="minorEastAsia" w:cs="宋体"/>
          <w:sz w:val="24"/>
        </w:rPr>
        <w:t>分析</w:t>
      </w:r>
      <w:r>
        <w:rPr>
          <w:rFonts w:asciiTheme="minorEastAsia" w:eastAsiaTheme="minorEastAsia" w:hAnsiTheme="minorEastAsia" w:cs="宋体" w:hint="eastAsia"/>
          <w:sz w:val="24"/>
        </w:rPr>
        <w:t>各种特性，后续章节</w:t>
      </w:r>
      <w:r>
        <w:rPr>
          <w:rFonts w:asciiTheme="minorEastAsia" w:eastAsiaTheme="minorEastAsia" w:hAnsiTheme="minorEastAsia" w:cs="宋体"/>
          <w:sz w:val="24"/>
        </w:rPr>
        <w:t>会</w:t>
      </w:r>
      <w:r>
        <w:rPr>
          <w:rFonts w:asciiTheme="minorEastAsia" w:eastAsiaTheme="minorEastAsia" w:hAnsiTheme="minorEastAsia" w:cs="宋体" w:hint="eastAsia"/>
          <w:sz w:val="24"/>
        </w:rPr>
        <w:t>介绍各个</w:t>
      </w:r>
      <w:r>
        <w:rPr>
          <w:rFonts w:asciiTheme="minorEastAsia" w:eastAsiaTheme="minorEastAsia" w:hAnsiTheme="minorEastAsia" w:cs="宋体"/>
          <w:sz w:val="24"/>
        </w:rPr>
        <w:t>特性在hedwig里</w:t>
      </w:r>
      <w:r>
        <w:rPr>
          <w:rFonts w:asciiTheme="minorEastAsia" w:eastAsiaTheme="minorEastAsia" w:hAnsiTheme="minorEastAsia" w:cs="宋体" w:hint="eastAsia"/>
          <w:sz w:val="24"/>
        </w:rPr>
        <w:t xml:space="preserve">的设计。 </w:t>
      </w:r>
    </w:p>
    <w:p w14:paraId="61BF3459" w14:textId="77777777" w:rsidR="00065A3A" w:rsidRDefault="00C41667">
      <w:r>
        <w:rPr>
          <w:noProof/>
        </w:rPr>
        <w:drawing>
          <wp:inline distT="0" distB="0" distL="0" distR="0" wp14:anchorId="1F896B5C" wp14:editId="75E86197">
            <wp:extent cx="5950585" cy="3855720"/>
            <wp:effectExtent l="0" t="0" r="0" b="0"/>
            <wp:docPr id="39" name="图片 39" descr="D:\yan\内容\send（论文）\20170523\图\分布式服务框架特性-功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yan\内容\send（论文）\20170523\图\分布式服务框架特性-功能.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52104" cy="3856704"/>
                    </a:xfrm>
                    <a:prstGeom prst="rect">
                      <a:avLst/>
                    </a:prstGeom>
                    <a:noFill/>
                    <a:ln>
                      <a:noFill/>
                    </a:ln>
                  </pic:spPr>
                </pic:pic>
              </a:graphicData>
            </a:graphic>
          </wp:inline>
        </w:drawing>
      </w:r>
    </w:p>
    <w:p w14:paraId="7F481990" w14:textId="77777777" w:rsidR="00065A3A" w:rsidRDefault="00C41667">
      <w:pPr>
        <w:spacing w:line="400" w:lineRule="atLeast"/>
        <w:ind w:firstLine="420"/>
      </w:pPr>
      <w:r>
        <w:rPr>
          <w:rFonts w:hint="eastAsia"/>
        </w:rPr>
        <w:t xml:space="preserve">                       </w:t>
      </w:r>
      <w:r>
        <w:rPr>
          <w:rFonts w:ascii="楷体" w:eastAsia="楷体" w:hAnsi="楷体"/>
          <w:sz w:val="18"/>
          <w:szCs w:val="18"/>
        </w:rPr>
        <w:t xml:space="preserve"> </w:t>
      </w:r>
      <w:r>
        <w:rPr>
          <w:rFonts w:ascii="楷体" w:eastAsia="楷体" w:hAnsi="楷体" w:hint="eastAsia"/>
          <w:sz w:val="18"/>
          <w:szCs w:val="18"/>
        </w:rPr>
        <w:t>图3</w:t>
      </w:r>
      <w:r>
        <w:rPr>
          <w:rFonts w:ascii="楷体" w:eastAsia="楷体" w:hAnsi="楷体"/>
          <w:sz w:val="18"/>
          <w:szCs w:val="18"/>
        </w:rPr>
        <w:t xml:space="preserve">.1 </w:t>
      </w:r>
      <w:r>
        <w:rPr>
          <w:rFonts w:ascii="楷体" w:eastAsia="楷体" w:hAnsi="楷体" w:hint="eastAsia"/>
          <w:sz w:val="18"/>
          <w:szCs w:val="18"/>
        </w:rPr>
        <w:t xml:space="preserve"> 分布式</w:t>
      </w:r>
      <w:r>
        <w:rPr>
          <w:rFonts w:ascii="楷体" w:eastAsia="楷体" w:hAnsi="楷体"/>
          <w:sz w:val="18"/>
          <w:szCs w:val="18"/>
        </w:rPr>
        <w:t>服务框架</w:t>
      </w:r>
      <w:r>
        <w:rPr>
          <w:rFonts w:ascii="楷体" w:eastAsia="楷体" w:hAnsi="楷体" w:hint="eastAsia"/>
          <w:sz w:val="18"/>
          <w:szCs w:val="18"/>
        </w:rPr>
        <w:t>功能</w:t>
      </w:r>
      <w:r>
        <w:rPr>
          <w:rFonts w:ascii="楷体" w:eastAsia="楷体" w:hAnsi="楷体"/>
          <w:sz w:val="18"/>
          <w:szCs w:val="18"/>
        </w:rPr>
        <w:t>特性</w:t>
      </w:r>
    </w:p>
    <w:p w14:paraId="0C09A459" w14:textId="77777777" w:rsidR="00065A3A" w:rsidRDefault="00C41667">
      <w:pPr>
        <w:pStyle w:val="3"/>
        <w:spacing w:beforeLines="100" w:before="312" w:afterLines="100" w:after="312" w:line="415" w:lineRule="auto"/>
        <w:jc w:val="left"/>
        <w:rPr>
          <w:ins w:id="38" w:author="Wang Wei14(上海_技术部_平台保障_王伟)" w:date="2017-05-27T11:45:00Z"/>
          <w:rFonts w:ascii="黑体" w:eastAsia="黑体" w:hAnsi="黑体"/>
          <w:b w:val="0"/>
        </w:rPr>
      </w:pPr>
      <w:bookmarkStart w:id="39" w:name="_Toc482175858"/>
      <w:bookmarkStart w:id="40" w:name="_Toc483557608"/>
      <w:bookmarkStart w:id="41" w:name="_Toc481258144"/>
      <w:r>
        <w:rPr>
          <w:rFonts w:ascii="黑体" w:eastAsia="黑体" w:hAnsi="黑体" w:hint="eastAsia"/>
          <w:b w:val="0"/>
        </w:rPr>
        <w:t>3.1</w:t>
      </w:r>
      <w:r>
        <w:rPr>
          <w:rFonts w:ascii="黑体" w:eastAsia="黑体" w:hAnsi="黑体"/>
          <w:b w:val="0"/>
        </w:rPr>
        <w:t xml:space="preserve"> </w:t>
      </w:r>
      <w:r>
        <w:rPr>
          <w:rFonts w:ascii="黑体" w:eastAsia="黑体" w:hAnsi="黑体" w:hint="eastAsia"/>
          <w:b w:val="0"/>
        </w:rPr>
        <w:t>服务注册</w:t>
      </w:r>
      <w:r>
        <w:rPr>
          <w:rFonts w:ascii="黑体" w:eastAsia="黑体" w:hAnsi="黑体"/>
          <w:b w:val="0"/>
        </w:rPr>
        <w:t>和发现</w:t>
      </w:r>
      <w:bookmarkEnd w:id="39"/>
      <w:bookmarkEnd w:id="40"/>
      <w:bookmarkEnd w:id="41"/>
    </w:p>
    <w:p w14:paraId="6BCB6EC0" w14:textId="4E42EB93" w:rsidR="00176FB8" w:rsidRPr="00C84BFD" w:rsidRDefault="00D36A58" w:rsidP="00C84BFD">
      <w:pPr>
        <w:spacing w:line="400" w:lineRule="atLeast"/>
        <w:ind w:firstLine="420"/>
        <w:rPr>
          <w:rFonts w:asciiTheme="minorEastAsia" w:eastAsiaTheme="minorEastAsia" w:hAnsiTheme="minorEastAsia" w:cs="宋体"/>
          <w:sz w:val="24"/>
        </w:rPr>
      </w:pPr>
      <w:r w:rsidRPr="00C84BFD">
        <w:rPr>
          <w:rFonts w:asciiTheme="minorEastAsia" w:eastAsiaTheme="minorEastAsia" w:hAnsiTheme="minorEastAsia" w:cs="宋体" w:hint="eastAsia"/>
          <w:sz w:val="24"/>
        </w:rPr>
        <w:t>对于服务</w:t>
      </w:r>
      <w:r w:rsidRPr="00C84BFD">
        <w:rPr>
          <w:rFonts w:asciiTheme="minorEastAsia" w:eastAsiaTheme="minorEastAsia" w:hAnsiTheme="minorEastAsia" w:cs="宋体"/>
          <w:sz w:val="24"/>
        </w:rPr>
        <w:t>提供者，它需要发布服务，由于应用系统的复杂性，</w:t>
      </w:r>
      <w:r w:rsidRPr="00C84BFD">
        <w:rPr>
          <w:rFonts w:asciiTheme="minorEastAsia" w:eastAsiaTheme="minorEastAsia" w:hAnsiTheme="minorEastAsia" w:cs="宋体" w:hint="eastAsia"/>
          <w:sz w:val="24"/>
        </w:rPr>
        <w:t>服务</w:t>
      </w:r>
      <w:r w:rsidRPr="00C84BFD">
        <w:rPr>
          <w:rFonts w:asciiTheme="minorEastAsia" w:eastAsiaTheme="minorEastAsia" w:hAnsiTheme="minorEastAsia" w:cs="宋体"/>
          <w:sz w:val="24"/>
        </w:rPr>
        <w:t>的数量、类型不断膨胀</w:t>
      </w:r>
      <w:r w:rsidRPr="00C84BFD">
        <w:rPr>
          <w:rFonts w:asciiTheme="minorEastAsia" w:eastAsiaTheme="minorEastAsia" w:hAnsiTheme="minorEastAsia" w:cs="宋体" w:hint="eastAsia"/>
          <w:sz w:val="24"/>
        </w:rPr>
        <w:t>；</w:t>
      </w:r>
      <w:r w:rsidRPr="00C84BFD">
        <w:rPr>
          <w:rFonts w:asciiTheme="minorEastAsia" w:eastAsiaTheme="minorEastAsia" w:hAnsiTheme="minorEastAsia" w:cs="宋体"/>
          <w:sz w:val="24"/>
        </w:rPr>
        <w:t>对于服务消费者，它最关心的是</w:t>
      </w:r>
      <w:r w:rsidRPr="00C84BFD">
        <w:rPr>
          <w:rFonts w:asciiTheme="minorEastAsia" w:eastAsiaTheme="minorEastAsia" w:hAnsiTheme="minorEastAsia" w:cs="宋体" w:hint="eastAsia"/>
          <w:sz w:val="24"/>
        </w:rPr>
        <w:t>如何</w:t>
      </w:r>
      <w:r w:rsidRPr="00C84BFD">
        <w:rPr>
          <w:rFonts w:asciiTheme="minorEastAsia" w:eastAsiaTheme="minorEastAsia" w:hAnsiTheme="minorEastAsia" w:cs="宋体"/>
          <w:sz w:val="24"/>
        </w:rPr>
        <w:t>获取到它所需要的服务。</w:t>
      </w:r>
    </w:p>
    <w:p w14:paraId="561CE6D8" w14:textId="4886A62B" w:rsidR="007B0A25" w:rsidRPr="00C84BFD" w:rsidRDefault="007B0A25" w:rsidP="00C84BFD">
      <w:pPr>
        <w:spacing w:line="400" w:lineRule="atLeast"/>
        <w:ind w:firstLine="420"/>
        <w:rPr>
          <w:rFonts w:asciiTheme="minorEastAsia" w:eastAsiaTheme="minorEastAsia" w:hAnsiTheme="minorEastAsia" w:cs="宋体"/>
          <w:sz w:val="24"/>
        </w:rPr>
      </w:pPr>
      <w:r w:rsidRPr="00C84BFD">
        <w:rPr>
          <w:rFonts w:asciiTheme="minorEastAsia" w:eastAsiaTheme="minorEastAsia" w:hAnsiTheme="minorEastAsia" w:cs="宋体" w:hint="eastAsia"/>
          <w:sz w:val="24"/>
        </w:rPr>
        <w:lastRenderedPageBreak/>
        <w:t>如何</w:t>
      </w:r>
      <w:r w:rsidRPr="00C84BFD">
        <w:rPr>
          <w:rFonts w:asciiTheme="minorEastAsia" w:eastAsiaTheme="minorEastAsia" w:hAnsiTheme="minorEastAsia" w:cs="宋体"/>
          <w:sz w:val="24"/>
        </w:rPr>
        <w:t>有效的管理服务订阅</w:t>
      </w:r>
      <w:r w:rsidRPr="00C84BFD">
        <w:rPr>
          <w:rFonts w:asciiTheme="minorEastAsia" w:eastAsiaTheme="minorEastAsia" w:hAnsiTheme="minorEastAsia" w:cs="宋体" w:hint="eastAsia"/>
          <w:sz w:val="24"/>
        </w:rPr>
        <w:t>/发布</w:t>
      </w:r>
      <w:r w:rsidRPr="00C84BFD">
        <w:rPr>
          <w:rFonts w:asciiTheme="minorEastAsia" w:eastAsiaTheme="minorEastAsia" w:hAnsiTheme="minorEastAsia" w:cs="宋体"/>
          <w:sz w:val="24"/>
        </w:rPr>
        <w:t>，避免硬编码地址信息是分布式服务框架需要解决的一个问题。</w:t>
      </w:r>
      <w:r w:rsidRPr="00C84BFD">
        <w:rPr>
          <w:rFonts w:asciiTheme="minorEastAsia" w:eastAsiaTheme="minorEastAsia" w:hAnsiTheme="minorEastAsia" w:cs="宋体" w:hint="eastAsia"/>
          <w:sz w:val="24"/>
        </w:rPr>
        <w:t xml:space="preserve"> 通过</w:t>
      </w:r>
      <w:r w:rsidRPr="00C84BFD">
        <w:rPr>
          <w:rFonts w:asciiTheme="minorEastAsia" w:eastAsiaTheme="minorEastAsia" w:hAnsiTheme="minorEastAsia" w:cs="宋体"/>
          <w:sz w:val="24"/>
        </w:rPr>
        <w:t>将服务统一管理起来，可以</w:t>
      </w:r>
      <w:r w:rsidRPr="00C84BFD">
        <w:rPr>
          <w:rFonts w:asciiTheme="minorEastAsia" w:eastAsiaTheme="minorEastAsia" w:hAnsiTheme="minorEastAsia" w:cs="宋体" w:hint="eastAsia"/>
          <w:sz w:val="24"/>
        </w:rPr>
        <w:t>有效</w:t>
      </w:r>
      <w:r w:rsidRPr="00C84BFD">
        <w:rPr>
          <w:rFonts w:asciiTheme="minorEastAsia" w:eastAsiaTheme="minorEastAsia" w:hAnsiTheme="minorEastAsia" w:cs="宋体"/>
          <w:sz w:val="24"/>
        </w:rPr>
        <w:t>的优化内部应用对服务发布/</w:t>
      </w:r>
      <w:r w:rsidRPr="00C84BFD">
        <w:rPr>
          <w:rFonts w:asciiTheme="minorEastAsia" w:eastAsiaTheme="minorEastAsia" w:hAnsiTheme="minorEastAsia" w:cs="宋体" w:hint="eastAsia"/>
          <w:sz w:val="24"/>
        </w:rPr>
        <w:t>使用</w:t>
      </w:r>
      <w:r w:rsidRPr="00C84BFD">
        <w:rPr>
          <w:rFonts w:asciiTheme="minorEastAsia" w:eastAsiaTheme="minorEastAsia" w:hAnsiTheme="minorEastAsia" w:cs="宋体"/>
          <w:sz w:val="24"/>
        </w:rPr>
        <w:t>的流程和管理，服务</w:t>
      </w:r>
      <w:r w:rsidRPr="00C84BFD">
        <w:rPr>
          <w:rFonts w:asciiTheme="minorEastAsia" w:eastAsiaTheme="minorEastAsia" w:hAnsiTheme="minorEastAsia" w:cs="宋体" w:hint="eastAsia"/>
          <w:sz w:val="24"/>
        </w:rPr>
        <w:t>注册</w:t>
      </w:r>
      <w:r w:rsidRPr="00C84BFD">
        <w:rPr>
          <w:rFonts w:asciiTheme="minorEastAsia" w:eastAsiaTheme="minorEastAsia" w:hAnsiTheme="minorEastAsia" w:cs="宋体"/>
          <w:sz w:val="24"/>
        </w:rPr>
        <w:t>中心就是专门用来管理服务订阅</w:t>
      </w:r>
      <w:r w:rsidRPr="00C84BFD">
        <w:rPr>
          <w:rFonts w:asciiTheme="minorEastAsia" w:eastAsiaTheme="minorEastAsia" w:hAnsiTheme="minorEastAsia" w:cs="宋体" w:hint="eastAsia"/>
          <w:sz w:val="24"/>
        </w:rPr>
        <w:t>/发布</w:t>
      </w:r>
      <w:r w:rsidRPr="00C84BFD">
        <w:rPr>
          <w:rFonts w:asciiTheme="minorEastAsia" w:eastAsiaTheme="minorEastAsia" w:hAnsiTheme="minorEastAsia" w:cs="宋体"/>
          <w:sz w:val="24"/>
        </w:rPr>
        <w:t>的配置管理节点。</w:t>
      </w:r>
    </w:p>
    <w:p w14:paraId="68F2A7B2" w14:textId="77777777" w:rsidR="00065A3A" w:rsidRDefault="00C41667">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注册机制</w:t>
      </w:r>
      <w:r>
        <w:rPr>
          <w:rFonts w:ascii="黑体" w:eastAsia="黑体" w:hAnsi="黑体" w:cs="宋体"/>
          <w:sz w:val="28"/>
          <w:szCs w:val="28"/>
        </w:rPr>
        <w:t>中的</w:t>
      </w:r>
      <w:r>
        <w:rPr>
          <w:rFonts w:ascii="黑体" w:eastAsia="黑体" w:hAnsi="黑体" w:cs="宋体" w:hint="eastAsia"/>
          <w:sz w:val="28"/>
          <w:szCs w:val="28"/>
        </w:rPr>
        <w:t>角色</w:t>
      </w:r>
    </w:p>
    <w:p w14:paraId="672A6368" w14:textId="1DE98A47" w:rsidR="00065A3A" w:rsidRDefault="002002C9" w:rsidP="003E687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注册</w:t>
      </w:r>
      <w:r>
        <w:rPr>
          <w:rFonts w:asciiTheme="minorEastAsia" w:eastAsiaTheme="minorEastAsia" w:hAnsiTheme="minorEastAsia" w:cs="宋体"/>
          <w:sz w:val="24"/>
        </w:rPr>
        <w:t>机制中包含</w:t>
      </w:r>
      <w:r>
        <w:rPr>
          <w:rFonts w:asciiTheme="minorEastAsia" w:eastAsiaTheme="minorEastAsia" w:hAnsiTheme="minorEastAsia" w:cs="宋体" w:hint="eastAsia"/>
          <w:sz w:val="24"/>
        </w:rPr>
        <w:t>3</w:t>
      </w:r>
      <w:r w:rsidR="003B0127">
        <w:rPr>
          <w:rFonts w:asciiTheme="minorEastAsia" w:eastAsiaTheme="minorEastAsia" w:hAnsiTheme="minorEastAsia" w:cs="宋体" w:hint="eastAsia"/>
          <w:sz w:val="24"/>
        </w:rPr>
        <w:t>种</w:t>
      </w:r>
      <w:r>
        <w:rPr>
          <w:rFonts w:asciiTheme="minorEastAsia" w:eastAsiaTheme="minorEastAsia" w:hAnsiTheme="minorEastAsia" w:cs="宋体"/>
          <w:sz w:val="24"/>
        </w:rPr>
        <w:t>角色。</w:t>
      </w:r>
      <w:r w:rsidR="00C41667">
        <w:rPr>
          <w:rFonts w:asciiTheme="minorEastAsia" w:eastAsiaTheme="minorEastAsia" w:hAnsiTheme="minorEastAsia" w:cs="宋体" w:hint="eastAsia"/>
          <w:sz w:val="24"/>
        </w:rPr>
        <w:t>服务提供</w:t>
      </w:r>
      <w:r w:rsidR="00C41667">
        <w:rPr>
          <w:rFonts w:asciiTheme="minorEastAsia" w:eastAsiaTheme="minorEastAsia" w:hAnsiTheme="minorEastAsia" w:cs="宋体"/>
          <w:sz w:val="24"/>
        </w:rPr>
        <w:t>方（</w:t>
      </w:r>
      <w:r w:rsidR="00C41667">
        <w:rPr>
          <w:rFonts w:asciiTheme="minorEastAsia" w:eastAsiaTheme="minorEastAsia" w:hAnsiTheme="minorEastAsia" w:cs="宋体" w:hint="eastAsia"/>
          <w:sz w:val="24"/>
        </w:rPr>
        <w:t>provider）是</w:t>
      </w:r>
      <w:r w:rsidR="00C41667">
        <w:rPr>
          <w:rFonts w:asciiTheme="minorEastAsia" w:eastAsiaTheme="minorEastAsia" w:hAnsiTheme="minorEastAsia" w:cs="宋体"/>
          <w:sz w:val="24"/>
        </w:rPr>
        <w:t>发布服务</w:t>
      </w:r>
      <w:r w:rsidR="00C41667">
        <w:rPr>
          <w:rFonts w:asciiTheme="minorEastAsia" w:eastAsiaTheme="minorEastAsia" w:hAnsiTheme="minorEastAsia" w:cs="宋体" w:hint="eastAsia"/>
          <w:sz w:val="24"/>
        </w:rPr>
        <w:t>并承载</w:t>
      </w:r>
      <w:r w:rsidR="00C41667">
        <w:rPr>
          <w:rFonts w:asciiTheme="minorEastAsia" w:eastAsiaTheme="minorEastAsia" w:hAnsiTheme="minorEastAsia" w:cs="宋体"/>
          <w:sz w:val="24"/>
        </w:rPr>
        <w:t>业务的服务提供</w:t>
      </w:r>
      <w:r w:rsidR="00C41667">
        <w:rPr>
          <w:rFonts w:asciiTheme="minorEastAsia" w:eastAsiaTheme="minorEastAsia" w:hAnsiTheme="minorEastAsia" w:cs="宋体" w:hint="eastAsia"/>
          <w:sz w:val="24"/>
        </w:rPr>
        <w:t>者。服务消费</w:t>
      </w:r>
      <w:r w:rsidR="00C41667">
        <w:rPr>
          <w:rFonts w:asciiTheme="minorEastAsia" w:eastAsiaTheme="minorEastAsia" w:hAnsiTheme="minorEastAsia" w:cs="宋体"/>
          <w:sz w:val="24"/>
        </w:rPr>
        <w:t>方</w:t>
      </w:r>
      <w:r w:rsidR="00C41667">
        <w:rPr>
          <w:rFonts w:asciiTheme="minorEastAsia" w:eastAsiaTheme="minorEastAsia" w:hAnsiTheme="minorEastAsia" w:cs="宋体" w:hint="eastAsia"/>
          <w:sz w:val="24"/>
        </w:rPr>
        <w:t>（consumer）是调用</w:t>
      </w:r>
      <w:r w:rsidR="00C41667">
        <w:rPr>
          <w:rFonts w:asciiTheme="minorEastAsia" w:eastAsiaTheme="minorEastAsia" w:hAnsiTheme="minorEastAsia" w:cs="宋体"/>
          <w:sz w:val="24"/>
        </w:rPr>
        <w:t>远程服务的消费</w:t>
      </w:r>
      <w:r w:rsidR="00C41667">
        <w:rPr>
          <w:rFonts w:asciiTheme="minorEastAsia" w:eastAsiaTheme="minorEastAsia" w:hAnsiTheme="minorEastAsia" w:cs="宋体" w:hint="eastAsia"/>
          <w:sz w:val="24"/>
        </w:rPr>
        <w:t>者</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服务注册中心（</w:t>
      </w:r>
      <w:r w:rsidR="00C41667">
        <w:rPr>
          <w:rFonts w:asciiTheme="minorEastAsia" w:eastAsiaTheme="minorEastAsia" w:hAnsiTheme="minorEastAsia" w:cs="宋体"/>
          <w:sz w:val="24"/>
        </w:rPr>
        <w:t>registry）</w:t>
      </w:r>
      <w:r w:rsidR="00C41667">
        <w:rPr>
          <w:rFonts w:asciiTheme="minorEastAsia" w:eastAsiaTheme="minorEastAsia" w:hAnsiTheme="minorEastAsia" w:cs="宋体" w:hint="eastAsia"/>
          <w:sz w:val="24"/>
        </w:rPr>
        <w:t>是分布式服务框架的目录服务器，</w:t>
      </w:r>
      <w:r w:rsidR="00C41667">
        <w:rPr>
          <w:rFonts w:asciiTheme="minorEastAsia" w:eastAsiaTheme="minorEastAsia" w:hAnsiTheme="minorEastAsia" w:cs="宋体"/>
          <w:sz w:val="24"/>
        </w:rPr>
        <w:t>存储服务的元数据</w:t>
      </w:r>
      <w:r w:rsidR="00C41667">
        <w:rPr>
          <w:rFonts w:asciiTheme="minorEastAsia" w:eastAsiaTheme="minorEastAsia" w:hAnsiTheme="minorEastAsia" w:cs="宋体" w:hint="eastAsia"/>
          <w:sz w:val="24"/>
        </w:rPr>
        <w:t>.</w:t>
      </w:r>
      <w:bookmarkStart w:id="42" w:name="_Toc482175860"/>
    </w:p>
    <w:p w14:paraId="60347A66"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关键功能特性设计</w:t>
      </w:r>
      <w:bookmarkEnd w:id="42"/>
    </w:p>
    <w:p w14:paraId="5848914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注册机制原理</w:t>
      </w:r>
      <w:r>
        <w:rPr>
          <w:rFonts w:asciiTheme="minorEastAsia" w:eastAsiaTheme="minorEastAsia" w:hAnsiTheme="minorEastAsia" w:cs="宋体"/>
          <w:sz w:val="24"/>
        </w:rPr>
        <w:t>如图</w:t>
      </w:r>
      <w:r>
        <w:rPr>
          <w:rFonts w:asciiTheme="minorEastAsia" w:eastAsiaTheme="minorEastAsia" w:hAnsiTheme="minorEastAsia" w:cs="宋体" w:hint="eastAsia"/>
          <w:sz w:val="24"/>
        </w:rPr>
        <w:t>3.2所示：</w:t>
      </w:r>
    </w:p>
    <w:p w14:paraId="72FAB5D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1.服务端启动时，依据配置的服务发布信息向注册中心注册自身提供的服务。</w:t>
      </w:r>
    </w:p>
    <w:p w14:paraId="171F2A3D" w14:textId="7B260559"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2.消费者启动时，根据消费者配置的服务消费信息向注册中心订阅自己所需的服务，消费者在</w:t>
      </w:r>
      <w:r>
        <w:rPr>
          <w:rFonts w:asciiTheme="minorEastAsia" w:eastAsiaTheme="minorEastAsia" w:hAnsiTheme="minorEastAsia" w:cs="宋体"/>
          <w:sz w:val="24"/>
        </w:rPr>
        <w:t>本地保存</w:t>
      </w:r>
      <w:r>
        <w:rPr>
          <w:rFonts w:asciiTheme="minorEastAsia" w:eastAsiaTheme="minorEastAsia" w:hAnsiTheme="minorEastAsia" w:cs="宋体" w:hint="eastAsia"/>
          <w:sz w:val="24"/>
        </w:rPr>
        <w:t>路由表。</w:t>
      </w:r>
    </w:p>
    <w:p w14:paraId="21A428EC" w14:textId="56BD0A13"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3.注册中心返回服务端地址列表给客户端。如果有变更，注册中心主动推送变更给客户端，客户端刷新本地的路由表。</w:t>
      </w:r>
    </w:p>
    <w:p w14:paraId="31C2B98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4.客户端从本地的服务端地址列表中，基于某种负载均衡算法选择一个服务端进行调用。</w:t>
      </w:r>
    </w:p>
    <w:p w14:paraId="1653668D" w14:textId="77777777" w:rsidR="00065A3A" w:rsidRDefault="00C41667">
      <w:pPr>
        <w:spacing w:line="400" w:lineRule="atLeast"/>
        <w:ind w:firstLine="420"/>
        <w:rPr>
          <w:rFonts w:asciiTheme="minorEastAsia" w:eastAsiaTheme="minorEastAsia" w:hAnsiTheme="minorEastAsia" w:cs="宋体"/>
          <w:sz w:val="24"/>
        </w:rPr>
      </w:pPr>
      <w:r>
        <w:rPr>
          <w:noProof/>
        </w:rPr>
        <w:drawing>
          <wp:inline distT="0" distB="0" distL="0" distR="0" wp14:anchorId="6EF4CE65" wp14:editId="409EF24D">
            <wp:extent cx="4735195" cy="2827020"/>
            <wp:effectExtent l="0" t="0" r="8255" b="0"/>
            <wp:docPr id="4" name="图片 4" descr="https://imgsa.baidu.com/baike/c0%3Dbaike80%2C5%2C5%2C80%2C26/sign=0f0f31ce0a7b020818c437b303b099b6/91ef76c6a7efce1bfc1fd1a1af51f3deb48f65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sa.baidu.com/baike/c0%3Dbaike80%2C5%2C5%2C80%2C26/sign=0f0f31ce0a7b020818c437b303b099b6/91ef76c6a7efce1bfc1fd1a1af51f3deb48f65a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46105" cy="2833226"/>
                    </a:xfrm>
                    <a:prstGeom prst="rect">
                      <a:avLst/>
                    </a:prstGeom>
                    <a:noFill/>
                    <a:ln>
                      <a:noFill/>
                    </a:ln>
                  </pic:spPr>
                </pic:pic>
              </a:graphicData>
            </a:graphic>
          </wp:inline>
        </w:drawing>
      </w:r>
    </w:p>
    <w:p w14:paraId="1891FD27" w14:textId="77777777" w:rsidR="00065A3A" w:rsidRDefault="00C41667">
      <w:pPr>
        <w:spacing w:line="400" w:lineRule="atLeast"/>
        <w:ind w:firstLine="420"/>
        <w:rPr>
          <w:rFonts w:ascii="楷体" w:eastAsia="楷体" w:hAnsi="楷体"/>
          <w:sz w:val="18"/>
          <w:szCs w:val="18"/>
        </w:rPr>
      </w:pPr>
      <w:r>
        <w:rPr>
          <w:rFonts w:asciiTheme="minorEastAsia" w:eastAsiaTheme="minorEastAsia" w:hAnsiTheme="minorEastAsia" w:cs="宋体" w:hint="eastAsia"/>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图3.2  </w:t>
      </w:r>
      <w:r>
        <w:rPr>
          <w:rFonts w:ascii="楷体" w:eastAsia="楷体" w:hAnsi="楷体"/>
          <w:sz w:val="18"/>
          <w:szCs w:val="18"/>
        </w:rPr>
        <w:t xml:space="preserve"> </w:t>
      </w:r>
      <w:r>
        <w:rPr>
          <w:rFonts w:ascii="楷体" w:eastAsia="楷体" w:hAnsi="楷体" w:hint="eastAsia"/>
          <w:sz w:val="18"/>
          <w:szCs w:val="18"/>
        </w:rPr>
        <w:t>服务</w:t>
      </w:r>
      <w:r>
        <w:rPr>
          <w:rFonts w:ascii="楷体" w:eastAsia="楷体" w:hAnsi="楷体"/>
          <w:sz w:val="18"/>
          <w:szCs w:val="18"/>
        </w:rPr>
        <w:t>注册</w:t>
      </w:r>
      <w:r>
        <w:rPr>
          <w:rFonts w:ascii="楷体" w:eastAsia="楷体" w:hAnsi="楷体" w:hint="eastAsia"/>
          <w:sz w:val="18"/>
          <w:szCs w:val="18"/>
        </w:rPr>
        <w:t>原理</w:t>
      </w:r>
      <w:bookmarkStart w:id="43" w:name="_Toc482175861"/>
    </w:p>
    <w:p w14:paraId="33A9710C"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cs="宋体" w:hint="eastAsia"/>
          <w:sz w:val="28"/>
          <w:szCs w:val="28"/>
        </w:rPr>
        <w:t xml:space="preserve"> 订阅发布机制</w:t>
      </w:r>
      <w:bookmarkEnd w:id="43"/>
      <w:r>
        <w:rPr>
          <w:rFonts w:ascii="黑体" w:eastAsia="黑体" w:hAnsi="黑体" w:cs="宋体" w:hint="eastAsia"/>
          <w:sz w:val="28"/>
          <w:szCs w:val="28"/>
        </w:rPr>
        <w:t xml:space="preserve"> </w:t>
      </w:r>
    </w:p>
    <w:p w14:paraId="0662B5D3" w14:textId="77777777" w:rsidR="00065A3A" w:rsidRDefault="00C41667">
      <w:pPr>
        <w:pStyle w:val="60"/>
        <w:numPr>
          <w:ilvl w:val="0"/>
          <w:numId w:val="4"/>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对变化的监听和主动推送能力</w:t>
      </w:r>
    </w:p>
    <w:p w14:paraId="13E618A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消费者可以监听一个或者多个服务目录，当目录名称或内容发生变更时，消</w:t>
      </w:r>
      <w:r>
        <w:rPr>
          <w:rFonts w:asciiTheme="minorEastAsia" w:eastAsiaTheme="minorEastAsia" w:hAnsiTheme="minorEastAsia" w:cs="宋体" w:hint="eastAsia"/>
          <w:sz w:val="24"/>
        </w:rPr>
        <w:lastRenderedPageBreak/>
        <w:t>费者可以实时的获得变更的数据或变更后的结果信息。</w:t>
      </w:r>
    </w:p>
    <w:p w14:paraId="7D4D611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服务提供者可以发布一个或多个服务，动态修改服务名称或服务内容等，可以主动将修改后的数据或结果推送给所有监听此服务目录的消费者。</w:t>
      </w:r>
    </w:p>
    <w:p w14:paraId="1C928AB2" w14:textId="77777777" w:rsidR="00065A3A" w:rsidRDefault="00065A3A">
      <w:pPr>
        <w:rPr>
          <w:rFonts w:asciiTheme="minorEastAsia" w:eastAsiaTheme="minorEastAsia" w:hAnsiTheme="minorEastAsia" w:cs="宋体"/>
          <w:kern w:val="0"/>
          <w:sz w:val="24"/>
        </w:rPr>
      </w:pPr>
    </w:p>
    <w:p w14:paraId="3CDF9253" w14:textId="77777777" w:rsidR="00065A3A" w:rsidRDefault="00C41667">
      <w:pPr>
        <w:pStyle w:val="50"/>
        <w:numPr>
          <w:ilvl w:val="0"/>
          <w:numId w:val="4"/>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订阅发布机制的优点</w:t>
      </w:r>
    </w:p>
    <w:p w14:paraId="67FD54D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透明化路由是指服务端和客户端相互解耦，客户端不需要硬编码服务端地址。</w:t>
      </w:r>
    </w:p>
    <w:p w14:paraId="7CABA78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服务健康状态检测是指如果服务端宕机，由服务注册中心实时通知客户端。</w:t>
      </w:r>
    </w:p>
    <w:p w14:paraId="6046921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动态发现是指将新增的服务端地址信息推送给客户端，客户端刷新本地路由表后可以访问新的服务端。 </w:t>
      </w:r>
    </w:p>
    <w:p w14:paraId="0E5FC1CB" w14:textId="77777777" w:rsidR="00065A3A" w:rsidRDefault="00C41667">
      <w:pPr>
        <w:pStyle w:val="3"/>
        <w:spacing w:beforeLines="100" w:before="312" w:afterLines="100" w:after="312" w:line="415" w:lineRule="auto"/>
        <w:jc w:val="left"/>
        <w:rPr>
          <w:rFonts w:ascii="黑体" w:eastAsia="黑体" w:hAnsi="黑体"/>
          <w:b w:val="0"/>
        </w:rPr>
      </w:pPr>
      <w:bookmarkStart w:id="44" w:name="_Toc481258145"/>
      <w:bookmarkStart w:id="45" w:name="_Toc482175862"/>
      <w:bookmarkStart w:id="46" w:name="_Toc483557609"/>
      <w:r>
        <w:rPr>
          <w:rFonts w:ascii="黑体" w:eastAsia="黑体" w:hAnsi="黑体" w:hint="eastAsia"/>
          <w:b w:val="0"/>
        </w:rPr>
        <w:t>3.2</w:t>
      </w:r>
      <w:r>
        <w:rPr>
          <w:rFonts w:ascii="黑体" w:eastAsia="黑体" w:hAnsi="黑体"/>
          <w:b w:val="0"/>
        </w:rPr>
        <w:t xml:space="preserve"> 服务路由</w:t>
      </w:r>
      <w:bookmarkEnd w:id="44"/>
      <w:bookmarkEnd w:id="45"/>
      <w:r>
        <w:rPr>
          <w:rFonts w:ascii="黑体" w:eastAsia="黑体" w:hAnsi="黑体" w:hint="eastAsia"/>
          <w:b w:val="0"/>
        </w:rPr>
        <w:t>和</w:t>
      </w:r>
      <w:r>
        <w:rPr>
          <w:rFonts w:ascii="黑体" w:eastAsia="黑体" w:hAnsi="黑体"/>
          <w:b w:val="0"/>
        </w:rPr>
        <w:t>负载均衡</w:t>
      </w:r>
      <w:bookmarkEnd w:id="46"/>
    </w:p>
    <w:p w14:paraId="0A9A5421" w14:textId="5D20E1C9" w:rsidR="00065A3A" w:rsidRDefault="00FC2363">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上</w:t>
      </w:r>
      <w:r>
        <w:rPr>
          <w:rFonts w:asciiTheme="minorEastAsia" w:eastAsiaTheme="minorEastAsia" w:hAnsiTheme="minorEastAsia" w:cs="宋体"/>
          <w:sz w:val="24"/>
        </w:rPr>
        <w:t>线运行</w:t>
      </w:r>
      <w:r>
        <w:rPr>
          <w:rFonts w:asciiTheme="minorEastAsia" w:eastAsiaTheme="minorEastAsia" w:hAnsiTheme="minorEastAsia" w:cs="宋体" w:hint="eastAsia"/>
          <w:sz w:val="24"/>
        </w:rPr>
        <w:t>时</w:t>
      </w:r>
      <w:r>
        <w:rPr>
          <w:rFonts w:asciiTheme="minorEastAsia" w:eastAsiaTheme="minorEastAsia" w:hAnsiTheme="minorEastAsia" w:cs="宋体"/>
          <w:sz w:val="24"/>
        </w:rPr>
        <w:t>都是集群组网，这意味着集群中存在</w:t>
      </w:r>
      <w:r>
        <w:rPr>
          <w:rFonts w:asciiTheme="minorEastAsia" w:eastAsiaTheme="minorEastAsia" w:hAnsiTheme="minorEastAsia" w:cs="宋体" w:hint="eastAsia"/>
          <w:sz w:val="24"/>
        </w:rPr>
        <w:t>某个</w:t>
      </w:r>
      <w:r>
        <w:rPr>
          <w:rFonts w:asciiTheme="minorEastAsia" w:eastAsiaTheme="minorEastAsia" w:hAnsiTheme="minorEastAsia" w:cs="宋体"/>
          <w:sz w:val="24"/>
        </w:rPr>
        <w:t>服务的多实例部署，消费者如何从服务列表中选择合适的服务</w:t>
      </w:r>
      <w:r>
        <w:rPr>
          <w:rFonts w:asciiTheme="minorEastAsia" w:eastAsiaTheme="minorEastAsia" w:hAnsiTheme="minorEastAsia" w:cs="宋体" w:hint="eastAsia"/>
          <w:sz w:val="24"/>
        </w:rPr>
        <w:t>提供者</w:t>
      </w:r>
      <w:r>
        <w:rPr>
          <w:rFonts w:asciiTheme="minorEastAsia" w:eastAsiaTheme="minorEastAsia" w:hAnsiTheme="minorEastAsia" w:cs="宋体"/>
          <w:sz w:val="24"/>
        </w:rPr>
        <w:t>进行</w:t>
      </w:r>
      <w:r>
        <w:rPr>
          <w:rFonts w:asciiTheme="minorEastAsia" w:eastAsiaTheme="minorEastAsia" w:hAnsiTheme="minorEastAsia" w:cs="宋体" w:hint="eastAsia"/>
          <w:sz w:val="24"/>
        </w:rPr>
        <w:t>调用</w:t>
      </w:r>
      <w:r>
        <w:rPr>
          <w:rFonts w:asciiTheme="minorEastAsia" w:eastAsiaTheme="minorEastAsia" w:hAnsiTheme="minorEastAsia" w:cs="宋体"/>
          <w:sz w:val="24"/>
        </w:rPr>
        <w:t>，这就涉及到服务路由。</w:t>
      </w:r>
      <w:r>
        <w:rPr>
          <w:rFonts w:asciiTheme="minorEastAsia" w:eastAsiaTheme="minorEastAsia" w:hAnsiTheme="minorEastAsia" w:cs="宋体" w:hint="eastAsia"/>
          <w:sz w:val="24"/>
        </w:rPr>
        <w:t>分布式服务</w:t>
      </w:r>
      <w:r>
        <w:rPr>
          <w:rFonts w:asciiTheme="minorEastAsia" w:eastAsiaTheme="minorEastAsia" w:hAnsiTheme="minorEastAsia" w:cs="宋体"/>
          <w:sz w:val="24"/>
        </w:rPr>
        <w:t>框架要能够满足</w:t>
      </w:r>
      <w:r>
        <w:rPr>
          <w:rFonts w:asciiTheme="minorEastAsia" w:eastAsiaTheme="minorEastAsia" w:hAnsiTheme="minorEastAsia" w:cs="宋体" w:hint="eastAsia"/>
          <w:sz w:val="24"/>
        </w:rPr>
        <w:t>用户</w:t>
      </w:r>
      <w:r w:rsidR="00BC185D">
        <w:rPr>
          <w:rFonts w:asciiTheme="minorEastAsia" w:eastAsiaTheme="minorEastAsia" w:hAnsiTheme="minorEastAsia" w:cs="宋体" w:hint="eastAsia"/>
          <w:sz w:val="24"/>
        </w:rPr>
        <w:t>灵活</w:t>
      </w:r>
      <w:r>
        <w:rPr>
          <w:rFonts w:asciiTheme="minorEastAsia" w:eastAsiaTheme="minorEastAsia" w:hAnsiTheme="minorEastAsia" w:cs="宋体"/>
          <w:sz w:val="24"/>
        </w:rPr>
        <w:t>的路由需求。</w:t>
      </w:r>
      <w:r w:rsidR="00C41667">
        <w:rPr>
          <w:rFonts w:asciiTheme="minorEastAsia" w:eastAsiaTheme="minorEastAsia" w:hAnsiTheme="minorEastAsia" w:cs="宋体" w:hint="eastAsia"/>
          <w:sz w:val="24"/>
        </w:rPr>
        <w:t>负载均衡</w:t>
      </w:r>
      <w:r w:rsidR="00C41667">
        <w:rPr>
          <w:rFonts w:asciiTheme="minorEastAsia" w:eastAsiaTheme="minorEastAsia" w:hAnsiTheme="minorEastAsia" w:cs="宋体"/>
          <w:sz w:val="24"/>
        </w:rPr>
        <w:t>策略是服务路由的</w:t>
      </w:r>
      <w:r w:rsidR="00C41667">
        <w:rPr>
          <w:rFonts w:asciiTheme="minorEastAsia" w:eastAsiaTheme="minorEastAsia" w:hAnsiTheme="minorEastAsia" w:cs="宋体" w:hint="eastAsia"/>
          <w:sz w:val="24"/>
        </w:rPr>
        <w:t>关键</w:t>
      </w:r>
      <w:r w:rsidR="00C41667">
        <w:rPr>
          <w:rFonts w:asciiTheme="minorEastAsia" w:eastAsiaTheme="minorEastAsia" w:hAnsiTheme="minorEastAsia" w:cs="宋体"/>
          <w:sz w:val="24"/>
        </w:rPr>
        <w:t>部分</w:t>
      </w:r>
      <w:r w:rsidR="00C41667">
        <w:rPr>
          <w:rFonts w:asciiTheme="minorEastAsia" w:eastAsiaTheme="minorEastAsia" w:hAnsiTheme="minorEastAsia" w:cs="宋体" w:hint="eastAsia"/>
          <w:sz w:val="24"/>
        </w:rPr>
        <w:t>。分布式</w:t>
      </w:r>
      <w:r w:rsidR="00C41667">
        <w:rPr>
          <w:rFonts w:asciiTheme="minorEastAsia" w:eastAsiaTheme="minorEastAsia" w:hAnsiTheme="minorEastAsia" w:cs="宋体"/>
          <w:sz w:val="24"/>
        </w:rPr>
        <w:t>服务框架通常会提供多种负载均衡策略</w:t>
      </w:r>
      <w:r w:rsidR="00C41667">
        <w:rPr>
          <w:rFonts w:asciiTheme="minorEastAsia" w:eastAsiaTheme="minorEastAsia" w:hAnsiTheme="minorEastAsia" w:cs="宋体" w:hint="eastAsia"/>
          <w:sz w:val="24"/>
        </w:rPr>
        <w:t>。如下</w:t>
      </w:r>
      <w:r w:rsidR="00C41667">
        <w:rPr>
          <w:rFonts w:asciiTheme="minorEastAsia" w:eastAsiaTheme="minorEastAsia" w:hAnsiTheme="minorEastAsia" w:cs="宋体"/>
          <w:sz w:val="24"/>
        </w:rPr>
        <w:t>是几种负载均衡算法</w:t>
      </w:r>
      <w:r w:rsidR="00C41667">
        <w:rPr>
          <w:rFonts w:asciiTheme="minorEastAsia" w:eastAsiaTheme="minorEastAsia" w:hAnsiTheme="minorEastAsia" w:cs="宋体" w:hint="eastAsia"/>
          <w:sz w:val="24"/>
        </w:rPr>
        <w:t>：</w:t>
      </w:r>
      <w:bookmarkStart w:id="47" w:name="_Toc482175863"/>
    </w:p>
    <w:p w14:paraId="5D9A1F1F"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静态负载</w:t>
      </w:r>
      <w:r>
        <w:rPr>
          <w:rFonts w:ascii="黑体" w:eastAsia="黑体" w:hAnsi="黑体" w:cs="宋体"/>
          <w:sz w:val="28"/>
          <w:szCs w:val="28"/>
        </w:rPr>
        <w:t>均衡</w:t>
      </w:r>
      <w:r>
        <w:rPr>
          <w:rFonts w:ascii="黑体" w:eastAsia="黑体" w:hAnsi="黑体" w:cs="宋体" w:hint="eastAsia"/>
          <w:sz w:val="28"/>
          <w:szCs w:val="28"/>
        </w:rPr>
        <w:t>算法</w:t>
      </w:r>
      <w:bookmarkEnd w:id="47"/>
    </w:p>
    <w:p w14:paraId="7CA8DDBF"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1. 一致性</w:t>
      </w:r>
      <w:r>
        <w:rPr>
          <w:rFonts w:asciiTheme="minorEastAsia" w:eastAsiaTheme="minorEastAsia" w:hAnsiTheme="minorEastAsia" w:cs="宋体"/>
          <w:sz w:val="24"/>
        </w:rPr>
        <w:t>hash</w:t>
      </w:r>
      <w:r>
        <w:rPr>
          <w:rFonts w:asciiTheme="minorEastAsia" w:eastAsiaTheme="minorEastAsia" w:hAnsiTheme="minorEastAsia" w:cs="宋体" w:hint="eastAsia"/>
          <w:sz w:val="24"/>
        </w:rPr>
        <w:t>:一样</w:t>
      </w:r>
      <w:r>
        <w:rPr>
          <w:rFonts w:asciiTheme="minorEastAsia" w:eastAsiaTheme="minorEastAsia" w:hAnsiTheme="minorEastAsia" w:cs="宋体"/>
          <w:sz w:val="24"/>
        </w:rPr>
        <w:t xml:space="preserve">请求总是发到同一提供者。 </w:t>
      </w:r>
    </w:p>
    <w:p w14:paraId="754FE165" w14:textId="77777777" w:rsidR="00065A3A" w:rsidRDefault="00C41667">
      <w:pPr>
        <w:spacing w:line="400" w:lineRule="atLeast"/>
        <w:ind w:firstLine="420"/>
        <w:rPr>
          <w:rFonts w:asciiTheme="minorEastAsia" w:eastAsiaTheme="minorEastAsia" w:hAnsiTheme="minorEastAsia" w:cs="宋体"/>
          <w:kern w:val="0"/>
          <w:sz w:val="24"/>
        </w:rPr>
      </w:pPr>
      <w:r>
        <w:rPr>
          <w:rFonts w:asciiTheme="minorEastAsia" w:eastAsiaTheme="minorEastAsia" w:hAnsiTheme="minorEastAsia" w:cs="宋体"/>
          <w:sz w:val="24"/>
        </w:rPr>
        <w:t>基于虚拟节点</w:t>
      </w:r>
      <w:r>
        <w:rPr>
          <w:rFonts w:asciiTheme="minorEastAsia" w:eastAsiaTheme="minorEastAsia" w:hAnsiTheme="minorEastAsia" w:cs="宋体" w:hint="eastAsia"/>
          <w:sz w:val="24"/>
        </w:rPr>
        <w:t>，</w:t>
      </w:r>
      <w:r>
        <w:rPr>
          <w:rFonts w:asciiTheme="minorEastAsia" w:eastAsiaTheme="minorEastAsia" w:hAnsiTheme="minorEastAsia" w:cs="宋体"/>
          <w:sz w:val="24"/>
        </w:rPr>
        <w:t>当某台提供者</w:t>
      </w:r>
      <w:r>
        <w:rPr>
          <w:rFonts w:asciiTheme="minorEastAsia" w:eastAsiaTheme="minorEastAsia" w:hAnsiTheme="minorEastAsia" w:cs="宋体" w:hint="eastAsia"/>
          <w:sz w:val="24"/>
        </w:rPr>
        <w:t>宕机</w:t>
      </w:r>
      <w:r>
        <w:rPr>
          <w:rFonts w:asciiTheme="minorEastAsia" w:eastAsiaTheme="minorEastAsia" w:hAnsiTheme="minorEastAsia" w:cs="宋体"/>
          <w:sz w:val="24"/>
        </w:rPr>
        <w:t>，原</w:t>
      </w:r>
      <w:r>
        <w:rPr>
          <w:rFonts w:asciiTheme="minorEastAsia" w:eastAsiaTheme="minorEastAsia" w:hAnsiTheme="minorEastAsia" w:cs="宋体" w:hint="eastAsia"/>
          <w:sz w:val="24"/>
        </w:rPr>
        <w:t>来</w:t>
      </w:r>
      <w:r>
        <w:rPr>
          <w:rFonts w:asciiTheme="minorEastAsia" w:eastAsiaTheme="minorEastAsia" w:hAnsiTheme="minorEastAsia" w:cs="宋体"/>
          <w:sz w:val="24"/>
        </w:rPr>
        <w:t>发往该提供者的请求平摊到其它提供者，不会引起</w:t>
      </w:r>
      <w:r>
        <w:rPr>
          <w:rFonts w:asciiTheme="minorEastAsia" w:eastAsiaTheme="minorEastAsia" w:hAnsiTheme="minorEastAsia" w:cs="宋体" w:hint="eastAsia"/>
          <w:sz w:val="24"/>
        </w:rPr>
        <w:t>网络</w:t>
      </w:r>
      <w:r>
        <w:rPr>
          <w:rFonts w:asciiTheme="minorEastAsia" w:eastAsiaTheme="minorEastAsia" w:hAnsiTheme="minorEastAsia" w:cs="宋体"/>
          <w:sz w:val="24"/>
        </w:rPr>
        <w:t>震荡。</w:t>
      </w:r>
      <w:r>
        <w:rPr>
          <w:rFonts w:asciiTheme="minorEastAsia" w:eastAsiaTheme="minorEastAsia" w:hAnsiTheme="minorEastAsia" w:cs="宋体" w:hint="eastAsia"/>
          <w:kern w:val="0"/>
          <w:sz w:val="24"/>
        </w:rPr>
        <w:t xml:space="preserve"> </w:t>
      </w:r>
    </w:p>
    <w:p w14:paraId="1486C705"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2. Round Robin</w:t>
      </w:r>
      <w:r>
        <w:rPr>
          <w:rFonts w:asciiTheme="minorEastAsia" w:eastAsiaTheme="minorEastAsia" w:hAnsiTheme="minorEastAsia" w:cs="宋体" w:hint="eastAsia"/>
          <w:sz w:val="24"/>
        </w:rPr>
        <w:t>:</w:t>
      </w:r>
      <w:r>
        <w:rPr>
          <w:rFonts w:asciiTheme="minorEastAsia" w:eastAsiaTheme="minorEastAsia" w:hAnsiTheme="minorEastAsia" w:cs="宋体"/>
          <w:sz w:val="24"/>
        </w:rPr>
        <w:t>轮询</w:t>
      </w:r>
      <w:r>
        <w:rPr>
          <w:rFonts w:asciiTheme="minorEastAsia" w:eastAsiaTheme="minorEastAsia" w:hAnsiTheme="minorEastAsia" w:cs="宋体" w:hint="eastAsia"/>
          <w:sz w:val="24"/>
        </w:rPr>
        <w:t>算法</w:t>
      </w:r>
    </w:p>
    <w:p w14:paraId="118DD0E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顺序</w:t>
      </w:r>
      <w:r>
        <w:rPr>
          <w:rFonts w:asciiTheme="minorEastAsia" w:eastAsiaTheme="minorEastAsia" w:hAnsiTheme="minorEastAsia" w:cs="宋体"/>
          <w:sz w:val="24"/>
        </w:rPr>
        <w:t>循环</w:t>
      </w:r>
      <w:r>
        <w:rPr>
          <w:rFonts w:asciiTheme="minorEastAsia" w:eastAsiaTheme="minorEastAsia" w:hAnsiTheme="minorEastAsia" w:cs="宋体" w:hint="eastAsia"/>
          <w:sz w:val="24"/>
        </w:rPr>
        <w:t>访问</w:t>
      </w:r>
      <w:r>
        <w:rPr>
          <w:rFonts w:asciiTheme="minorEastAsia" w:eastAsiaTheme="minorEastAsia" w:hAnsiTheme="minorEastAsia" w:cs="宋体"/>
          <w:sz w:val="24"/>
        </w:rPr>
        <w:t>服务的提供者的列表，</w:t>
      </w:r>
      <w:r>
        <w:rPr>
          <w:rFonts w:asciiTheme="minorEastAsia" w:eastAsiaTheme="minorEastAsia" w:hAnsiTheme="minorEastAsia" w:cs="宋体" w:hint="eastAsia"/>
          <w:sz w:val="24"/>
        </w:rPr>
        <w:t>到达</w:t>
      </w:r>
      <w:r>
        <w:rPr>
          <w:rFonts w:asciiTheme="minorEastAsia" w:eastAsiaTheme="minorEastAsia" w:hAnsiTheme="minorEastAsia" w:cs="宋体"/>
          <w:sz w:val="24"/>
        </w:rPr>
        <w:t>上限后</w:t>
      </w:r>
      <w:r>
        <w:rPr>
          <w:rFonts w:asciiTheme="minorEastAsia" w:eastAsiaTheme="minorEastAsia" w:hAnsiTheme="minorEastAsia" w:cs="宋体" w:hint="eastAsia"/>
          <w:sz w:val="24"/>
        </w:rPr>
        <w:t>，</w:t>
      </w:r>
      <w:r>
        <w:rPr>
          <w:rFonts w:asciiTheme="minorEastAsia" w:eastAsiaTheme="minorEastAsia" w:hAnsiTheme="minorEastAsia" w:cs="宋体"/>
          <w:sz w:val="24"/>
        </w:rPr>
        <w:t>重新</w:t>
      </w:r>
      <w:r>
        <w:rPr>
          <w:rFonts w:asciiTheme="minorEastAsia" w:eastAsiaTheme="minorEastAsia" w:hAnsiTheme="minorEastAsia" w:cs="宋体" w:hint="eastAsia"/>
          <w:sz w:val="24"/>
        </w:rPr>
        <w:t>归</w:t>
      </w:r>
      <w:r>
        <w:rPr>
          <w:rFonts w:asciiTheme="minorEastAsia" w:eastAsiaTheme="minorEastAsia" w:hAnsiTheme="minorEastAsia" w:cs="宋体"/>
          <w:sz w:val="24"/>
        </w:rPr>
        <w:t>零，继续顺序循环。</w:t>
      </w:r>
    </w:p>
    <w:p w14:paraId="0892F4D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轮询</w:t>
      </w:r>
      <w:r>
        <w:rPr>
          <w:rFonts w:asciiTheme="minorEastAsia" w:eastAsiaTheme="minorEastAsia" w:hAnsiTheme="minorEastAsia" w:cs="宋体" w:hint="eastAsia"/>
          <w:sz w:val="24"/>
        </w:rPr>
        <w:t>算法</w:t>
      </w:r>
      <w:r>
        <w:rPr>
          <w:rFonts w:asciiTheme="minorEastAsia" w:eastAsiaTheme="minorEastAsia" w:hAnsiTheme="minorEastAsia" w:cs="宋体"/>
          <w:sz w:val="24"/>
        </w:rPr>
        <w:t>存在慢的提供者累积请求问题，</w:t>
      </w:r>
      <w:r>
        <w:rPr>
          <w:rFonts w:asciiTheme="minorEastAsia" w:eastAsiaTheme="minorEastAsia" w:hAnsiTheme="minorEastAsia" w:cs="宋体" w:hint="eastAsia"/>
          <w:sz w:val="24"/>
        </w:rPr>
        <w:t>比方</w:t>
      </w:r>
      <w:r>
        <w:rPr>
          <w:rFonts w:asciiTheme="minorEastAsia" w:eastAsiaTheme="minorEastAsia" w:hAnsiTheme="minorEastAsia" w:cs="宋体"/>
          <w:sz w:val="24"/>
        </w:rPr>
        <w:t>:</w:t>
      </w:r>
      <w:r>
        <w:rPr>
          <w:rFonts w:asciiTheme="minorEastAsia" w:eastAsiaTheme="minorEastAsia" w:hAnsiTheme="minorEastAsia" w:cs="宋体" w:hint="eastAsia"/>
          <w:sz w:val="24"/>
        </w:rPr>
        <w:t>某</w:t>
      </w:r>
      <w:r>
        <w:rPr>
          <w:rFonts w:asciiTheme="minorEastAsia" w:eastAsiaTheme="minorEastAsia" w:hAnsiTheme="minorEastAsia" w:cs="宋体"/>
          <w:sz w:val="24"/>
        </w:rPr>
        <w:t>台机器很慢，但没</w:t>
      </w:r>
      <w:r>
        <w:rPr>
          <w:rFonts w:asciiTheme="minorEastAsia" w:eastAsiaTheme="minorEastAsia" w:hAnsiTheme="minorEastAsia" w:cs="宋体" w:hint="eastAsia"/>
          <w:sz w:val="24"/>
        </w:rPr>
        <w:t>宕机。</w:t>
      </w:r>
      <w:r>
        <w:rPr>
          <w:rFonts w:asciiTheme="minorEastAsia" w:eastAsiaTheme="minorEastAsia" w:hAnsiTheme="minorEastAsia" w:cs="宋体"/>
          <w:sz w:val="24"/>
        </w:rPr>
        <w:t>当请求调到</w:t>
      </w:r>
      <w:r>
        <w:rPr>
          <w:rFonts w:asciiTheme="minorEastAsia" w:eastAsiaTheme="minorEastAsia" w:hAnsiTheme="minorEastAsia" w:cs="宋体" w:hint="eastAsia"/>
          <w:sz w:val="24"/>
        </w:rPr>
        <w:t>这</w:t>
      </w:r>
      <w:r>
        <w:rPr>
          <w:rFonts w:asciiTheme="minorEastAsia" w:eastAsiaTheme="minorEastAsia" w:hAnsiTheme="minorEastAsia" w:cs="宋体"/>
          <w:sz w:val="24"/>
        </w:rPr>
        <w:t>台时就</w:t>
      </w:r>
      <w:r>
        <w:rPr>
          <w:rFonts w:asciiTheme="minorEastAsia" w:eastAsiaTheme="minorEastAsia" w:hAnsiTheme="minorEastAsia" w:cs="宋体" w:hint="eastAsia"/>
          <w:sz w:val="24"/>
        </w:rPr>
        <w:t>夯住</w:t>
      </w:r>
      <w:r>
        <w:rPr>
          <w:rFonts w:asciiTheme="minorEastAsia" w:eastAsiaTheme="minorEastAsia" w:hAnsiTheme="minorEastAsia" w:cs="宋体"/>
          <w:sz w:val="24"/>
        </w:rPr>
        <w:t>了</w:t>
      </w:r>
      <w:r>
        <w:rPr>
          <w:rFonts w:asciiTheme="minorEastAsia" w:eastAsiaTheme="minorEastAsia" w:hAnsiTheme="minorEastAsia" w:cs="宋体" w:hint="eastAsia"/>
          <w:sz w:val="24"/>
        </w:rPr>
        <w:t>,</w:t>
      </w:r>
      <w:r>
        <w:rPr>
          <w:rFonts w:asciiTheme="minorEastAsia" w:eastAsiaTheme="minorEastAsia" w:hAnsiTheme="minorEastAsia" w:cs="宋体"/>
          <w:sz w:val="24"/>
        </w:rPr>
        <w:t>久而久之，所有请求都卡在调到</w:t>
      </w:r>
      <w:r>
        <w:rPr>
          <w:rFonts w:asciiTheme="minorEastAsia" w:eastAsiaTheme="minorEastAsia" w:hAnsiTheme="minorEastAsia" w:cs="宋体" w:hint="eastAsia"/>
          <w:sz w:val="24"/>
        </w:rPr>
        <w:t>这</w:t>
      </w:r>
      <w:r>
        <w:rPr>
          <w:rFonts w:asciiTheme="minorEastAsia" w:eastAsiaTheme="minorEastAsia" w:hAnsiTheme="minorEastAsia" w:cs="宋体"/>
          <w:sz w:val="24"/>
        </w:rPr>
        <w:t>台</w:t>
      </w:r>
      <w:r>
        <w:rPr>
          <w:rFonts w:asciiTheme="minorEastAsia" w:eastAsiaTheme="minorEastAsia" w:hAnsiTheme="minorEastAsia" w:cs="宋体" w:hint="eastAsia"/>
          <w:sz w:val="24"/>
        </w:rPr>
        <w:t>机器</w:t>
      </w:r>
      <w:r>
        <w:rPr>
          <w:rFonts w:asciiTheme="minorEastAsia" w:eastAsiaTheme="minorEastAsia" w:hAnsiTheme="minorEastAsia" w:cs="宋体"/>
          <w:sz w:val="24"/>
        </w:rPr>
        <w:t>上。</w:t>
      </w:r>
    </w:p>
    <w:p w14:paraId="08C7E9A6"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3. W</w:t>
      </w:r>
      <w:r>
        <w:rPr>
          <w:rFonts w:asciiTheme="minorEastAsia" w:eastAsiaTheme="minorEastAsia" w:hAnsiTheme="minorEastAsia" w:cs="宋体" w:hint="eastAsia"/>
          <w:sz w:val="24"/>
        </w:rPr>
        <w:t>eight</w:t>
      </w:r>
      <w:r>
        <w:rPr>
          <w:rFonts w:asciiTheme="minorEastAsia" w:eastAsiaTheme="minorEastAsia" w:hAnsiTheme="minorEastAsia" w:cs="宋体"/>
          <w:sz w:val="24"/>
        </w:rPr>
        <w:t xml:space="preserve"> Round Robin:轮询</w:t>
      </w:r>
      <w:r>
        <w:rPr>
          <w:rFonts w:asciiTheme="minorEastAsia" w:eastAsiaTheme="minorEastAsia" w:hAnsiTheme="minorEastAsia" w:cs="宋体" w:hint="eastAsia"/>
          <w:sz w:val="24"/>
        </w:rPr>
        <w:t xml:space="preserve">算法 </w:t>
      </w:r>
    </w:p>
    <w:p w14:paraId="785B3D5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基于权重</w:t>
      </w:r>
      <w:r>
        <w:rPr>
          <w:rFonts w:asciiTheme="minorEastAsia" w:eastAsiaTheme="minorEastAsia" w:hAnsiTheme="minorEastAsia" w:cs="宋体" w:hint="eastAsia"/>
          <w:sz w:val="24"/>
        </w:rPr>
        <w:t>的</w:t>
      </w:r>
      <w:r>
        <w:rPr>
          <w:rFonts w:asciiTheme="minorEastAsia" w:eastAsiaTheme="minorEastAsia" w:hAnsiTheme="minorEastAsia" w:cs="宋体"/>
          <w:sz w:val="24"/>
        </w:rPr>
        <w:t>轮询</w:t>
      </w:r>
      <w:r>
        <w:rPr>
          <w:rFonts w:asciiTheme="minorEastAsia" w:eastAsiaTheme="minorEastAsia" w:hAnsiTheme="minorEastAsia" w:cs="宋体" w:hint="eastAsia"/>
          <w:sz w:val="24"/>
        </w:rPr>
        <w:t>算法,</w:t>
      </w:r>
      <w:r>
        <w:rPr>
          <w:rFonts w:asciiTheme="minorEastAsia" w:eastAsiaTheme="minorEastAsia" w:hAnsiTheme="minorEastAsia" w:cs="宋体"/>
          <w:sz w:val="24"/>
        </w:rPr>
        <w:t>按公约后的权重设置轮循比率。</w:t>
      </w:r>
    </w:p>
    <w:p w14:paraId="5F4D7A70"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4. BROADCAST</w:t>
      </w:r>
      <w:r>
        <w:rPr>
          <w:rFonts w:asciiTheme="minorEastAsia" w:eastAsiaTheme="minorEastAsia" w:hAnsiTheme="minorEastAsia" w:cs="宋体" w:hint="eastAsia"/>
          <w:sz w:val="24"/>
        </w:rPr>
        <w:t>：广播</w:t>
      </w:r>
      <w:r>
        <w:rPr>
          <w:rFonts w:asciiTheme="minorEastAsia" w:eastAsiaTheme="minorEastAsia" w:hAnsiTheme="minorEastAsia" w:cs="宋体"/>
          <w:sz w:val="24"/>
        </w:rPr>
        <w:t>算法</w:t>
      </w:r>
    </w:p>
    <w:p w14:paraId="3A5F055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调用幂等</w:t>
      </w:r>
      <w:r>
        <w:rPr>
          <w:rFonts w:asciiTheme="minorEastAsia" w:eastAsiaTheme="minorEastAsia" w:hAnsiTheme="minorEastAsia" w:cs="宋体"/>
          <w:sz w:val="24"/>
        </w:rPr>
        <w:t>的多个方法,</w:t>
      </w:r>
      <w:r>
        <w:rPr>
          <w:rFonts w:asciiTheme="minorEastAsia" w:eastAsiaTheme="minorEastAsia" w:hAnsiTheme="minorEastAsia" w:cs="宋体" w:hint="eastAsia"/>
          <w:sz w:val="24"/>
        </w:rPr>
        <w:t>如果其中</w:t>
      </w:r>
      <w:r>
        <w:rPr>
          <w:rFonts w:asciiTheme="minorEastAsia" w:eastAsiaTheme="minorEastAsia" w:hAnsiTheme="minorEastAsia" w:cs="宋体"/>
          <w:sz w:val="24"/>
        </w:rPr>
        <w:t>有一个返回值，放弃</w:t>
      </w:r>
      <w:r>
        <w:rPr>
          <w:rFonts w:asciiTheme="minorEastAsia" w:eastAsiaTheme="minorEastAsia" w:hAnsiTheme="minorEastAsia" w:cs="宋体" w:hint="eastAsia"/>
          <w:sz w:val="24"/>
        </w:rPr>
        <w:t>调用其他</w:t>
      </w:r>
      <w:r>
        <w:rPr>
          <w:rFonts w:asciiTheme="minorEastAsia" w:eastAsiaTheme="minorEastAsia" w:hAnsiTheme="minorEastAsia" w:cs="宋体"/>
          <w:sz w:val="24"/>
        </w:rPr>
        <w:t>的</w:t>
      </w:r>
      <w:r>
        <w:rPr>
          <w:rFonts w:asciiTheme="minorEastAsia" w:eastAsiaTheme="minorEastAsia" w:hAnsiTheme="minorEastAsia" w:cs="宋体" w:hint="eastAsia"/>
          <w:sz w:val="24"/>
        </w:rPr>
        <w:t>返回</w:t>
      </w:r>
      <w:r>
        <w:rPr>
          <w:rFonts w:asciiTheme="minorEastAsia" w:eastAsiaTheme="minorEastAsia" w:hAnsiTheme="minorEastAsia" w:cs="宋体"/>
          <w:sz w:val="24"/>
        </w:rPr>
        <w:t>值。</w:t>
      </w:r>
      <w:bookmarkStart w:id="48" w:name="_Toc482175864"/>
    </w:p>
    <w:p w14:paraId="6A5B93BE" w14:textId="77777777" w:rsidR="00065A3A" w:rsidRDefault="00C41667">
      <w:pPr>
        <w:spacing w:line="400" w:lineRule="atLeast"/>
        <w:rPr>
          <w:rFonts w:asciiTheme="minorEastAsia" w:eastAsiaTheme="minorEastAsia" w:hAnsiTheme="minorEastAsia"/>
          <w:sz w:val="24"/>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动态负载</w:t>
      </w:r>
      <w:r>
        <w:rPr>
          <w:rFonts w:ascii="黑体" w:eastAsia="黑体" w:hAnsi="黑体" w:cs="宋体"/>
          <w:sz w:val="28"/>
          <w:szCs w:val="28"/>
        </w:rPr>
        <w:t>均衡</w:t>
      </w:r>
      <w:r>
        <w:rPr>
          <w:rFonts w:ascii="黑体" w:eastAsia="黑体" w:hAnsi="黑体" w:cs="宋体" w:hint="eastAsia"/>
          <w:sz w:val="28"/>
          <w:szCs w:val="28"/>
        </w:rPr>
        <w:t>算法</w:t>
      </w:r>
      <w:bookmarkEnd w:id="48"/>
    </w:p>
    <w:p w14:paraId="563FDD61" w14:textId="77777777" w:rsidR="00065A3A" w:rsidRDefault="00C41667">
      <w:pPr>
        <w:pStyle w:val="60"/>
        <w:numPr>
          <w:ilvl w:val="0"/>
          <w:numId w:val="5"/>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调用时</w:t>
      </w:r>
      <w:r>
        <w:rPr>
          <w:rFonts w:asciiTheme="minorEastAsia" w:eastAsiaTheme="minorEastAsia" w:hAnsiTheme="minorEastAsia" w:cs="宋体" w:hint="eastAsia"/>
          <w:sz w:val="24"/>
        </w:rPr>
        <w:t xml:space="preserve">延算法 </w:t>
      </w:r>
      <w:r>
        <w:rPr>
          <w:rFonts w:asciiTheme="minorEastAsia" w:eastAsiaTheme="minorEastAsia" w:hAnsiTheme="minorEastAsia" w:cs="宋体"/>
          <w:sz w:val="24"/>
        </w:rPr>
        <w:t xml:space="preserve"> </w:t>
      </w:r>
    </w:p>
    <w:p w14:paraId="6B1CA7A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客户端缓存</w:t>
      </w:r>
      <w:r>
        <w:rPr>
          <w:rFonts w:asciiTheme="minorEastAsia" w:eastAsiaTheme="minorEastAsia" w:hAnsiTheme="minorEastAsia" w:cs="宋体"/>
          <w:sz w:val="24"/>
        </w:rPr>
        <w:t>所有</w:t>
      </w:r>
      <w:r>
        <w:rPr>
          <w:rFonts w:asciiTheme="minorEastAsia" w:eastAsiaTheme="minorEastAsia" w:hAnsiTheme="minorEastAsia" w:cs="宋体" w:hint="eastAsia"/>
          <w:sz w:val="24"/>
        </w:rPr>
        <w:t>服务端</w:t>
      </w:r>
      <w:r>
        <w:rPr>
          <w:rFonts w:asciiTheme="minorEastAsia" w:eastAsiaTheme="minorEastAsia" w:hAnsiTheme="minorEastAsia" w:cs="宋体"/>
          <w:sz w:val="24"/>
        </w:rPr>
        <w:t>的</w:t>
      </w:r>
      <w:r>
        <w:rPr>
          <w:rFonts w:asciiTheme="minorEastAsia" w:eastAsiaTheme="minorEastAsia" w:hAnsiTheme="minorEastAsia" w:cs="宋体" w:hint="eastAsia"/>
          <w:sz w:val="24"/>
        </w:rPr>
        <w:t>服务调用时延</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周期</w:t>
      </w:r>
      <w:r>
        <w:rPr>
          <w:rFonts w:asciiTheme="minorEastAsia" w:eastAsiaTheme="minorEastAsia" w:hAnsiTheme="minorEastAsia" w:cs="宋体"/>
          <w:sz w:val="24"/>
        </w:rPr>
        <w:t>性的计算服务调用平均</w:t>
      </w:r>
      <w:r>
        <w:rPr>
          <w:rFonts w:asciiTheme="minorEastAsia" w:eastAsiaTheme="minorEastAsia" w:hAnsiTheme="minorEastAsia" w:cs="宋体" w:hint="eastAsia"/>
          <w:sz w:val="24"/>
        </w:rPr>
        <w:t>时延，</w:t>
      </w:r>
    </w:p>
    <w:p w14:paraId="4558B491"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然后计算每个服务端</w:t>
      </w:r>
      <w:r>
        <w:rPr>
          <w:rFonts w:asciiTheme="minorEastAsia" w:eastAsiaTheme="minorEastAsia" w:hAnsiTheme="minorEastAsia" w:cs="宋体"/>
          <w:sz w:val="24"/>
        </w:rPr>
        <w:t>服务调用</w:t>
      </w:r>
      <w:r>
        <w:rPr>
          <w:rFonts w:asciiTheme="minorEastAsia" w:eastAsiaTheme="minorEastAsia" w:hAnsiTheme="minorEastAsia" w:cs="宋体" w:hint="eastAsia"/>
          <w:sz w:val="24"/>
        </w:rPr>
        <w:t>时延与</w:t>
      </w:r>
      <w:r>
        <w:rPr>
          <w:rFonts w:asciiTheme="minorEastAsia" w:eastAsiaTheme="minorEastAsia" w:hAnsiTheme="minorEastAsia" w:cs="宋体"/>
          <w:sz w:val="24"/>
        </w:rPr>
        <w:t>平均时延的差值，根据差值大小动态调整权</w:t>
      </w:r>
      <w:r>
        <w:rPr>
          <w:rFonts w:asciiTheme="minorEastAsia" w:eastAsiaTheme="minorEastAsia" w:hAnsiTheme="minorEastAsia" w:cs="宋体"/>
          <w:sz w:val="24"/>
        </w:rPr>
        <w:lastRenderedPageBreak/>
        <w:t>重，保证服务时延大的</w:t>
      </w:r>
      <w:r>
        <w:rPr>
          <w:rFonts w:asciiTheme="minorEastAsia" w:eastAsiaTheme="minorEastAsia" w:hAnsiTheme="minorEastAsia" w:cs="宋体" w:hint="eastAsia"/>
          <w:sz w:val="24"/>
        </w:rPr>
        <w:t>服务端</w:t>
      </w:r>
      <w:r>
        <w:rPr>
          <w:rFonts w:asciiTheme="minorEastAsia" w:eastAsiaTheme="minorEastAsia" w:hAnsiTheme="minorEastAsia" w:cs="宋体"/>
          <w:sz w:val="24"/>
        </w:rPr>
        <w:t>接收更少的消息，防止消息堆积。</w:t>
      </w:r>
    </w:p>
    <w:p w14:paraId="7714051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通过</w:t>
      </w:r>
      <w:r>
        <w:rPr>
          <w:rFonts w:asciiTheme="minorEastAsia" w:eastAsiaTheme="minorEastAsia" w:hAnsiTheme="minorEastAsia" w:cs="宋体"/>
          <w:sz w:val="24"/>
        </w:rPr>
        <w:t>动态自动权重调整消除服务调用时</w:t>
      </w:r>
      <w:r>
        <w:rPr>
          <w:rFonts w:asciiTheme="minorEastAsia" w:eastAsiaTheme="minorEastAsia" w:hAnsiTheme="minorEastAsia" w:cs="宋体" w:hint="eastAsia"/>
          <w:sz w:val="24"/>
        </w:rPr>
        <w:t>延</w:t>
      </w:r>
      <w:r>
        <w:rPr>
          <w:rFonts w:asciiTheme="minorEastAsia" w:eastAsiaTheme="minorEastAsia" w:hAnsiTheme="minorEastAsia" w:cs="宋体"/>
          <w:sz w:val="24"/>
        </w:rPr>
        <w:t>的震荡范围，</w:t>
      </w:r>
      <w:r>
        <w:rPr>
          <w:rFonts w:asciiTheme="minorEastAsia" w:eastAsiaTheme="minorEastAsia" w:hAnsiTheme="minorEastAsia" w:cs="宋体" w:hint="eastAsia"/>
          <w:sz w:val="24"/>
        </w:rPr>
        <w:t>使所有服务端</w:t>
      </w:r>
      <w:r>
        <w:rPr>
          <w:rFonts w:asciiTheme="minorEastAsia" w:eastAsiaTheme="minorEastAsia" w:hAnsiTheme="minorEastAsia" w:cs="宋体"/>
          <w:sz w:val="24"/>
        </w:rPr>
        <w:t>的服务调用</w:t>
      </w:r>
      <w:r>
        <w:rPr>
          <w:rFonts w:asciiTheme="minorEastAsia" w:eastAsiaTheme="minorEastAsia" w:hAnsiTheme="minorEastAsia" w:cs="宋体" w:hint="eastAsia"/>
          <w:sz w:val="24"/>
        </w:rPr>
        <w:t>时</w:t>
      </w:r>
      <w:r>
        <w:rPr>
          <w:rFonts w:asciiTheme="minorEastAsia" w:eastAsiaTheme="minorEastAsia" w:hAnsiTheme="minorEastAsia" w:cs="宋体"/>
          <w:sz w:val="24"/>
        </w:rPr>
        <w:t>延接近平均值，实现负载均衡。</w:t>
      </w:r>
      <w:r>
        <w:rPr>
          <w:rFonts w:asciiTheme="minorEastAsia" w:eastAsiaTheme="minorEastAsia" w:hAnsiTheme="minorEastAsia" w:cs="宋体" w:hint="eastAsia"/>
          <w:sz w:val="24"/>
        </w:rPr>
        <w:t>比如</w:t>
      </w:r>
      <w:r>
        <w:rPr>
          <w:rFonts w:asciiTheme="minorEastAsia" w:eastAsiaTheme="minorEastAsia" w:hAnsiTheme="minorEastAsia" w:cs="宋体"/>
          <w:sz w:val="24"/>
        </w:rPr>
        <w:t>Nginx</w:t>
      </w:r>
      <w:r>
        <w:rPr>
          <w:rFonts w:asciiTheme="minorEastAsia" w:eastAsiaTheme="minorEastAsia" w:hAnsiTheme="minorEastAsia" w:cs="宋体" w:hint="eastAsia"/>
          <w:sz w:val="24"/>
        </w:rPr>
        <w:t>（商业</w:t>
      </w:r>
      <w:r>
        <w:rPr>
          <w:rFonts w:asciiTheme="minorEastAsia" w:eastAsiaTheme="minorEastAsia" w:hAnsiTheme="minorEastAsia" w:cs="宋体"/>
          <w:sz w:val="24"/>
        </w:rPr>
        <w:t>版）</w:t>
      </w:r>
      <w:r>
        <w:rPr>
          <w:rFonts w:asciiTheme="minorEastAsia" w:eastAsiaTheme="minorEastAsia" w:hAnsiTheme="minorEastAsia" w:cs="宋体" w:hint="eastAsia"/>
          <w:sz w:val="24"/>
        </w:rPr>
        <w:t>用</w:t>
      </w:r>
      <w:r>
        <w:rPr>
          <w:rFonts w:asciiTheme="minorEastAsia" w:eastAsiaTheme="minorEastAsia" w:hAnsiTheme="minorEastAsia" w:cs="宋体"/>
          <w:sz w:val="24"/>
        </w:rPr>
        <w:t>的是</w:t>
      </w:r>
      <w:r>
        <w:rPr>
          <w:rFonts w:asciiTheme="minorEastAsia" w:eastAsiaTheme="minorEastAsia" w:hAnsiTheme="minorEastAsia" w:cs="宋体" w:hint="eastAsia"/>
          <w:sz w:val="24"/>
        </w:rPr>
        <w:t>最小</w:t>
      </w:r>
      <w:r>
        <w:rPr>
          <w:rFonts w:asciiTheme="minorEastAsia" w:eastAsiaTheme="minorEastAsia" w:hAnsiTheme="minorEastAsia" w:cs="宋体"/>
          <w:sz w:val="24"/>
        </w:rPr>
        <w:t>平均</w:t>
      </w:r>
      <w:r>
        <w:rPr>
          <w:rFonts w:asciiTheme="minorEastAsia" w:eastAsiaTheme="minorEastAsia" w:hAnsiTheme="minorEastAsia" w:cs="宋体" w:hint="eastAsia"/>
          <w:sz w:val="24"/>
        </w:rPr>
        <w:t>响应</w:t>
      </w:r>
      <w:r>
        <w:rPr>
          <w:rFonts w:asciiTheme="minorEastAsia" w:eastAsiaTheme="minorEastAsia" w:hAnsiTheme="minorEastAsia" w:cs="宋体"/>
          <w:sz w:val="24"/>
        </w:rPr>
        <w:t>时间</w:t>
      </w:r>
      <w:r>
        <w:rPr>
          <w:rFonts w:asciiTheme="minorEastAsia" w:eastAsiaTheme="minorEastAsia" w:hAnsiTheme="minorEastAsia" w:cs="宋体" w:hint="eastAsia"/>
          <w:sz w:val="24"/>
        </w:rPr>
        <w:t>算法。</w:t>
      </w:r>
    </w:p>
    <w:p w14:paraId="56149BE6" w14:textId="77777777" w:rsidR="00065A3A" w:rsidRDefault="00C41667">
      <w:pPr>
        <w:pStyle w:val="50"/>
        <w:numPr>
          <w:ilvl w:val="0"/>
          <w:numId w:val="5"/>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最少连接数</w:t>
      </w:r>
      <w:r>
        <w:rPr>
          <w:rFonts w:asciiTheme="minorEastAsia" w:eastAsiaTheme="minorEastAsia" w:hAnsiTheme="minorEastAsia" w:cs="宋体" w:hint="eastAsia"/>
          <w:sz w:val="24"/>
        </w:rPr>
        <w:t>算法</w:t>
      </w:r>
    </w:p>
    <w:p w14:paraId="6FAD9E4B" w14:textId="77777777" w:rsidR="00065A3A" w:rsidRDefault="00C41667">
      <w:pPr>
        <w:pStyle w:val="50"/>
        <w:spacing w:line="400" w:lineRule="atLeast"/>
        <w:ind w:left="360" w:firstLineChars="0" w:firstLine="0"/>
        <w:rPr>
          <w:rFonts w:asciiTheme="minorEastAsia" w:eastAsiaTheme="minorEastAsia" w:hAnsiTheme="minorEastAsia" w:cs="宋体"/>
          <w:sz w:val="24"/>
        </w:rPr>
      </w:pPr>
      <w:r>
        <w:rPr>
          <w:rFonts w:asciiTheme="minorEastAsia" w:eastAsiaTheme="minorEastAsia" w:hAnsiTheme="minorEastAsia" w:cs="宋体" w:hint="eastAsia"/>
          <w:sz w:val="24"/>
        </w:rPr>
        <w:t>找到</w:t>
      </w:r>
      <w:r>
        <w:rPr>
          <w:rFonts w:asciiTheme="minorEastAsia" w:eastAsiaTheme="minorEastAsia" w:hAnsiTheme="minorEastAsia" w:cs="宋体"/>
          <w:sz w:val="24"/>
        </w:rPr>
        <w:t>当前连接数最小的</w:t>
      </w:r>
      <w:r>
        <w:rPr>
          <w:rFonts w:asciiTheme="minorEastAsia" w:eastAsiaTheme="minorEastAsia" w:hAnsiTheme="minorEastAsia" w:cs="宋体" w:hint="eastAsia"/>
          <w:sz w:val="24"/>
        </w:rPr>
        <w:t>提供者，</w:t>
      </w:r>
      <w:r>
        <w:rPr>
          <w:rFonts w:asciiTheme="minorEastAsia" w:eastAsiaTheme="minorEastAsia" w:hAnsiTheme="minorEastAsia" w:cs="宋体"/>
          <w:sz w:val="24"/>
        </w:rPr>
        <w:t>把新的连接请求分配到</w:t>
      </w:r>
      <w:r>
        <w:rPr>
          <w:rFonts w:asciiTheme="minorEastAsia" w:eastAsiaTheme="minorEastAsia" w:hAnsiTheme="minorEastAsia" w:cs="宋体" w:hint="eastAsia"/>
          <w:sz w:val="24"/>
        </w:rPr>
        <w:t>给</w:t>
      </w:r>
      <w:r>
        <w:rPr>
          <w:rFonts w:asciiTheme="minorEastAsia" w:eastAsiaTheme="minorEastAsia" w:hAnsiTheme="minorEastAsia" w:cs="宋体"/>
          <w:sz w:val="24"/>
        </w:rPr>
        <w:t>它</w:t>
      </w:r>
      <w:r>
        <w:rPr>
          <w:rFonts w:asciiTheme="minorEastAsia" w:eastAsiaTheme="minorEastAsia" w:hAnsiTheme="minorEastAsia" w:cs="宋体" w:hint="eastAsia"/>
          <w:sz w:val="24"/>
        </w:rPr>
        <w:t>。</w:t>
      </w:r>
    </w:p>
    <w:p w14:paraId="729E97FB" w14:textId="77777777" w:rsidR="00065A3A" w:rsidRDefault="00C41667">
      <w:pPr>
        <w:spacing w:line="400" w:lineRule="atLeast"/>
        <w:ind w:firstLine="360"/>
        <w:jc w:val="left"/>
        <w:rPr>
          <w:rFonts w:asciiTheme="minorEastAsia" w:eastAsiaTheme="minorEastAsia" w:hAnsiTheme="minorEastAsia" w:cs="宋体"/>
          <w:sz w:val="24"/>
        </w:rPr>
      </w:pPr>
      <w:r>
        <w:rPr>
          <w:rFonts w:asciiTheme="minorEastAsia" w:eastAsiaTheme="minorEastAsia" w:hAnsiTheme="minorEastAsia" w:cs="宋体" w:hint="eastAsia"/>
          <w:sz w:val="24"/>
        </w:rPr>
        <w:t>比如</w:t>
      </w:r>
      <w:r>
        <w:rPr>
          <w:rFonts w:asciiTheme="minorEastAsia" w:eastAsiaTheme="minorEastAsia" w:hAnsiTheme="minorEastAsia" w:cs="宋体"/>
          <w:sz w:val="24"/>
        </w:rPr>
        <w:t>Nginx</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haproxy</w:t>
      </w:r>
      <w:r>
        <w:rPr>
          <w:rFonts w:asciiTheme="minorEastAsia" w:eastAsiaTheme="minorEastAsia" w:hAnsiTheme="minorEastAsia" w:cs="宋体" w:hint="eastAsia"/>
          <w:sz w:val="24"/>
        </w:rPr>
        <w:t>，</w:t>
      </w:r>
      <w:r>
        <w:rPr>
          <w:rFonts w:asciiTheme="minorEastAsia" w:eastAsiaTheme="minorEastAsia" w:hAnsiTheme="minorEastAsia" w:cs="宋体"/>
          <w:sz w:val="24"/>
        </w:rPr>
        <w:t>LVS</w:t>
      </w:r>
      <w:r>
        <w:rPr>
          <w:rFonts w:asciiTheme="minorEastAsia" w:eastAsiaTheme="minorEastAsia" w:hAnsiTheme="minorEastAsia" w:cs="宋体" w:hint="eastAsia"/>
          <w:sz w:val="24"/>
        </w:rPr>
        <w:t>都</w:t>
      </w:r>
      <w:r>
        <w:rPr>
          <w:rFonts w:asciiTheme="minorEastAsia" w:eastAsiaTheme="minorEastAsia" w:hAnsiTheme="minorEastAsia" w:cs="宋体"/>
          <w:sz w:val="24"/>
        </w:rPr>
        <w:t>有最少连接数</w:t>
      </w:r>
      <w:r>
        <w:rPr>
          <w:rFonts w:asciiTheme="minorEastAsia" w:eastAsiaTheme="minorEastAsia" w:hAnsiTheme="minorEastAsia" w:cs="宋体" w:hint="eastAsia"/>
          <w:sz w:val="24"/>
        </w:rPr>
        <w:t>算法（</w:t>
      </w:r>
      <w:r>
        <w:rPr>
          <w:rFonts w:asciiTheme="minorEastAsia" w:eastAsiaTheme="minorEastAsia" w:hAnsiTheme="minorEastAsia" w:cs="宋体"/>
          <w:sz w:val="24"/>
        </w:rPr>
        <w:t>lc</w:t>
      </w:r>
      <w:r>
        <w:rPr>
          <w:rFonts w:asciiTheme="minorEastAsia" w:eastAsiaTheme="minorEastAsia" w:hAnsiTheme="minorEastAsia" w:cs="宋体" w:hint="eastAsia"/>
          <w:sz w:val="24"/>
        </w:rPr>
        <w:t>）。变种</w:t>
      </w:r>
      <w:r>
        <w:rPr>
          <w:rFonts w:asciiTheme="minorEastAsia" w:eastAsiaTheme="minorEastAsia" w:hAnsiTheme="minorEastAsia" w:cs="宋体"/>
          <w:sz w:val="24"/>
        </w:rPr>
        <w:t>算法</w:t>
      </w:r>
      <w:r>
        <w:rPr>
          <w:rFonts w:asciiTheme="minorEastAsia" w:eastAsiaTheme="minorEastAsia" w:hAnsiTheme="minorEastAsia" w:cs="宋体" w:hint="eastAsia"/>
          <w:sz w:val="24"/>
        </w:rPr>
        <w:t>有</w:t>
      </w:r>
      <w:r>
        <w:rPr>
          <w:rFonts w:asciiTheme="minorEastAsia" w:eastAsiaTheme="minorEastAsia" w:hAnsiTheme="minorEastAsia" w:cs="宋体"/>
          <w:sz w:val="24"/>
        </w:rPr>
        <w:t>Dubbo LeastActive</w:t>
      </w:r>
      <w:r>
        <w:rPr>
          <w:rFonts w:asciiTheme="minorEastAsia" w:eastAsiaTheme="minorEastAsia" w:hAnsiTheme="minorEastAsia" w:cs="宋体" w:hint="eastAsia"/>
          <w:sz w:val="24"/>
        </w:rPr>
        <w:t>算法,</w:t>
      </w:r>
      <w:r>
        <w:rPr>
          <w:rFonts w:asciiTheme="minorEastAsia" w:eastAsiaTheme="minorEastAsia" w:hAnsiTheme="minorEastAsia" w:cs="宋体"/>
          <w:sz w:val="24"/>
        </w:rPr>
        <w:t>最少活跃调用数，相同活跃数的随机，活跃数指调用前后计数差。越慢的</w:t>
      </w:r>
      <w:r>
        <w:rPr>
          <w:rFonts w:asciiTheme="minorEastAsia" w:eastAsiaTheme="minorEastAsia" w:hAnsiTheme="minorEastAsia" w:cs="宋体" w:hint="eastAsia"/>
          <w:sz w:val="24"/>
        </w:rPr>
        <w:t>服务端</w:t>
      </w:r>
      <w:r>
        <w:rPr>
          <w:rFonts w:asciiTheme="minorEastAsia" w:eastAsiaTheme="minorEastAsia" w:hAnsiTheme="minorEastAsia" w:cs="宋体"/>
          <w:sz w:val="24"/>
        </w:rPr>
        <w:t>的调用前后计数差会越大</w:t>
      </w:r>
      <w:r>
        <w:rPr>
          <w:rFonts w:asciiTheme="minorEastAsia" w:eastAsiaTheme="minorEastAsia" w:hAnsiTheme="minorEastAsia" w:cs="宋体" w:hint="eastAsia"/>
          <w:sz w:val="24"/>
        </w:rPr>
        <w:t>，所以可以</w:t>
      </w:r>
      <w:r>
        <w:rPr>
          <w:rFonts w:asciiTheme="minorEastAsia" w:eastAsiaTheme="minorEastAsia" w:hAnsiTheme="minorEastAsia" w:cs="宋体"/>
          <w:sz w:val="24"/>
        </w:rPr>
        <w:t>使慢的提供者收到更少</w:t>
      </w:r>
      <w:r>
        <w:rPr>
          <w:rFonts w:asciiTheme="minorEastAsia" w:eastAsiaTheme="minorEastAsia" w:hAnsiTheme="minorEastAsia" w:cs="宋体" w:hint="eastAsia"/>
          <w:sz w:val="24"/>
        </w:rPr>
        <w:t>的</w:t>
      </w:r>
      <w:r>
        <w:rPr>
          <w:rFonts w:asciiTheme="minorEastAsia" w:eastAsiaTheme="minorEastAsia" w:hAnsiTheme="minorEastAsia" w:cs="宋体"/>
          <w:sz w:val="24"/>
        </w:rPr>
        <w:t>请求。</w:t>
      </w:r>
      <w:bookmarkStart w:id="49" w:name="_Toc482175865"/>
    </w:p>
    <w:p w14:paraId="49397863" w14:textId="77777777" w:rsidR="00065A3A" w:rsidRDefault="00C41667">
      <w:pPr>
        <w:spacing w:line="400" w:lineRule="atLeast"/>
        <w:jc w:val="lef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服务路由</w:t>
      </w:r>
      <w:bookmarkEnd w:id="49"/>
      <w:r>
        <w:rPr>
          <w:rFonts w:ascii="黑体" w:eastAsia="黑体" w:hAnsi="黑体" w:cs="宋体" w:hint="eastAsia"/>
          <w:sz w:val="28"/>
          <w:szCs w:val="28"/>
        </w:rPr>
        <w:t>的</w:t>
      </w:r>
      <w:r>
        <w:rPr>
          <w:rFonts w:ascii="黑体" w:eastAsia="黑体" w:hAnsi="黑体" w:cs="宋体"/>
          <w:sz w:val="28"/>
          <w:szCs w:val="28"/>
        </w:rPr>
        <w:t>种类</w:t>
      </w:r>
    </w:p>
    <w:p w14:paraId="3CCC3FB6"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1.</w:t>
      </w:r>
      <w:r>
        <w:rPr>
          <w:rFonts w:asciiTheme="minorEastAsia" w:eastAsiaTheme="minorEastAsia" w:hAnsiTheme="minorEastAsia" w:cs="宋体" w:hint="eastAsia"/>
          <w:sz w:val="24"/>
        </w:rPr>
        <w:t xml:space="preserve"> 基于</w:t>
      </w:r>
      <w:r>
        <w:rPr>
          <w:rFonts w:asciiTheme="minorEastAsia" w:eastAsiaTheme="minorEastAsia" w:hAnsiTheme="minorEastAsia" w:cs="宋体"/>
          <w:sz w:val="24"/>
        </w:rPr>
        <w:t>权重路由：</w:t>
      </w:r>
      <w:r>
        <w:rPr>
          <w:rFonts w:asciiTheme="minorEastAsia" w:eastAsiaTheme="minorEastAsia" w:hAnsiTheme="minorEastAsia" w:cs="宋体" w:hint="eastAsia"/>
          <w:sz w:val="24"/>
        </w:rPr>
        <w:t>如果</w:t>
      </w:r>
      <w:r>
        <w:rPr>
          <w:rFonts w:asciiTheme="minorEastAsia" w:eastAsiaTheme="minorEastAsia" w:hAnsiTheme="minorEastAsia" w:cs="宋体"/>
          <w:sz w:val="24"/>
        </w:rPr>
        <w:t>机器配置低权重</w:t>
      </w:r>
      <w:r>
        <w:rPr>
          <w:rFonts w:asciiTheme="minorEastAsia" w:eastAsiaTheme="minorEastAsia" w:hAnsiTheme="minorEastAsia" w:cs="宋体" w:hint="eastAsia"/>
          <w:sz w:val="24"/>
        </w:rPr>
        <w:t>就</w:t>
      </w:r>
      <w:r>
        <w:rPr>
          <w:rFonts w:asciiTheme="minorEastAsia" w:eastAsiaTheme="minorEastAsia" w:hAnsiTheme="minorEastAsia" w:cs="宋体"/>
          <w:sz w:val="24"/>
        </w:rPr>
        <w:t>低</w:t>
      </w:r>
      <w:r>
        <w:rPr>
          <w:rFonts w:asciiTheme="minorEastAsia" w:eastAsiaTheme="minorEastAsia" w:hAnsiTheme="minorEastAsia" w:cs="宋体" w:hint="eastAsia"/>
          <w:sz w:val="24"/>
        </w:rPr>
        <w:t>，如果</w:t>
      </w:r>
      <w:r>
        <w:rPr>
          <w:rFonts w:asciiTheme="minorEastAsia" w:eastAsiaTheme="minorEastAsia" w:hAnsiTheme="minorEastAsia" w:cs="宋体"/>
          <w:sz w:val="24"/>
        </w:rPr>
        <w:t>机器配置高权重</w:t>
      </w:r>
      <w:r>
        <w:rPr>
          <w:rFonts w:asciiTheme="minorEastAsia" w:eastAsiaTheme="minorEastAsia" w:hAnsiTheme="minorEastAsia" w:cs="宋体" w:hint="eastAsia"/>
          <w:sz w:val="24"/>
        </w:rPr>
        <w:t>就</w:t>
      </w:r>
      <w:r>
        <w:rPr>
          <w:rFonts w:asciiTheme="minorEastAsia" w:eastAsiaTheme="minorEastAsia" w:hAnsiTheme="minorEastAsia" w:cs="宋体"/>
          <w:sz w:val="24"/>
        </w:rPr>
        <w:t>高</w:t>
      </w:r>
      <w:r>
        <w:rPr>
          <w:rFonts w:asciiTheme="minorEastAsia" w:eastAsiaTheme="minorEastAsia" w:hAnsiTheme="minorEastAsia" w:cs="宋体" w:hint="eastAsia"/>
          <w:sz w:val="24"/>
        </w:rPr>
        <w:t>；</w:t>
      </w:r>
    </w:p>
    <w:p w14:paraId="02B5097B"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2.</w:t>
      </w:r>
      <w:r>
        <w:rPr>
          <w:rFonts w:asciiTheme="minorEastAsia" w:eastAsiaTheme="minorEastAsia" w:hAnsiTheme="minorEastAsia" w:cs="宋体" w:hint="eastAsia"/>
          <w:sz w:val="24"/>
        </w:rPr>
        <w:t xml:space="preserve"> 基于</w:t>
      </w:r>
      <w:r>
        <w:rPr>
          <w:rFonts w:asciiTheme="minorEastAsia" w:eastAsiaTheme="minorEastAsia" w:hAnsiTheme="minorEastAsia" w:cs="宋体"/>
          <w:sz w:val="24"/>
        </w:rPr>
        <w:t>IP路由：某</w:t>
      </w:r>
      <w:r>
        <w:rPr>
          <w:rFonts w:asciiTheme="minorEastAsia" w:eastAsiaTheme="minorEastAsia" w:hAnsiTheme="minorEastAsia" w:cs="宋体" w:hint="eastAsia"/>
          <w:sz w:val="24"/>
        </w:rPr>
        <w:t>个</w:t>
      </w:r>
      <w:r>
        <w:rPr>
          <w:rFonts w:asciiTheme="minorEastAsia" w:eastAsiaTheme="minorEastAsia" w:hAnsiTheme="minorEastAsia" w:cs="宋体"/>
          <w:sz w:val="24"/>
        </w:rPr>
        <w:t>服务只能调</w:t>
      </w:r>
      <w:r>
        <w:rPr>
          <w:rFonts w:asciiTheme="minorEastAsia" w:eastAsiaTheme="minorEastAsia" w:hAnsiTheme="minorEastAsia" w:cs="宋体" w:hint="eastAsia"/>
          <w:sz w:val="24"/>
        </w:rPr>
        <w:t>用</w:t>
      </w:r>
      <w:r>
        <w:rPr>
          <w:rFonts w:asciiTheme="minorEastAsia" w:eastAsiaTheme="minorEastAsia" w:hAnsiTheme="minorEastAsia" w:cs="宋体"/>
          <w:sz w:val="24"/>
        </w:rPr>
        <w:t>某几</w:t>
      </w:r>
      <w:r>
        <w:rPr>
          <w:rFonts w:asciiTheme="minorEastAsia" w:eastAsiaTheme="minorEastAsia" w:hAnsiTheme="minorEastAsia" w:cs="宋体" w:hint="eastAsia"/>
          <w:sz w:val="24"/>
        </w:rPr>
        <w:t>个</w:t>
      </w:r>
      <w:r>
        <w:rPr>
          <w:rFonts w:asciiTheme="minorEastAsia" w:eastAsiaTheme="minorEastAsia" w:hAnsiTheme="minorEastAsia" w:cs="宋体"/>
          <w:sz w:val="24"/>
        </w:rPr>
        <w:t>机器；</w:t>
      </w:r>
    </w:p>
    <w:p w14:paraId="7639576C"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3. 基于</w:t>
      </w:r>
      <w:r>
        <w:rPr>
          <w:rFonts w:asciiTheme="minorEastAsia" w:eastAsiaTheme="minorEastAsia" w:hAnsiTheme="minorEastAsia" w:cs="宋体"/>
          <w:sz w:val="24"/>
        </w:rPr>
        <w:t>分组路由：自动根据配置调某个分组；</w:t>
      </w:r>
    </w:p>
    <w:p w14:paraId="10DBBCBB"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4.</w:t>
      </w:r>
      <w:r>
        <w:rPr>
          <w:rFonts w:asciiTheme="minorEastAsia" w:eastAsiaTheme="minorEastAsia" w:hAnsiTheme="minorEastAsia" w:cs="宋体" w:hint="eastAsia"/>
          <w:sz w:val="24"/>
        </w:rPr>
        <w:t xml:space="preserve"> 基于</w:t>
      </w:r>
      <w:r>
        <w:rPr>
          <w:rFonts w:asciiTheme="minorEastAsia" w:eastAsiaTheme="minorEastAsia" w:hAnsiTheme="minorEastAsia" w:cs="宋体"/>
          <w:sz w:val="24"/>
        </w:rPr>
        <w:t>参数路由：根据参数</w:t>
      </w:r>
      <w:r>
        <w:rPr>
          <w:rFonts w:asciiTheme="minorEastAsia" w:eastAsiaTheme="minorEastAsia" w:hAnsiTheme="minorEastAsia" w:cs="宋体" w:hint="eastAsia"/>
          <w:sz w:val="24"/>
        </w:rPr>
        <w:t>访问</w:t>
      </w:r>
      <w:r>
        <w:rPr>
          <w:rFonts w:asciiTheme="minorEastAsia" w:eastAsiaTheme="minorEastAsia" w:hAnsiTheme="minorEastAsia" w:cs="宋体"/>
          <w:sz w:val="24"/>
        </w:rPr>
        <w:t>不同的节点或者根据方法名</w:t>
      </w:r>
      <w:r>
        <w:rPr>
          <w:rFonts w:asciiTheme="minorEastAsia" w:eastAsiaTheme="minorEastAsia" w:hAnsiTheme="minorEastAsia" w:cs="宋体" w:hint="eastAsia"/>
          <w:sz w:val="24"/>
        </w:rPr>
        <w:t>作</w:t>
      </w:r>
      <w:r>
        <w:rPr>
          <w:rFonts w:asciiTheme="minorEastAsia" w:eastAsiaTheme="minorEastAsia" w:hAnsiTheme="minorEastAsia" w:cs="宋体"/>
          <w:sz w:val="24"/>
        </w:rPr>
        <w:t>读写</w:t>
      </w:r>
      <w:r>
        <w:rPr>
          <w:rFonts w:asciiTheme="minorEastAsia" w:eastAsiaTheme="minorEastAsia" w:hAnsiTheme="minorEastAsia" w:cs="宋体" w:hint="eastAsia"/>
          <w:sz w:val="24"/>
        </w:rPr>
        <w:t>分离</w:t>
      </w:r>
      <w:r>
        <w:rPr>
          <w:rFonts w:asciiTheme="minorEastAsia" w:eastAsiaTheme="minorEastAsia" w:hAnsiTheme="minorEastAsia" w:cs="宋体"/>
          <w:sz w:val="24"/>
        </w:rPr>
        <w:t>；</w:t>
      </w:r>
    </w:p>
    <w:p w14:paraId="58E40B1A"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5. 基于</w:t>
      </w:r>
      <w:r>
        <w:rPr>
          <w:rFonts w:asciiTheme="minorEastAsia" w:eastAsiaTheme="minorEastAsia" w:hAnsiTheme="minorEastAsia" w:cs="宋体"/>
          <w:sz w:val="24"/>
        </w:rPr>
        <w:t>机房路由：同机房优先</w:t>
      </w:r>
      <w:r>
        <w:rPr>
          <w:rFonts w:asciiTheme="minorEastAsia" w:eastAsiaTheme="minorEastAsia" w:hAnsiTheme="minorEastAsia" w:cs="宋体" w:hint="eastAsia"/>
          <w:sz w:val="24"/>
        </w:rPr>
        <w:t>调用</w:t>
      </w:r>
      <w:r>
        <w:rPr>
          <w:rFonts w:asciiTheme="minorEastAsia" w:eastAsiaTheme="minorEastAsia" w:hAnsiTheme="minorEastAsia" w:cs="宋体"/>
          <w:sz w:val="24"/>
        </w:rPr>
        <w:t>。</w:t>
      </w:r>
    </w:p>
    <w:p w14:paraId="3F8AD4FD" w14:textId="77777777" w:rsidR="00065A3A" w:rsidRDefault="00C41667">
      <w:pPr>
        <w:pStyle w:val="3"/>
        <w:spacing w:beforeLines="100" w:before="312" w:afterLines="100" w:after="312" w:line="415" w:lineRule="auto"/>
        <w:jc w:val="left"/>
        <w:rPr>
          <w:ins w:id="50" w:author="Wang Wei14(上海_技术部_平台保障_王伟)" w:date="2017-05-27T12:19:00Z"/>
          <w:rFonts w:ascii="黑体" w:eastAsia="黑体" w:hAnsi="黑体"/>
          <w:b w:val="0"/>
        </w:rPr>
      </w:pPr>
      <w:bookmarkStart w:id="51" w:name="_Toc481258146"/>
      <w:bookmarkStart w:id="52" w:name="_Toc483557610"/>
      <w:bookmarkStart w:id="53" w:name="_Toc482175866"/>
      <w:r>
        <w:rPr>
          <w:rFonts w:ascii="黑体" w:eastAsia="黑体" w:hAnsi="黑体" w:hint="eastAsia"/>
          <w:b w:val="0"/>
        </w:rPr>
        <w:t>3.3</w:t>
      </w:r>
      <w:r>
        <w:rPr>
          <w:rFonts w:ascii="黑体" w:eastAsia="黑体" w:hAnsi="黑体"/>
          <w:b w:val="0"/>
        </w:rPr>
        <w:t xml:space="preserve"> </w:t>
      </w:r>
      <w:r>
        <w:rPr>
          <w:rFonts w:ascii="黑体" w:eastAsia="黑体" w:hAnsi="黑体" w:hint="eastAsia"/>
          <w:b w:val="0"/>
        </w:rPr>
        <w:t>序列化</w:t>
      </w:r>
      <w:r>
        <w:rPr>
          <w:rFonts w:ascii="黑体" w:eastAsia="黑体" w:hAnsi="黑体"/>
          <w:b w:val="0"/>
        </w:rPr>
        <w:t>和反序列化</w:t>
      </w:r>
      <w:bookmarkEnd w:id="51"/>
      <w:bookmarkEnd w:id="52"/>
      <w:bookmarkEnd w:id="53"/>
    </w:p>
    <w:p w14:paraId="040C7F96" w14:textId="5EFD5537" w:rsidR="00207E7E" w:rsidRPr="008636C2" w:rsidRDefault="00207E7E" w:rsidP="008636C2">
      <w:pPr>
        <w:spacing w:line="400" w:lineRule="atLeast"/>
        <w:ind w:firstLine="420"/>
        <w:rPr>
          <w:rFonts w:asciiTheme="minorEastAsia" w:eastAsiaTheme="minorEastAsia" w:hAnsiTheme="minorEastAsia" w:cs="宋体"/>
          <w:sz w:val="24"/>
        </w:rPr>
      </w:pPr>
      <w:r w:rsidRPr="008636C2">
        <w:rPr>
          <w:rFonts w:asciiTheme="minorEastAsia" w:eastAsiaTheme="minorEastAsia" w:hAnsiTheme="minorEastAsia" w:cs="宋体" w:hint="eastAsia"/>
          <w:sz w:val="24"/>
        </w:rPr>
        <w:t>服务</w:t>
      </w:r>
      <w:r w:rsidRPr="008636C2">
        <w:rPr>
          <w:rFonts w:asciiTheme="minorEastAsia" w:eastAsiaTheme="minorEastAsia" w:hAnsiTheme="minorEastAsia" w:cs="宋体"/>
          <w:sz w:val="24"/>
        </w:rPr>
        <w:t>提供者和消费者通过网络进行通信，对象需要进行序列化和</w:t>
      </w:r>
      <w:r w:rsidRPr="008636C2">
        <w:rPr>
          <w:rFonts w:asciiTheme="minorEastAsia" w:eastAsiaTheme="minorEastAsia" w:hAnsiTheme="minorEastAsia" w:cs="宋体" w:hint="eastAsia"/>
          <w:sz w:val="24"/>
        </w:rPr>
        <w:t>反</w:t>
      </w:r>
      <w:r w:rsidRPr="008636C2">
        <w:rPr>
          <w:rFonts w:asciiTheme="minorEastAsia" w:eastAsiaTheme="minorEastAsia" w:hAnsiTheme="minorEastAsia" w:cs="宋体"/>
          <w:sz w:val="24"/>
        </w:rPr>
        <w:t>序列化，常见的序列化和反序列化方式很多，如何选择是重点也是难点。</w:t>
      </w:r>
    </w:p>
    <w:p w14:paraId="4C19C101"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概念</w:t>
      </w:r>
    </w:p>
    <w:p w14:paraId="130E2E1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序列化:将对象编码为字节数组，用于数据持久化，网路传输。</w:t>
      </w:r>
    </w:p>
    <w:p w14:paraId="2209E87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反序列化:把从网路磁盘等读取的字节数组还原成原始对象。</w:t>
      </w:r>
    </w:p>
    <w:p w14:paraId="7127F01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进行rpc调用时，需要使用特定的序列化技术，对网络传输的对象做编码或者解码。</w:t>
      </w:r>
      <w:bookmarkStart w:id="54" w:name="_Toc482175868"/>
    </w:p>
    <w:p w14:paraId="2432EB3E"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与</w:t>
      </w:r>
      <w:r>
        <w:rPr>
          <w:rFonts w:ascii="黑体" w:eastAsia="黑体" w:hAnsi="黑体" w:cs="宋体"/>
          <w:sz w:val="28"/>
          <w:szCs w:val="28"/>
        </w:rPr>
        <w:t>通信框架的关系</w:t>
      </w:r>
      <w:bookmarkEnd w:id="54"/>
    </w:p>
    <w:p w14:paraId="50775C4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序列化</w:t>
      </w:r>
      <w:r>
        <w:rPr>
          <w:rFonts w:asciiTheme="minorEastAsia" w:eastAsiaTheme="minorEastAsia" w:hAnsiTheme="minorEastAsia" w:cs="宋体"/>
          <w:sz w:val="24"/>
        </w:rPr>
        <w:t>与通信框架不是强耦合的关系，</w:t>
      </w:r>
      <w:r>
        <w:rPr>
          <w:rFonts w:asciiTheme="minorEastAsia" w:eastAsiaTheme="minorEastAsia" w:hAnsiTheme="minorEastAsia" w:cs="宋体" w:hint="eastAsia"/>
          <w:sz w:val="24"/>
        </w:rPr>
        <w:t>通信</w:t>
      </w:r>
      <w:r>
        <w:rPr>
          <w:rFonts w:asciiTheme="minorEastAsia" w:eastAsiaTheme="minorEastAsia" w:hAnsiTheme="minorEastAsia" w:cs="宋体"/>
          <w:sz w:val="24"/>
        </w:rPr>
        <w:t>框架提供的编解码框架可以非常方面的支持</w:t>
      </w:r>
      <w:r>
        <w:rPr>
          <w:rFonts w:asciiTheme="minorEastAsia" w:eastAsiaTheme="minorEastAsia" w:hAnsiTheme="minorEastAsia" w:cs="宋体" w:hint="eastAsia"/>
          <w:sz w:val="24"/>
        </w:rPr>
        <w:t>用户</w:t>
      </w:r>
      <w:r>
        <w:rPr>
          <w:rFonts w:asciiTheme="minorEastAsia" w:eastAsiaTheme="minorEastAsia" w:hAnsiTheme="minorEastAsia" w:cs="宋体"/>
          <w:sz w:val="24"/>
        </w:rPr>
        <w:t>通过扩展实现自定义的序列化格式</w:t>
      </w:r>
      <w:r>
        <w:rPr>
          <w:rFonts w:asciiTheme="minorEastAsia" w:eastAsiaTheme="minorEastAsia" w:hAnsiTheme="minorEastAsia" w:cs="宋体" w:hint="eastAsia"/>
          <w:sz w:val="24"/>
        </w:rPr>
        <w:t>。</w:t>
      </w:r>
      <w:r>
        <w:rPr>
          <w:rFonts w:asciiTheme="minorEastAsia" w:eastAsiaTheme="minorEastAsia" w:hAnsiTheme="minorEastAsia" w:cs="宋体"/>
          <w:sz w:val="24"/>
        </w:rPr>
        <w:t>用户</w:t>
      </w:r>
      <w:r>
        <w:rPr>
          <w:rFonts w:asciiTheme="minorEastAsia" w:eastAsiaTheme="minorEastAsia" w:hAnsiTheme="minorEastAsia" w:cs="宋体" w:hint="eastAsia"/>
          <w:sz w:val="24"/>
        </w:rPr>
        <w:t>也</w:t>
      </w:r>
      <w:r>
        <w:rPr>
          <w:rFonts w:asciiTheme="minorEastAsia" w:eastAsiaTheme="minorEastAsia" w:hAnsiTheme="minorEastAsia" w:cs="宋体"/>
          <w:sz w:val="24"/>
        </w:rPr>
        <w:t>可以在</w:t>
      </w:r>
      <w:r>
        <w:rPr>
          <w:rFonts w:asciiTheme="minorEastAsia" w:eastAsiaTheme="minorEastAsia" w:hAnsiTheme="minorEastAsia" w:cs="宋体" w:hint="eastAsia"/>
          <w:sz w:val="24"/>
        </w:rPr>
        <w:t>应用</w:t>
      </w:r>
      <w:r>
        <w:rPr>
          <w:rFonts w:asciiTheme="minorEastAsia" w:eastAsiaTheme="minorEastAsia" w:hAnsiTheme="minorEastAsia" w:cs="宋体"/>
          <w:sz w:val="24"/>
        </w:rPr>
        <w:t>程序</w:t>
      </w:r>
      <w:r>
        <w:rPr>
          <w:rFonts w:asciiTheme="minorEastAsia" w:eastAsiaTheme="minorEastAsia" w:hAnsiTheme="minorEastAsia" w:cs="宋体" w:hint="eastAsia"/>
          <w:sz w:val="24"/>
        </w:rPr>
        <w:t>及</w:t>
      </w:r>
      <w:r>
        <w:rPr>
          <w:rFonts w:asciiTheme="minorEastAsia" w:eastAsiaTheme="minorEastAsia" w:hAnsiTheme="minorEastAsia" w:cs="宋体"/>
          <w:sz w:val="24"/>
        </w:rPr>
        <w:t>其他位置实现对象</w:t>
      </w:r>
      <w:r>
        <w:rPr>
          <w:rFonts w:asciiTheme="minorEastAsia" w:eastAsiaTheme="minorEastAsia" w:hAnsiTheme="minorEastAsia" w:cs="宋体" w:hint="eastAsia"/>
          <w:sz w:val="24"/>
        </w:rPr>
        <w:t>的</w:t>
      </w:r>
      <w:r>
        <w:rPr>
          <w:rFonts w:asciiTheme="minorEastAsia" w:eastAsiaTheme="minorEastAsia" w:hAnsiTheme="minorEastAsia" w:cs="宋体"/>
          <w:sz w:val="24"/>
        </w:rPr>
        <w:t>序列</w:t>
      </w:r>
      <w:r>
        <w:rPr>
          <w:rFonts w:asciiTheme="minorEastAsia" w:eastAsiaTheme="minorEastAsia" w:hAnsiTheme="minorEastAsia" w:cs="宋体" w:hint="eastAsia"/>
          <w:sz w:val="24"/>
        </w:rPr>
        <w:t>化</w:t>
      </w:r>
      <w:r>
        <w:rPr>
          <w:rFonts w:asciiTheme="minorEastAsia" w:eastAsiaTheme="minorEastAsia" w:hAnsiTheme="minorEastAsia" w:cs="宋体"/>
          <w:sz w:val="24"/>
        </w:rPr>
        <w:t>和反序列化，通信框架的编解码接口作为可选插件，并不强制用户一定要在通信框架</w:t>
      </w:r>
      <w:r>
        <w:rPr>
          <w:rFonts w:asciiTheme="minorEastAsia" w:eastAsiaTheme="minorEastAsia" w:hAnsiTheme="minorEastAsia" w:cs="宋体" w:hint="eastAsia"/>
          <w:sz w:val="24"/>
        </w:rPr>
        <w:t>内部</w:t>
      </w:r>
      <w:r>
        <w:rPr>
          <w:rFonts w:asciiTheme="minorEastAsia" w:eastAsiaTheme="minorEastAsia" w:hAnsiTheme="minorEastAsia" w:cs="宋体"/>
          <w:sz w:val="24"/>
        </w:rPr>
        <w:t>实现消息的序列化和反序列化。</w:t>
      </w:r>
      <w:bookmarkStart w:id="55" w:name="_Toc482175869"/>
    </w:p>
    <w:p w14:paraId="0E1ADBF8"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cs="宋体" w:hint="eastAsia"/>
          <w:sz w:val="28"/>
          <w:szCs w:val="28"/>
        </w:rPr>
        <w:t>与</w:t>
      </w:r>
      <w:r>
        <w:rPr>
          <w:rFonts w:ascii="黑体" w:eastAsia="黑体" w:hAnsi="黑体" w:cs="宋体"/>
          <w:sz w:val="28"/>
          <w:szCs w:val="28"/>
        </w:rPr>
        <w:t>通信协议的关系</w:t>
      </w:r>
      <w:bookmarkEnd w:id="55"/>
    </w:p>
    <w:p w14:paraId="37756EF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序列化</w:t>
      </w:r>
      <w:r>
        <w:rPr>
          <w:rFonts w:asciiTheme="minorEastAsia" w:eastAsiaTheme="minorEastAsia" w:hAnsiTheme="minorEastAsia" w:cs="宋体"/>
          <w:sz w:val="24"/>
        </w:rPr>
        <w:t>与通信</w:t>
      </w:r>
      <w:r>
        <w:rPr>
          <w:rFonts w:asciiTheme="minorEastAsia" w:eastAsiaTheme="minorEastAsia" w:hAnsiTheme="minorEastAsia" w:cs="宋体" w:hint="eastAsia"/>
          <w:sz w:val="24"/>
        </w:rPr>
        <w:t>协议</w:t>
      </w:r>
      <w:r>
        <w:rPr>
          <w:rFonts w:asciiTheme="minorEastAsia" w:eastAsiaTheme="minorEastAsia" w:hAnsiTheme="minorEastAsia" w:cs="宋体"/>
          <w:sz w:val="24"/>
        </w:rPr>
        <w:t>是解耦的，同一种通信协议可能由多种序列化方式承载，同一种序列化方式也可以用在</w:t>
      </w:r>
      <w:r>
        <w:rPr>
          <w:rFonts w:asciiTheme="minorEastAsia" w:eastAsiaTheme="minorEastAsia" w:hAnsiTheme="minorEastAsia" w:cs="宋体" w:hint="eastAsia"/>
          <w:sz w:val="24"/>
        </w:rPr>
        <w:t>不同</w:t>
      </w:r>
      <w:r>
        <w:rPr>
          <w:rFonts w:asciiTheme="minorEastAsia" w:eastAsiaTheme="minorEastAsia" w:hAnsiTheme="minorEastAsia" w:cs="宋体"/>
          <w:sz w:val="24"/>
        </w:rPr>
        <w:t>协议里。</w:t>
      </w:r>
    </w:p>
    <w:p w14:paraId="2F2EEA9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比如</w:t>
      </w:r>
      <w:r>
        <w:rPr>
          <w:rFonts w:asciiTheme="minorEastAsia" w:eastAsiaTheme="minorEastAsia" w:hAnsiTheme="minorEastAsia" w:cs="宋体"/>
          <w:sz w:val="24"/>
        </w:rPr>
        <w:t>，http</w:t>
      </w:r>
      <w:r>
        <w:rPr>
          <w:rFonts w:asciiTheme="minorEastAsia" w:eastAsiaTheme="minorEastAsia" w:hAnsiTheme="minorEastAsia" w:cs="宋体" w:hint="eastAsia"/>
          <w:sz w:val="24"/>
        </w:rPr>
        <w:t>协议可以</w:t>
      </w:r>
      <w:r>
        <w:rPr>
          <w:rFonts w:asciiTheme="minorEastAsia" w:eastAsiaTheme="minorEastAsia" w:hAnsiTheme="minorEastAsia" w:cs="宋体"/>
          <w:sz w:val="24"/>
        </w:rPr>
        <w:t>用xml/json</w:t>
      </w:r>
      <w:r>
        <w:rPr>
          <w:rFonts w:asciiTheme="minorEastAsia" w:eastAsiaTheme="minorEastAsia" w:hAnsiTheme="minorEastAsia" w:cs="宋体" w:hint="eastAsia"/>
          <w:sz w:val="24"/>
        </w:rPr>
        <w:t>来</w:t>
      </w:r>
      <w:r>
        <w:rPr>
          <w:rFonts w:asciiTheme="minorEastAsia" w:eastAsiaTheme="minorEastAsia" w:hAnsiTheme="minorEastAsia" w:cs="宋体"/>
          <w:sz w:val="24"/>
        </w:rPr>
        <w:t>承载消息体，也可以是图片附件等二进制流媒体协议。</w:t>
      </w:r>
      <w:bookmarkStart w:id="56" w:name="_Toc482175870"/>
    </w:p>
    <w:p w14:paraId="35E9D202" w14:textId="77777777" w:rsidR="00065A3A" w:rsidRDefault="00C41667">
      <w:pPr>
        <w:spacing w:line="400" w:lineRule="atLeast"/>
        <w:rPr>
          <w:rFonts w:ascii="黑体" w:eastAsia="黑体" w:hAnsi="黑体" w:cs="宋体"/>
          <w:sz w:val="28"/>
          <w:szCs w:val="28"/>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多种序列化方式</w:t>
      </w:r>
      <w:bookmarkEnd w:id="56"/>
    </w:p>
    <w:p w14:paraId="662A70F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整体上看，序列化反序列化分为两种，文本和二进制。序列化反序列化框架要有以下特性：</w:t>
      </w:r>
    </w:p>
    <w:p w14:paraId="053B9BB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 默认有多种常用的序列化反序列化方式，文本例如xml/json，二进制例如thrift和protocol buffer。</w:t>
      </w:r>
    </w:p>
    <w:p w14:paraId="5AD10D2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 框架有扩展性，可以扩展其他序列化方式。</w:t>
      </w:r>
      <w:bookmarkStart w:id="57" w:name="_Toc482175871"/>
    </w:p>
    <w:p w14:paraId="20F34773"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功能</w:t>
      </w:r>
      <w:r>
        <w:rPr>
          <w:rFonts w:ascii="黑体" w:eastAsia="黑体" w:hAnsi="黑体" w:cs="宋体" w:hint="eastAsia"/>
          <w:sz w:val="28"/>
          <w:szCs w:val="28"/>
        </w:rPr>
        <w:t>设计</w:t>
      </w:r>
      <w:bookmarkEnd w:id="57"/>
    </w:p>
    <w:p w14:paraId="3008C0E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设计序列化</w:t>
      </w:r>
      <w:r>
        <w:rPr>
          <w:rFonts w:asciiTheme="minorEastAsia" w:eastAsiaTheme="minorEastAsia" w:hAnsiTheme="minorEastAsia" w:cs="宋体" w:hint="eastAsia"/>
          <w:sz w:val="24"/>
        </w:rPr>
        <w:t>/反序列</w:t>
      </w:r>
      <w:r>
        <w:rPr>
          <w:rFonts w:asciiTheme="minorEastAsia" w:eastAsiaTheme="minorEastAsia" w:hAnsiTheme="minorEastAsia" w:cs="宋体"/>
          <w:sz w:val="24"/>
        </w:rPr>
        <w:t>化框架的</w:t>
      </w:r>
      <w:r>
        <w:rPr>
          <w:rFonts w:asciiTheme="minorEastAsia" w:eastAsiaTheme="minorEastAsia" w:hAnsiTheme="minorEastAsia" w:cs="宋体" w:hint="eastAsia"/>
          <w:sz w:val="24"/>
        </w:rPr>
        <w:t>时候</w:t>
      </w:r>
      <w:r>
        <w:rPr>
          <w:rFonts w:asciiTheme="minorEastAsia" w:eastAsiaTheme="minorEastAsia" w:hAnsiTheme="minorEastAsia" w:cs="宋体"/>
          <w:sz w:val="24"/>
        </w:rPr>
        <w:t>，</w:t>
      </w:r>
      <w:r>
        <w:rPr>
          <w:rFonts w:asciiTheme="minorEastAsia" w:eastAsiaTheme="minorEastAsia" w:hAnsiTheme="minorEastAsia" w:cs="宋体" w:hint="eastAsia"/>
          <w:sz w:val="24"/>
        </w:rPr>
        <w:t>需要</w:t>
      </w:r>
      <w:r>
        <w:rPr>
          <w:rFonts w:asciiTheme="minorEastAsia" w:eastAsiaTheme="minorEastAsia" w:hAnsiTheme="minorEastAsia" w:cs="宋体"/>
          <w:sz w:val="24"/>
        </w:rPr>
        <w:t>从功能，跨语言支持，兼容性，性能等多个角度进行综合考量</w:t>
      </w:r>
      <w:r>
        <w:rPr>
          <w:rFonts w:asciiTheme="minorEastAsia" w:eastAsiaTheme="minorEastAsia" w:hAnsiTheme="minorEastAsia" w:cs="宋体" w:hint="eastAsia"/>
          <w:sz w:val="24"/>
        </w:rPr>
        <w:t>，</w:t>
      </w:r>
      <w:r>
        <w:rPr>
          <w:rFonts w:asciiTheme="minorEastAsia" w:eastAsiaTheme="minorEastAsia" w:hAnsiTheme="minorEastAsia" w:cs="宋体"/>
          <w:sz w:val="24"/>
        </w:rPr>
        <w:t>包括以下几点。</w:t>
      </w:r>
    </w:p>
    <w:p w14:paraId="5ADDF5C6" w14:textId="77777777" w:rsidR="00065A3A" w:rsidRDefault="00C41667">
      <w:pPr>
        <w:pStyle w:val="50"/>
        <w:numPr>
          <w:ilvl w:val="0"/>
          <w:numId w:val="6"/>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功能</w:t>
      </w:r>
      <w:r>
        <w:rPr>
          <w:rFonts w:asciiTheme="minorEastAsia" w:eastAsiaTheme="minorEastAsia" w:hAnsiTheme="minorEastAsia" w:cs="宋体"/>
          <w:sz w:val="24"/>
        </w:rPr>
        <w:t>包括支持的数据结构种类，</w:t>
      </w:r>
      <w:r>
        <w:rPr>
          <w:rFonts w:asciiTheme="minorEastAsia" w:eastAsiaTheme="minorEastAsia" w:hAnsiTheme="minorEastAsia" w:cs="宋体" w:hint="eastAsia"/>
          <w:sz w:val="24"/>
        </w:rPr>
        <w:t>接口</w:t>
      </w:r>
      <w:r>
        <w:rPr>
          <w:rFonts w:asciiTheme="minorEastAsia" w:eastAsiaTheme="minorEastAsia" w:hAnsiTheme="minorEastAsia" w:cs="宋体"/>
          <w:sz w:val="24"/>
        </w:rPr>
        <w:t>是否友好，简洁。</w:t>
      </w:r>
    </w:p>
    <w:p w14:paraId="102A972E" w14:textId="77777777" w:rsidR="00065A3A" w:rsidRDefault="00C41667">
      <w:pPr>
        <w:pStyle w:val="50"/>
        <w:numPr>
          <w:ilvl w:val="0"/>
          <w:numId w:val="6"/>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衡量</w:t>
      </w:r>
      <w:r>
        <w:rPr>
          <w:rFonts w:asciiTheme="minorEastAsia" w:eastAsiaTheme="minorEastAsia" w:hAnsiTheme="minorEastAsia" w:cs="宋体" w:hint="eastAsia"/>
          <w:sz w:val="24"/>
        </w:rPr>
        <w:t>序列化</w:t>
      </w:r>
      <w:r>
        <w:rPr>
          <w:rFonts w:asciiTheme="minorEastAsia" w:eastAsiaTheme="minorEastAsia" w:hAnsiTheme="minorEastAsia" w:cs="宋体"/>
          <w:sz w:val="24"/>
        </w:rPr>
        <w:t>框架通用</w:t>
      </w:r>
      <w:r>
        <w:rPr>
          <w:rFonts w:asciiTheme="minorEastAsia" w:eastAsiaTheme="minorEastAsia" w:hAnsiTheme="minorEastAsia" w:cs="宋体" w:hint="eastAsia"/>
          <w:sz w:val="24"/>
        </w:rPr>
        <w:t>性</w:t>
      </w:r>
      <w:r>
        <w:rPr>
          <w:rFonts w:asciiTheme="minorEastAsia" w:eastAsiaTheme="minorEastAsia" w:hAnsiTheme="minorEastAsia" w:cs="宋体"/>
          <w:sz w:val="24"/>
        </w:rPr>
        <w:t>的一个重要指标就是对多语言的支持。</w:t>
      </w:r>
    </w:p>
    <w:p w14:paraId="4CF688EA" w14:textId="77777777" w:rsidR="00065A3A" w:rsidRDefault="00C41667">
      <w:pPr>
        <w:pStyle w:val="50"/>
        <w:numPr>
          <w:ilvl w:val="0"/>
          <w:numId w:val="6"/>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一个好的</w:t>
      </w:r>
      <w:r>
        <w:rPr>
          <w:rFonts w:asciiTheme="minorEastAsia" w:eastAsiaTheme="minorEastAsia" w:hAnsiTheme="minorEastAsia" w:cs="宋体" w:hint="eastAsia"/>
          <w:sz w:val="24"/>
        </w:rPr>
        <w:t>序列化</w:t>
      </w:r>
      <w:r>
        <w:rPr>
          <w:rFonts w:asciiTheme="minorEastAsia" w:eastAsiaTheme="minorEastAsia" w:hAnsiTheme="minorEastAsia" w:cs="宋体"/>
          <w:sz w:val="24"/>
        </w:rPr>
        <w:t>框架应该</w:t>
      </w:r>
      <w:r>
        <w:rPr>
          <w:rFonts w:asciiTheme="minorEastAsia" w:eastAsiaTheme="minorEastAsia" w:hAnsiTheme="minorEastAsia" w:cs="宋体" w:hint="eastAsia"/>
          <w:sz w:val="24"/>
        </w:rPr>
        <w:t>支持</w:t>
      </w:r>
      <w:r>
        <w:rPr>
          <w:rFonts w:asciiTheme="minorEastAsia" w:eastAsiaTheme="minorEastAsia" w:hAnsiTheme="minorEastAsia" w:cs="宋体"/>
          <w:sz w:val="24"/>
        </w:rPr>
        <w:t>数据结构的前向兼容性，</w:t>
      </w:r>
      <w:r>
        <w:rPr>
          <w:rFonts w:asciiTheme="minorEastAsia" w:eastAsiaTheme="minorEastAsia" w:hAnsiTheme="minorEastAsia" w:cs="宋体" w:hint="eastAsia"/>
          <w:sz w:val="24"/>
        </w:rPr>
        <w:t>例如</w:t>
      </w:r>
      <w:r>
        <w:rPr>
          <w:rFonts w:asciiTheme="minorEastAsia" w:eastAsiaTheme="minorEastAsia" w:hAnsiTheme="minorEastAsia" w:cs="宋体"/>
          <w:sz w:val="24"/>
        </w:rPr>
        <w:t>新增字段，删除字段，调整字段顺序</w:t>
      </w:r>
      <w:r>
        <w:rPr>
          <w:rFonts w:asciiTheme="minorEastAsia" w:eastAsiaTheme="minorEastAsia" w:hAnsiTheme="minorEastAsia" w:cs="宋体" w:hint="eastAsia"/>
          <w:sz w:val="24"/>
        </w:rPr>
        <w:t>等</w:t>
      </w:r>
      <w:r>
        <w:rPr>
          <w:rFonts w:asciiTheme="minorEastAsia" w:eastAsiaTheme="minorEastAsia" w:hAnsiTheme="minorEastAsia" w:cs="宋体"/>
          <w:sz w:val="24"/>
        </w:rPr>
        <w:t>。</w:t>
      </w:r>
    </w:p>
    <w:p w14:paraId="28EF649B" w14:textId="77777777" w:rsidR="00065A3A" w:rsidRDefault="00C41667">
      <w:pPr>
        <w:pStyle w:val="3"/>
        <w:spacing w:beforeLines="100" w:before="312" w:afterLines="100" w:after="312" w:line="415" w:lineRule="auto"/>
        <w:jc w:val="left"/>
        <w:rPr>
          <w:rFonts w:ascii="黑体" w:eastAsia="黑体" w:hAnsi="黑体"/>
          <w:b w:val="0"/>
        </w:rPr>
      </w:pPr>
      <w:bookmarkStart w:id="58" w:name="_Toc481258147"/>
      <w:bookmarkStart w:id="59" w:name="_Toc483557611"/>
      <w:bookmarkStart w:id="60" w:name="_Toc482175872"/>
      <w:r>
        <w:rPr>
          <w:rFonts w:ascii="黑体" w:eastAsia="黑体" w:hAnsi="黑体" w:hint="eastAsia"/>
          <w:b w:val="0"/>
        </w:rPr>
        <w:t>3.4</w:t>
      </w:r>
      <w:r>
        <w:rPr>
          <w:rFonts w:ascii="黑体" w:eastAsia="黑体" w:hAnsi="黑体"/>
          <w:b w:val="0"/>
        </w:rPr>
        <w:t xml:space="preserve"> </w:t>
      </w:r>
      <w:r>
        <w:rPr>
          <w:rFonts w:ascii="黑体" w:eastAsia="黑体" w:hAnsi="黑体" w:hint="eastAsia"/>
          <w:b w:val="0"/>
        </w:rPr>
        <w:t>服务调用</w:t>
      </w:r>
      <w:bookmarkEnd w:id="58"/>
      <w:bookmarkEnd w:id="59"/>
      <w:bookmarkEnd w:id="60"/>
    </w:p>
    <w:p w14:paraId="17B4590F" w14:textId="40454C75" w:rsidR="009E389D" w:rsidRDefault="002F69F6" w:rsidP="00661791">
      <w:pPr>
        <w:spacing w:line="400" w:lineRule="atLeast"/>
        <w:ind w:firstLine="360"/>
        <w:rPr>
          <w:ins w:id="61" w:author="Wang Wei14(上海_技术部_平台保障_王伟)" w:date="2017-05-28T10:37:00Z"/>
          <w:rFonts w:asciiTheme="minorEastAsia" w:eastAsiaTheme="minorEastAsia" w:hAnsiTheme="minorEastAsia" w:cs="宋体"/>
          <w:sz w:val="24"/>
        </w:rPr>
      </w:pPr>
      <w:r w:rsidRPr="00D85EC0">
        <w:rPr>
          <w:rFonts w:asciiTheme="minorEastAsia" w:eastAsiaTheme="minorEastAsia" w:hAnsiTheme="minorEastAsia" w:cs="宋体" w:hint="eastAsia"/>
          <w:sz w:val="24"/>
        </w:rPr>
        <w:t>除了</w:t>
      </w:r>
      <w:r w:rsidRPr="00D85EC0">
        <w:rPr>
          <w:rFonts w:asciiTheme="minorEastAsia" w:eastAsiaTheme="minorEastAsia" w:hAnsiTheme="minorEastAsia" w:cs="宋体"/>
          <w:sz w:val="24"/>
        </w:rPr>
        <w:t>常用的同步服务调用之外，分布式服务框架还需要支持其他几种形式的服务调用。</w:t>
      </w:r>
      <w:r w:rsidR="00B13ADE">
        <w:rPr>
          <w:rFonts w:asciiTheme="minorEastAsia" w:eastAsiaTheme="minorEastAsia" w:hAnsiTheme="minorEastAsia" w:cs="宋体" w:hint="eastAsia"/>
          <w:sz w:val="24"/>
        </w:rPr>
        <w:t>同步</w:t>
      </w:r>
      <w:r w:rsidR="00B13ADE">
        <w:rPr>
          <w:rFonts w:asciiTheme="minorEastAsia" w:eastAsiaTheme="minorEastAsia" w:hAnsiTheme="minorEastAsia" w:cs="宋体"/>
          <w:sz w:val="24"/>
        </w:rPr>
        <w:t>调用往往是默认的调用方式。</w:t>
      </w:r>
      <w:r w:rsidR="00A6478C">
        <w:rPr>
          <w:rFonts w:asciiTheme="minorEastAsia" w:eastAsiaTheme="minorEastAsia" w:hAnsiTheme="minorEastAsia" w:cs="宋体" w:hint="eastAsia"/>
          <w:sz w:val="24"/>
        </w:rPr>
        <w:t>异步</w:t>
      </w:r>
      <w:r w:rsidR="00A6478C">
        <w:rPr>
          <w:rFonts w:asciiTheme="minorEastAsia" w:eastAsiaTheme="minorEastAsia" w:hAnsiTheme="minorEastAsia" w:cs="宋体"/>
          <w:sz w:val="24"/>
        </w:rPr>
        <w:t>相比于同步调用有两个优点：串行</w:t>
      </w:r>
      <w:r w:rsidR="00A6478C">
        <w:rPr>
          <w:rFonts w:asciiTheme="minorEastAsia" w:eastAsiaTheme="minorEastAsia" w:hAnsiTheme="minorEastAsia" w:cs="宋体" w:hint="eastAsia"/>
          <w:sz w:val="24"/>
        </w:rPr>
        <w:t>调用化</w:t>
      </w:r>
      <w:r w:rsidR="00A6478C">
        <w:rPr>
          <w:rFonts w:asciiTheme="minorEastAsia" w:eastAsiaTheme="minorEastAsia" w:hAnsiTheme="minorEastAsia" w:cs="宋体"/>
          <w:sz w:val="24"/>
        </w:rPr>
        <w:t>为并行</w:t>
      </w:r>
      <w:r w:rsidR="00A6478C">
        <w:rPr>
          <w:rFonts w:asciiTheme="minorEastAsia" w:eastAsiaTheme="minorEastAsia" w:hAnsiTheme="minorEastAsia" w:cs="宋体" w:hint="eastAsia"/>
          <w:sz w:val="24"/>
        </w:rPr>
        <w:t>调用，提升</w:t>
      </w:r>
      <w:r w:rsidR="00A6478C">
        <w:rPr>
          <w:rFonts w:asciiTheme="minorEastAsia" w:eastAsiaTheme="minorEastAsia" w:hAnsiTheme="minorEastAsia" w:cs="宋体"/>
          <w:sz w:val="24"/>
        </w:rPr>
        <w:t>调用效率，</w:t>
      </w:r>
      <w:r w:rsidR="00A6478C">
        <w:rPr>
          <w:rFonts w:asciiTheme="minorEastAsia" w:eastAsiaTheme="minorEastAsia" w:hAnsiTheme="minorEastAsia" w:cs="宋体" w:hint="eastAsia"/>
          <w:sz w:val="24"/>
        </w:rPr>
        <w:t>缩短</w:t>
      </w:r>
      <w:r w:rsidR="00A6478C">
        <w:rPr>
          <w:rFonts w:asciiTheme="minorEastAsia" w:eastAsiaTheme="minorEastAsia" w:hAnsiTheme="minorEastAsia" w:cs="宋体"/>
          <w:sz w:val="24"/>
        </w:rPr>
        <w:t>业务线程阻塞</w:t>
      </w:r>
      <w:r w:rsidR="00A6478C">
        <w:rPr>
          <w:rFonts w:asciiTheme="minorEastAsia" w:eastAsiaTheme="minorEastAsia" w:hAnsiTheme="minorEastAsia" w:cs="宋体" w:hint="eastAsia"/>
          <w:sz w:val="24"/>
        </w:rPr>
        <w:t>的</w:t>
      </w:r>
      <w:r w:rsidR="00A6478C">
        <w:rPr>
          <w:rFonts w:asciiTheme="minorEastAsia" w:eastAsiaTheme="minorEastAsia" w:hAnsiTheme="minorEastAsia" w:cs="宋体"/>
          <w:sz w:val="24"/>
        </w:rPr>
        <w:t>时间。同步</w:t>
      </w:r>
      <w:r w:rsidR="00A6478C">
        <w:rPr>
          <w:rFonts w:asciiTheme="minorEastAsia" w:eastAsiaTheme="minorEastAsia" w:hAnsiTheme="minorEastAsia" w:cs="宋体" w:hint="eastAsia"/>
          <w:sz w:val="24"/>
        </w:rPr>
        <w:t>化</w:t>
      </w:r>
      <w:r w:rsidR="00A6478C">
        <w:rPr>
          <w:rFonts w:asciiTheme="minorEastAsia" w:eastAsiaTheme="minorEastAsia" w:hAnsiTheme="minorEastAsia" w:cs="宋体"/>
          <w:sz w:val="24"/>
        </w:rPr>
        <w:t>为异步</w:t>
      </w:r>
      <w:r w:rsidR="00A6478C">
        <w:rPr>
          <w:rFonts w:asciiTheme="minorEastAsia" w:eastAsiaTheme="minorEastAsia" w:hAnsiTheme="minorEastAsia" w:cs="宋体" w:hint="eastAsia"/>
          <w:sz w:val="24"/>
        </w:rPr>
        <w:t>,避免</w:t>
      </w:r>
      <w:r w:rsidR="00A6478C">
        <w:rPr>
          <w:rFonts w:asciiTheme="minorEastAsia" w:eastAsiaTheme="minorEastAsia" w:hAnsiTheme="minorEastAsia" w:cs="宋体"/>
          <w:sz w:val="24"/>
        </w:rPr>
        <w:t>业务线程</w:t>
      </w:r>
      <w:r w:rsidR="00A6478C">
        <w:rPr>
          <w:rFonts w:asciiTheme="minorEastAsia" w:eastAsiaTheme="minorEastAsia" w:hAnsiTheme="minorEastAsia" w:cs="宋体" w:hint="eastAsia"/>
          <w:sz w:val="24"/>
        </w:rPr>
        <w:t>的</w:t>
      </w:r>
      <w:r w:rsidR="00A6478C">
        <w:rPr>
          <w:rFonts w:asciiTheme="minorEastAsia" w:eastAsiaTheme="minorEastAsia" w:hAnsiTheme="minorEastAsia" w:cs="宋体"/>
          <w:sz w:val="24"/>
        </w:rPr>
        <w:t>阻塞</w:t>
      </w:r>
      <w:r w:rsidR="003F07CB">
        <w:rPr>
          <w:rFonts w:asciiTheme="minorEastAsia" w:eastAsiaTheme="minorEastAsia" w:hAnsiTheme="minorEastAsia" w:cs="宋体" w:hint="eastAsia"/>
          <w:sz w:val="24"/>
        </w:rPr>
        <w:t>，</w:t>
      </w:r>
      <w:r w:rsidR="003F07CB">
        <w:rPr>
          <w:rFonts w:asciiTheme="minorEastAsia" w:eastAsiaTheme="minorEastAsia" w:hAnsiTheme="minorEastAsia" w:cs="宋体"/>
          <w:sz w:val="24"/>
        </w:rPr>
        <w:t>能减少服务的</w:t>
      </w:r>
      <w:r w:rsidR="0069633F">
        <w:rPr>
          <w:rFonts w:asciiTheme="minorEastAsia" w:eastAsiaTheme="minorEastAsia" w:hAnsiTheme="minorEastAsia" w:cs="宋体" w:hint="eastAsia"/>
          <w:sz w:val="24"/>
        </w:rPr>
        <w:t>整体</w:t>
      </w:r>
      <w:r w:rsidR="003F07CB">
        <w:rPr>
          <w:rFonts w:asciiTheme="minorEastAsia" w:eastAsiaTheme="minorEastAsia" w:hAnsiTheme="minorEastAsia" w:cs="宋体"/>
          <w:sz w:val="24"/>
        </w:rPr>
        <w:t>响应时间</w:t>
      </w:r>
      <w:r w:rsidR="00A6478C">
        <w:rPr>
          <w:rFonts w:asciiTheme="minorEastAsia" w:eastAsiaTheme="minorEastAsia" w:hAnsiTheme="minorEastAsia" w:cs="宋体"/>
          <w:sz w:val="24"/>
        </w:rPr>
        <w:t>。</w:t>
      </w:r>
    </w:p>
    <w:p w14:paraId="1A04095D" w14:textId="7CC96119" w:rsidR="0048674B" w:rsidRPr="00A6478C" w:rsidRDefault="00C62968" w:rsidP="00661791">
      <w:pPr>
        <w:spacing w:line="400" w:lineRule="atLeast"/>
        <w:ind w:firstLine="360"/>
        <w:rPr>
          <w:ins w:id="62" w:author="Wang Wei14(上海_技术部_平台保障_王伟)" w:date="2017-05-28T10:36:00Z"/>
          <w:rFonts w:asciiTheme="minorEastAsia" w:eastAsiaTheme="minorEastAsia" w:hAnsiTheme="minorEastAsia" w:cs="宋体" w:hint="eastAsia"/>
          <w:sz w:val="24"/>
        </w:rPr>
      </w:pPr>
      <w:r>
        <w:rPr>
          <w:rFonts w:asciiTheme="minorEastAsia" w:eastAsiaTheme="minorEastAsia" w:hAnsiTheme="minorEastAsia" w:cs="宋体" w:hint="eastAsia"/>
          <w:sz w:val="24"/>
        </w:rPr>
        <w:t>几个</w:t>
      </w:r>
      <w:r>
        <w:rPr>
          <w:rFonts w:asciiTheme="minorEastAsia" w:eastAsiaTheme="minorEastAsia" w:hAnsiTheme="minorEastAsia" w:cs="宋体"/>
          <w:sz w:val="24"/>
        </w:rPr>
        <w:t>服务组合完成一个业务时，</w:t>
      </w:r>
      <w:r>
        <w:rPr>
          <w:rFonts w:asciiTheme="minorEastAsia" w:eastAsiaTheme="minorEastAsia" w:hAnsiTheme="minorEastAsia" w:cs="宋体" w:hint="eastAsia"/>
          <w:sz w:val="24"/>
        </w:rPr>
        <w:t>并行</w:t>
      </w:r>
      <w:r>
        <w:rPr>
          <w:rFonts w:asciiTheme="minorEastAsia" w:eastAsiaTheme="minorEastAsia" w:hAnsiTheme="minorEastAsia" w:cs="宋体"/>
          <w:sz w:val="24"/>
        </w:rPr>
        <w:t>服务调用</w:t>
      </w:r>
      <w:r w:rsidR="00BD71EF">
        <w:rPr>
          <w:rFonts w:asciiTheme="minorEastAsia" w:eastAsiaTheme="minorEastAsia" w:hAnsiTheme="minorEastAsia" w:cs="宋体" w:hint="eastAsia"/>
          <w:sz w:val="24"/>
        </w:rPr>
        <w:t>比</w:t>
      </w:r>
      <w:r w:rsidR="00BD71EF">
        <w:rPr>
          <w:rFonts w:asciiTheme="minorEastAsia" w:eastAsiaTheme="minorEastAsia" w:hAnsiTheme="minorEastAsia" w:cs="宋体"/>
          <w:sz w:val="24"/>
        </w:rPr>
        <w:t>串行服务调用更能减少响应时间</w:t>
      </w:r>
      <w:r>
        <w:rPr>
          <w:rFonts w:asciiTheme="minorEastAsia" w:eastAsiaTheme="minorEastAsia" w:hAnsiTheme="minorEastAsia" w:cs="宋体" w:hint="eastAsia"/>
          <w:sz w:val="24"/>
        </w:rPr>
        <w:t>。</w:t>
      </w:r>
      <w:r w:rsidR="0048674B">
        <w:rPr>
          <w:rFonts w:asciiTheme="minorEastAsia" w:eastAsiaTheme="minorEastAsia" w:hAnsiTheme="minorEastAsia" w:cs="宋体" w:hint="eastAsia"/>
          <w:sz w:val="24"/>
        </w:rPr>
        <w:t>并行</w:t>
      </w:r>
      <w:r w:rsidR="0048674B">
        <w:rPr>
          <w:rFonts w:asciiTheme="minorEastAsia" w:eastAsiaTheme="minorEastAsia" w:hAnsiTheme="minorEastAsia" w:cs="宋体"/>
          <w:sz w:val="24"/>
        </w:rPr>
        <w:t>服务调用的目标</w:t>
      </w:r>
      <w:r w:rsidR="0048674B">
        <w:rPr>
          <w:rFonts w:asciiTheme="minorEastAsia" w:eastAsiaTheme="minorEastAsia" w:hAnsiTheme="minorEastAsia" w:cs="宋体" w:hint="eastAsia"/>
          <w:sz w:val="24"/>
        </w:rPr>
        <w:t>有</w:t>
      </w:r>
      <w:r w:rsidR="0048674B">
        <w:rPr>
          <w:rFonts w:asciiTheme="minorEastAsia" w:eastAsiaTheme="minorEastAsia" w:hAnsiTheme="minorEastAsia" w:cs="宋体"/>
          <w:sz w:val="24"/>
        </w:rPr>
        <w:t>降低业务</w:t>
      </w:r>
      <w:r w:rsidR="0048674B">
        <w:rPr>
          <w:rFonts w:asciiTheme="minorEastAsia" w:eastAsiaTheme="minorEastAsia" w:hAnsiTheme="minorEastAsia" w:cs="宋体" w:hint="eastAsia"/>
          <w:sz w:val="24"/>
        </w:rPr>
        <w:t>端</w:t>
      </w:r>
      <w:r w:rsidR="0048674B">
        <w:rPr>
          <w:rFonts w:asciiTheme="minorEastAsia" w:eastAsiaTheme="minorEastAsia" w:hAnsiTheme="minorEastAsia" w:cs="宋体"/>
          <w:sz w:val="24"/>
        </w:rPr>
        <w:t>到端的</w:t>
      </w:r>
      <w:r w:rsidR="0048674B">
        <w:rPr>
          <w:rFonts w:asciiTheme="minorEastAsia" w:eastAsiaTheme="minorEastAsia" w:hAnsiTheme="minorEastAsia" w:cs="宋体" w:hint="eastAsia"/>
          <w:sz w:val="24"/>
        </w:rPr>
        <w:t>时延和提升整个系统</w:t>
      </w:r>
      <w:r w:rsidR="0048674B">
        <w:rPr>
          <w:rFonts w:asciiTheme="minorEastAsia" w:eastAsiaTheme="minorEastAsia" w:hAnsiTheme="minorEastAsia" w:cs="宋体"/>
          <w:sz w:val="24"/>
        </w:rPr>
        <w:t>吞吐量</w:t>
      </w:r>
      <w:r w:rsidR="0048674B">
        <w:rPr>
          <w:rFonts w:asciiTheme="minorEastAsia" w:eastAsiaTheme="minorEastAsia" w:hAnsiTheme="minorEastAsia" w:cs="宋体" w:hint="eastAsia"/>
          <w:sz w:val="24"/>
        </w:rPr>
        <w:t>。</w:t>
      </w:r>
    </w:p>
    <w:p w14:paraId="02F361DC" w14:textId="77777777" w:rsidR="00065A3A" w:rsidRDefault="00C41667">
      <w:pPr>
        <w:rPr>
          <w:rFonts w:ascii="黑体" w:eastAsia="黑体" w:hAnsi="黑体"/>
          <w:b/>
          <w:bCs/>
          <w:sz w:val="28"/>
          <w:szCs w:val="28"/>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同步</w:t>
      </w:r>
      <w:r>
        <w:rPr>
          <w:rFonts w:ascii="黑体" w:eastAsia="黑体" w:hAnsi="黑体" w:cs="宋体"/>
          <w:sz w:val="28"/>
          <w:szCs w:val="28"/>
        </w:rPr>
        <w:t>服务</w:t>
      </w:r>
      <w:r>
        <w:rPr>
          <w:rFonts w:ascii="黑体" w:eastAsia="黑体" w:hAnsi="黑体" w:cs="宋体" w:hint="eastAsia"/>
          <w:sz w:val="28"/>
          <w:szCs w:val="28"/>
        </w:rPr>
        <w:t>调用</w:t>
      </w:r>
    </w:p>
    <w:p w14:paraId="4DFDD65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默认</w:t>
      </w:r>
      <w:r>
        <w:rPr>
          <w:rFonts w:asciiTheme="minorEastAsia" w:eastAsiaTheme="minorEastAsia" w:hAnsiTheme="minorEastAsia" w:cs="宋体"/>
          <w:sz w:val="24"/>
        </w:rPr>
        <w:t>都</w:t>
      </w:r>
      <w:r>
        <w:rPr>
          <w:rFonts w:asciiTheme="minorEastAsia" w:eastAsiaTheme="minorEastAsia" w:hAnsiTheme="minorEastAsia" w:cs="宋体" w:hint="eastAsia"/>
          <w:sz w:val="24"/>
        </w:rPr>
        <w:t>需要支持同步</w:t>
      </w:r>
      <w:r>
        <w:rPr>
          <w:rFonts w:asciiTheme="minorEastAsia" w:eastAsiaTheme="minorEastAsia" w:hAnsiTheme="minorEastAsia" w:cs="宋体"/>
          <w:sz w:val="24"/>
        </w:rPr>
        <w:t>服务调用</w:t>
      </w:r>
      <w:r>
        <w:rPr>
          <w:rFonts w:asciiTheme="minorEastAsia" w:eastAsiaTheme="minorEastAsia" w:hAnsiTheme="minorEastAsia" w:cs="宋体" w:hint="eastAsia"/>
          <w:sz w:val="24"/>
        </w:rPr>
        <w:t>，同步</w:t>
      </w:r>
      <w:r>
        <w:rPr>
          <w:rFonts w:asciiTheme="minorEastAsia" w:eastAsiaTheme="minorEastAsia" w:hAnsiTheme="minorEastAsia" w:cs="宋体"/>
          <w:sz w:val="24"/>
        </w:rPr>
        <w:t>调用</w:t>
      </w:r>
      <w:r>
        <w:rPr>
          <w:rFonts w:asciiTheme="minorEastAsia" w:eastAsiaTheme="minorEastAsia" w:hAnsiTheme="minorEastAsia" w:cs="宋体" w:hint="eastAsia"/>
          <w:sz w:val="24"/>
        </w:rPr>
        <w:t>是</w:t>
      </w:r>
      <w:r>
        <w:rPr>
          <w:rFonts w:asciiTheme="minorEastAsia" w:eastAsiaTheme="minorEastAsia" w:hAnsiTheme="minorEastAsia" w:cs="宋体"/>
          <w:sz w:val="24"/>
        </w:rPr>
        <w:t>常</w:t>
      </w:r>
      <w:r>
        <w:rPr>
          <w:rFonts w:asciiTheme="minorEastAsia" w:eastAsiaTheme="minorEastAsia" w:hAnsiTheme="minorEastAsia" w:cs="宋体" w:hint="eastAsia"/>
          <w:sz w:val="24"/>
        </w:rPr>
        <w:t>用</w:t>
      </w:r>
      <w:r>
        <w:rPr>
          <w:rFonts w:asciiTheme="minorEastAsia" w:eastAsiaTheme="minorEastAsia" w:hAnsiTheme="minorEastAsia" w:cs="宋体"/>
          <w:sz w:val="24"/>
        </w:rPr>
        <w:t>的服务调用方式。</w:t>
      </w:r>
    </w:p>
    <w:p w14:paraId="1E14A1E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工作</w:t>
      </w:r>
      <w:r>
        <w:rPr>
          <w:rFonts w:asciiTheme="minorEastAsia" w:eastAsiaTheme="minorEastAsia" w:hAnsiTheme="minorEastAsia" w:cs="宋体"/>
          <w:sz w:val="24"/>
        </w:rPr>
        <w:t>原理如下：客户端发起远程</w:t>
      </w:r>
      <w:r>
        <w:rPr>
          <w:rFonts w:asciiTheme="minorEastAsia" w:eastAsiaTheme="minorEastAsia" w:hAnsiTheme="minorEastAsia" w:cs="宋体" w:hint="eastAsia"/>
          <w:sz w:val="24"/>
        </w:rPr>
        <w:t>服务</w:t>
      </w:r>
      <w:r>
        <w:rPr>
          <w:rFonts w:asciiTheme="minorEastAsia" w:eastAsiaTheme="minorEastAsia" w:hAnsiTheme="minorEastAsia" w:cs="宋体"/>
          <w:sz w:val="24"/>
        </w:rPr>
        <w:t>调用，</w:t>
      </w:r>
      <w:r>
        <w:rPr>
          <w:rFonts w:asciiTheme="minorEastAsia" w:eastAsiaTheme="minorEastAsia" w:hAnsiTheme="minorEastAsia" w:cs="宋体" w:hint="eastAsia"/>
          <w:sz w:val="24"/>
        </w:rPr>
        <w:t>用户</w:t>
      </w:r>
      <w:r>
        <w:rPr>
          <w:rFonts w:asciiTheme="minorEastAsia" w:eastAsiaTheme="minorEastAsia" w:hAnsiTheme="minorEastAsia" w:cs="宋体"/>
          <w:sz w:val="24"/>
        </w:rPr>
        <w:t>线程</w:t>
      </w:r>
      <w:r>
        <w:rPr>
          <w:rFonts w:asciiTheme="minorEastAsia" w:eastAsiaTheme="minorEastAsia" w:hAnsiTheme="minorEastAsia" w:cs="宋体" w:hint="eastAsia"/>
          <w:sz w:val="24"/>
        </w:rPr>
        <w:t>做</w:t>
      </w:r>
      <w:r>
        <w:rPr>
          <w:rFonts w:asciiTheme="minorEastAsia" w:eastAsiaTheme="minorEastAsia" w:hAnsiTheme="minorEastAsia" w:cs="宋体"/>
          <w:sz w:val="24"/>
        </w:rPr>
        <w:t>完消息序列化后，将消息</w:t>
      </w:r>
      <w:r>
        <w:rPr>
          <w:rFonts w:asciiTheme="minorEastAsia" w:eastAsiaTheme="minorEastAsia" w:hAnsiTheme="minorEastAsia" w:cs="宋体" w:hint="eastAsia"/>
          <w:sz w:val="24"/>
        </w:rPr>
        <w:t>投递</w:t>
      </w:r>
      <w:r>
        <w:rPr>
          <w:rFonts w:asciiTheme="minorEastAsia" w:eastAsiaTheme="minorEastAsia" w:hAnsiTheme="minorEastAsia" w:cs="宋体"/>
          <w:sz w:val="24"/>
        </w:rPr>
        <w:t>到</w:t>
      </w:r>
      <w:r>
        <w:rPr>
          <w:rFonts w:asciiTheme="minorEastAsia" w:eastAsiaTheme="minorEastAsia" w:hAnsiTheme="minorEastAsia" w:cs="宋体" w:hint="eastAsia"/>
          <w:sz w:val="24"/>
        </w:rPr>
        <w:t>rpc</w:t>
      </w:r>
      <w:r>
        <w:rPr>
          <w:rFonts w:asciiTheme="minorEastAsia" w:eastAsiaTheme="minorEastAsia" w:hAnsiTheme="minorEastAsia" w:cs="宋体"/>
          <w:sz w:val="24"/>
        </w:rPr>
        <w:t>框架，然后同步阻塞，</w:t>
      </w:r>
      <w:r>
        <w:rPr>
          <w:rFonts w:asciiTheme="minorEastAsia" w:eastAsiaTheme="minorEastAsia" w:hAnsiTheme="minorEastAsia" w:cs="宋体" w:hint="eastAsia"/>
          <w:sz w:val="24"/>
        </w:rPr>
        <w:t>等待通信线程发送</w:t>
      </w:r>
      <w:r>
        <w:rPr>
          <w:rFonts w:asciiTheme="minorEastAsia" w:eastAsiaTheme="minorEastAsia" w:hAnsiTheme="minorEastAsia" w:cs="宋体"/>
          <w:sz w:val="24"/>
        </w:rPr>
        <w:t>请求并</w:t>
      </w:r>
      <w:r>
        <w:rPr>
          <w:rFonts w:asciiTheme="minorEastAsia" w:eastAsiaTheme="minorEastAsia" w:hAnsiTheme="minorEastAsia" w:cs="宋体" w:hint="eastAsia"/>
          <w:sz w:val="24"/>
        </w:rPr>
        <w:t>接收</w:t>
      </w:r>
      <w:r>
        <w:rPr>
          <w:rFonts w:asciiTheme="minorEastAsia" w:eastAsiaTheme="minorEastAsia" w:hAnsiTheme="minorEastAsia" w:cs="宋体"/>
          <w:sz w:val="24"/>
        </w:rPr>
        <w:t>到应答</w:t>
      </w:r>
      <w:r>
        <w:rPr>
          <w:rFonts w:asciiTheme="minorEastAsia" w:eastAsiaTheme="minorEastAsia" w:hAnsiTheme="minorEastAsia" w:cs="宋体" w:hint="eastAsia"/>
          <w:sz w:val="24"/>
        </w:rPr>
        <w:t>后</w:t>
      </w:r>
      <w:r>
        <w:rPr>
          <w:rFonts w:asciiTheme="minorEastAsia" w:eastAsiaTheme="minorEastAsia" w:hAnsiTheme="minorEastAsia" w:cs="宋体"/>
          <w:sz w:val="24"/>
        </w:rPr>
        <w:t>，唤醒同步等待的用户线程，用户线程获</w:t>
      </w:r>
      <w:r>
        <w:rPr>
          <w:rFonts w:asciiTheme="minorEastAsia" w:eastAsiaTheme="minorEastAsia" w:hAnsiTheme="minorEastAsia" w:cs="宋体" w:hint="eastAsia"/>
          <w:sz w:val="24"/>
        </w:rPr>
        <w:t>取</w:t>
      </w:r>
      <w:r>
        <w:rPr>
          <w:rFonts w:asciiTheme="minorEastAsia" w:eastAsiaTheme="minorEastAsia" w:hAnsiTheme="minorEastAsia" w:cs="宋体"/>
          <w:sz w:val="24"/>
        </w:rPr>
        <w:t>到应答</w:t>
      </w:r>
      <w:r>
        <w:rPr>
          <w:rFonts w:asciiTheme="minorEastAsia" w:eastAsiaTheme="minorEastAsia" w:hAnsiTheme="minorEastAsia" w:cs="宋体" w:hint="eastAsia"/>
          <w:sz w:val="24"/>
        </w:rPr>
        <w:t>，</w:t>
      </w:r>
      <w:r>
        <w:rPr>
          <w:rFonts w:asciiTheme="minorEastAsia" w:eastAsiaTheme="minorEastAsia" w:hAnsiTheme="minorEastAsia" w:cs="宋体"/>
          <w:sz w:val="24"/>
        </w:rPr>
        <w:t>然后</w:t>
      </w:r>
      <w:r>
        <w:rPr>
          <w:rFonts w:asciiTheme="minorEastAsia" w:eastAsiaTheme="minorEastAsia" w:hAnsiTheme="minorEastAsia" w:cs="宋体" w:hint="eastAsia"/>
          <w:sz w:val="24"/>
        </w:rPr>
        <w:t>返回</w:t>
      </w:r>
      <w:r>
        <w:rPr>
          <w:rFonts w:asciiTheme="minorEastAsia" w:eastAsiaTheme="minorEastAsia" w:hAnsiTheme="minorEastAsia" w:cs="宋体"/>
          <w:sz w:val="24"/>
        </w:rPr>
        <w:t>。</w:t>
      </w:r>
    </w:p>
    <w:p w14:paraId="1893BA51"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lastRenderedPageBreak/>
        <w:t></w:t>
      </w:r>
      <w:r>
        <w:rPr>
          <w:rFonts w:ascii="Wingdings" w:hAnsi="Wingdings" w:cs="Wingdings"/>
          <w:kern w:val="0"/>
          <w:sz w:val="24"/>
        </w:rPr>
        <w:t></w:t>
      </w:r>
      <w:r>
        <w:rPr>
          <w:rFonts w:ascii="黑体" w:eastAsia="黑体" w:hAnsi="黑体" w:cs="宋体" w:hint="eastAsia"/>
          <w:sz w:val="28"/>
          <w:szCs w:val="28"/>
        </w:rPr>
        <w:t>异步</w:t>
      </w:r>
      <w:r>
        <w:rPr>
          <w:rFonts w:ascii="黑体" w:eastAsia="黑体" w:hAnsi="黑体" w:cs="宋体"/>
          <w:sz w:val="28"/>
          <w:szCs w:val="28"/>
        </w:rPr>
        <w:t>服务调用</w:t>
      </w:r>
    </w:p>
    <w:p w14:paraId="765F6D05"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1.</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单向调用方式。</w:t>
      </w:r>
    </w:p>
    <w:p w14:paraId="45E6507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单向调用是</w:t>
      </w:r>
      <w:r>
        <w:rPr>
          <w:rFonts w:asciiTheme="minorEastAsia" w:eastAsiaTheme="minorEastAsia" w:hAnsiTheme="minorEastAsia" w:cs="宋体"/>
          <w:sz w:val="24"/>
        </w:rPr>
        <w:t>只管发送请求</w:t>
      </w:r>
      <w:r>
        <w:rPr>
          <w:rFonts w:asciiTheme="minorEastAsia" w:eastAsiaTheme="minorEastAsia" w:hAnsiTheme="minorEastAsia" w:cs="宋体" w:hint="eastAsia"/>
          <w:sz w:val="24"/>
        </w:rPr>
        <w:t>却</w:t>
      </w:r>
      <w:r>
        <w:rPr>
          <w:rFonts w:asciiTheme="minorEastAsia" w:eastAsiaTheme="minorEastAsia" w:hAnsiTheme="minorEastAsia" w:cs="宋体"/>
          <w:sz w:val="24"/>
        </w:rPr>
        <w:t>不关心</w:t>
      </w:r>
      <w:r>
        <w:rPr>
          <w:rFonts w:asciiTheme="minorEastAsia" w:eastAsiaTheme="minorEastAsia" w:hAnsiTheme="minorEastAsia" w:cs="宋体" w:hint="eastAsia"/>
          <w:sz w:val="24"/>
        </w:rPr>
        <w:t>返回</w:t>
      </w:r>
      <w:r>
        <w:rPr>
          <w:rFonts w:asciiTheme="minorEastAsia" w:eastAsiaTheme="minorEastAsia" w:hAnsiTheme="minorEastAsia" w:cs="宋体"/>
          <w:sz w:val="24"/>
        </w:rPr>
        <w:t>结果的方式。</w:t>
      </w:r>
      <w:r>
        <w:rPr>
          <w:rFonts w:asciiTheme="minorEastAsia" w:eastAsiaTheme="minorEastAsia" w:hAnsiTheme="minorEastAsia" w:cs="宋体" w:hint="eastAsia"/>
          <w:sz w:val="24"/>
        </w:rPr>
        <w:t>如果在</w:t>
      </w:r>
      <w:r>
        <w:rPr>
          <w:rFonts w:asciiTheme="minorEastAsia" w:eastAsiaTheme="minorEastAsia" w:hAnsiTheme="minorEastAsia" w:cs="宋体"/>
          <w:sz w:val="24"/>
        </w:rPr>
        <w:t>NIO</w:t>
      </w:r>
      <w:r>
        <w:rPr>
          <w:rFonts w:asciiTheme="minorEastAsia" w:eastAsiaTheme="minorEastAsia" w:hAnsiTheme="minorEastAsia" w:cs="宋体" w:hint="eastAsia"/>
          <w:sz w:val="24"/>
        </w:rPr>
        <w:t>方式</w:t>
      </w:r>
      <w:r>
        <w:rPr>
          <w:rFonts w:asciiTheme="minorEastAsia" w:eastAsiaTheme="minorEastAsia" w:hAnsiTheme="minorEastAsia" w:cs="宋体"/>
          <w:sz w:val="24"/>
        </w:rPr>
        <w:t>下使用，会比同步调用简单。</w:t>
      </w:r>
    </w:p>
    <w:p w14:paraId="2FAA354F"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 xml:space="preserve">2. </w:t>
      </w:r>
      <w:r>
        <w:rPr>
          <w:rFonts w:asciiTheme="minorEastAsia" w:eastAsiaTheme="minorEastAsia" w:hAnsiTheme="minorEastAsia" w:cs="宋体"/>
          <w:sz w:val="24"/>
        </w:rPr>
        <w:t xml:space="preserve">future方式 </w:t>
      </w:r>
    </w:p>
    <w:p w14:paraId="2FCBDB2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Future</w:t>
      </w:r>
      <w:r>
        <w:rPr>
          <w:rFonts w:asciiTheme="minorEastAsia" w:eastAsiaTheme="minorEastAsia" w:hAnsiTheme="minorEastAsia" w:cs="宋体" w:hint="eastAsia"/>
          <w:sz w:val="24"/>
        </w:rPr>
        <w:t>方式有</w:t>
      </w:r>
      <w:r>
        <w:rPr>
          <w:rFonts w:asciiTheme="minorEastAsia" w:eastAsiaTheme="minorEastAsia" w:hAnsiTheme="minorEastAsia" w:cs="宋体"/>
          <w:sz w:val="24"/>
        </w:rPr>
        <w:t>两种：</w:t>
      </w:r>
      <w:r>
        <w:rPr>
          <w:rFonts w:asciiTheme="minorEastAsia" w:eastAsiaTheme="minorEastAsia" w:hAnsiTheme="minorEastAsia" w:cs="宋体" w:hint="eastAsia"/>
          <w:sz w:val="24"/>
        </w:rPr>
        <w:t>被动</w:t>
      </w:r>
      <w:r>
        <w:rPr>
          <w:rFonts w:asciiTheme="minorEastAsia" w:eastAsiaTheme="minorEastAsia" w:hAnsiTheme="minorEastAsia" w:cs="宋体"/>
          <w:sz w:val="24"/>
        </w:rPr>
        <w:t>异步回调通知</w:t>
      </w:r>
      <w:r>
        <w:rPr>
          <w:rFonts w:asciiTheme="minorEastAsia" w:eastAsiaTheme="minorEastAsia" w:hAnsiTheme="minorEastAsia" w:cs="宋体" w:hint="eastAsia"/>
          <w:sz w:val="24"/>
        </w:rPr>
        <w:t>和</w:t>
      </w:r>
      <w:r>
        <w:rPr>
          <w:rFonts w:asciiTheme="minorEastAsia" w:eastAsiaTheme="minorEastAsia" w:hAnsiTheme="minorEastAsia" w:cs="宋体"/>
          <w:sz w:val="24"/>
        </w:rPr>
        <w:t>主动获取</w:t>
      </w:r>
      <w:r>
        <w:rPr>
          <w:rFonts w:asciiTheme="minorEastAsia" w:eastAsiaTheme="minorEastAsia" w:hAnsiTheme="minorEastAsia" w:cs="宋体" w:hint="eastAsia"/>
          <w:sz w:val="24"/>
        </w:rPr>
        <w:t>，</w:t>
      </w:r>
      <w:r>
        <w:rPr>
          <w:rFonts w:asciiTheme="minorEastAsia" w:eastAsiaTheme="minorEastAsia" w:hAnsiTheme="minorEastAsia" w:cs="宋体"/>
          <w:sz w:val="24"/>
        </w:rPr>
        <w:t>适用于不同的业务场景。</w:t>
      </w:r>
      <w:r>
        <w:rPr>
          <w:rFonts w:asciiTheme="minorEastAsia" w:eastAsiaTheme="minorEastAsia" w:hAnsiTheme="minorEastAsia" w:cs="宋体" w:hint="eastAsia"/>
          <w:sz w:val="24"/>
        </w:rPr>
        <w:t>在工程</w:t>
      </w:r>
      <w:r>
        <w:rPr>
          <w:rFonts w:asciiTheme="minorEastAsia" w:eastAsiaTheme="minorEastAsia" w:hAnsiTheme="minorEastAsia" w:cs="宋体"/>
          <w:sz w:val="24"/>
        </w:rPr>
        <w:t>中会提供Future-Listener</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r>
        <w:rPr>
          <w:rFonts w:asciiTheme="minorEastAsia" w:eastAsiaTheme="minorEastAsia" w:hAnsiTheme="minorEastAsia" w:cs="宋体" w:hint="eastAsia"/>
          <w:sz w:val="24"/>
        </w:rPr>
        <w:t>例如Guava ListenableFuture实现异步调用。</w:t>
      </w:r>
      <w:r>
        <w:rPr>
          <w:rFonts w:asciiTheme="minorEastAsia" w:eastAsiaTheme="minorEastAsia" w:hAnsiTheme="minorEastAsia" w:cs="宋体"/>
          <w:sz w:val="24"/>
        </w:rPr>
        <w:t>Future-Listener</w:t>
      </w:r>
      <w:r>
        <w:rPr>
          <w:rFonts w:asciiTheme="minorEastAsia" w:eastAsiaTheme="minorEastAsia" w:hAnsiTheme="minorEastAsia" w:cs="宋体" w:hint="eastAsia"/>
          <w:sz w:val="24"/>
        </w:rPr>
        <w:t>机制</w:t>
      </w:r>
      <w:r>
        <w:rPr>
          <w:rFonts w:asciiTheme="minorEastAsia" w:eastAsiaTheme="minorEastAsia" w:hAnsiTheme="minorEastAsia" w:cs="宋体"/>
          <w:sz w:val="24"/>
        </w:rPr>
        <w:t>扩</w:t>
      </w:r>
      <w:r>
        <w:rPr>
          <w:rFonts w:asciiTheme="minorEastAsia" w:eastAsiaTheme="minorEastAsia" w:hAnsiTheme="minorEastAsia" w:cs="宋体" w:hint="eastAsia"/>
          <w:sz w:val="24"/>
        </w:rPr>
        <w:t>展了</w:t>
      </w:r>
      <w:r>
        <w:rPr>
          <w:rFonts w:asciiTheme="minorEastAsia" w:eastAsiaTheme="minorEastAsia" w:hAnsiTheme="minorEastAsia" w:cs="宋体"/>
          <w:sz w:val="24"/>
        </w:rPr>
        <w:t>Future</w:t>
      </w:r>
      <w:r>
        <w:rPr>
          <w:rFonts w:asciiTheme="minorEastAsia" w:eastAsiaTheme="minorEastAsia" w:hAnsiTheme="minorEastAsia" w:cs="宋体" w:hint="eastAsia"/>
          <w:sz w:val="24"/>
        </w:rPr>
        <w:t>。</w:t>
      </w:r>
    </w:p>
    <w:p w14:paraId="3AA29379" w14:textId="77777777" w:rsidR="00065A3A" w:rsidRDefault="00C41667">
      <w:pPr>
        <w:pStyle w:val="50"/>
        <w:spacing w:line="400" w:lineRule="atLeast"/>
        <w:ind w:left="360" w:firstLineChars="0" w:firstLine="0"/>
        <w:rPr>
          <w:rFonts w:asciiTheme="minorEastAsia" w:eastAsiaTheme="minorEastAsia" w:hAnsiTheme="minorEastAsia" w:cs="宋体"/>
          <w:sz w:val="24"/>
        </w:rPr>
      </w:pPr>
      <w:r>
        <w:rPr>
          <w:rFonts w:asciiTheme="minorEastAsia" w:eastAsiaTheme="minorEastAsia" w:hAnsiTheme="minorEastAsia" w:cs="宋体" w:hint="eastAsia"/>
          <w:sz w:val="24"/>
        </w:rPr>
        <w:t>被动</w:t>
      </w:r>
      <w:r>
        <w:rPr>
          <w:rFonts w:asciiTheme="minorEastAsia" w:eastAsiaTheme="minorEastAsia" w:hAnsiTheme="minorEastAsia" w:cs="宋体"/>
          <w:sz w:val="24"/>
        </w:rPr>
        <w:t>异步回调通知</w:t>
      </w:r>
      <w:r>
        <w:rPr>
          <w:rFonts w:asciiTheme="minorEastAsia" w:eastAsiaTheme="minorEastAsia" w:hAnsiTheme="minorEastAsia" w:cs="宋体" w:hint="eastAsia"/>
          <w:sz w:val="24"/>
        </w:rPr>
        <w:t>方式，</w:t>
      </w:r>
      <w:r>
        <w:rPr>
          <w:rFonts w:asciiTheme="minorEastAsia" w:eastAsiaTheme="minorEastAsia" w:hAnsiTheme="minorEastAsia" w:cs="宋体"/>
          <w:sz w:val="24"/>
        </w:rPr>
        <w:t>如图</w:t>
      </w:r>
      <w:r>
        <w:rPr>
          <w:rFonts w:asciiTheme="minorEastAsia" w:eastAsiaTheme="minorEastAsia" w:hAnsiTheme="minorEastAsia" w:cs="宋体" w:hint="eastAsia"/>
          <w:sz w:val="24"/>
        </w:rPr>
        <w:t>3.3所</w:t>
      </w:r>
      <w:r>
        <w:rPr>
          <w:rFonts w:asciiTheme="minorEastAsia" w:eastAsiaTheme="minorEastAsia" w:hAnsiTheme="minorEastAsia" w:cs="宋体"/>
          <w:sz w:val="24"/>
        </w:rPr>
        <w:t>示</w:t>
      </w:r>
    </w:p>
    <w:p w14:paraId="0A0066EC" w14:textId="77777777" w:rsidR="00065A3A" w:rsidRDefault="00065A3A">
      <w:pPr>
        <w:pStyle w:val="11"/>
        <w:ind w:left="1188" w:firstLineChars="0" w:firstLine="0"/>
        <w:rPr>
          <w:rFonts w:asciiTheme="minorEastAsia" w:eastAsiaTheme="minorEastAsia" w:hAnsiTheme="minorEastAsia"/>
          <w:sz w:val="24"/>
        </w:rPr>
      </w:pPr>
    </w:p>
    <w:p w14:paraId="4C7916AB" w14:textId="77777777" w:rsidR="00065A3A" w:rsidRDefault="00C41667">
      <w:pPr>
        <w:pStyle w:val="11"/>
        <w:ind w:firstLineChars="0" w:firstLine="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2CC24652" wp14:editId="3410832B">
            <wp:extent cx="5274310" cy="18491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1849120"/>
                    </a:xfrm>
                    <a:prstGeom prst="rect">
                      <a:avLst/>
                    </a:prstGeom>
                  </pic:spPr>
                </pic:pic>
              </a:graphicData>
            </a:graphic>
          </wp:inline>
        </w:drawing>
      </w:r>
    </w:p>
    <w:p w14:paraId="5C677B08"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Pr>
          <w:rFonts w:ascii="楷体" w:eastAsia="楷体" w:hAnsi="楷体" w:hint="eastAsia"/>
          <w:sz w:val="18"/>
          <w:szCs w:val="18"/>
        </w:rPr>
        <w:t>图3.3</w:t>
      </w:r>
      <w:r>
        <w:rPr>
          <w:rFonts w:ascii="楷体" w:eastAsia="楷体" w:hAnsi="楷体"/>
          <w:sz w:val="18"/>
          <w:szCs w:val="18"/>
        </w:rPr>
        <w:t xml:space="preserve">  future-listener</w:t>
      </w:r>
      <w:r>
        <w:rPr>
          <w:rFonts w:ascii="楷体" w:eastAsia="楷体" w:hAnsi="楷体" w:hint="eastAsia"/>
          <w:sz w:val="18"/>
          <w:szCs w:val="18"/>
        </w:rPr>
        <w:t>被动</w:t>
      </w:r>
      <w:r>
        <w:rPr>
          <w:rFonts w:ascii="楷体" w:eastAsia="楷体" w:hAnsi="楷体"/>
          <w:sz w:val="18"/>
          <w:szCs w:val="18"/>
        </w:rPr>
        <w:t>调用机制</w:t>
      </w:r>
      <w:r>
        <w:rPr>
          <w:rFonts w:ascii="楷体" w:eastAsia="楷体" w:hAnsi="楷体" w:hint="eastAsia"/>
          <w:sz w:val="18"/>
          <w:szCs w:val="18"/>
        </w:rPr>
        <w:t xml:space="preserve"> </w:t>
      </w:r>
    </w:p>
    <w:p w14:paraId="08E7C4B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主动获取</w:t>
      </w:r>
      <w:r>
        <w:rPr>
          <w:rFonts w:asciiTheme="minorEastAsia" w:eastAsiaTheme="minorEastAsia" w:hAnsiTheme="minorEastAsia" w:cs="宋体" w:hint="eastAsia"/>
          <w:sz w:val="24"/>
        </w:rPr>
        <w:t>方式不</w:t>
      </w:r>
      <w:r>
        <w:rPr>
          <w:rFonts w:asciiTheme="minorEastAsia" w:eastAsiaTheme="minorEastAsia" w:hAnsiTheme="minorEastAsia" w:cs="宋体"/>
          <w:sz w:val="24"/>
        </w:rPr>
        <w:t>添加</w:t>
      </w:r>
      <w:r>
        <w:rPr>
          <w:rFonts w:asciiTheme="minorEastAsia" w:eastAsiaTheme="minorEastAsia" w:hAnsiTheme="minorEastAsia" w:cs="宋体" w:hint="eastAsia"/>
          <w:sz w:val="24"/>
        </w:rPr>
        <w:t>监听器，</w:t>
      </w:r>
      <w:r>
        <w:rPr>
          <w:rFonts w:asciiTheme="minorEastAsia" w:eastAsiaTheme="minorEastAsia" w:hAnsiTheme="minorEastAsia" w:cs="宋体"/>
          <w:sz w:val="24"/>
        </w:rPr>
        <w:t>如图</w:t>
      </w:r>
      <w:r>
        <w:rPr>
          <w:rFonts w:asciiTheme="minorEastAsia" w:eastAsiaTheme="minorEastAsia" w:hAnsiTheme="minorEastAsia" w:cs="宋体" w:hint="eastAsia"/>
          <w:sz w:val="24"/>
        </w:rPr>
        <w:t>3.4所</w:t>
      </w:r>
      <w:r>
        <w:rPr>
          <w:rFonts w:asciiTheme="minorEastAsia" w:eastAsiaTheme="minorEastAsia" w:hAnsiTheme="minorEastAsia" w:cs="宋体"/>
          <w:sz w:val="24"/>
        </w:rPr>
        <w:t>示</w:t>
      </w:r>
      <w:r>
        <w:rPr>
          <w:rFonts w:asciiTheme="minorEastAsia" w:eastAsiaTheme="minorEastAsia" w:hAnsiTheme="minorEastAsia" w:cs="宋体" w:hint="eastAsia"/>
          <w:sz w:val="24"/>
        </w:rPr>
        <w:t>。 业务</w:t>
      </w:r>
      <w:r>
        <w:rPr>
          <w:rFonts w:asciiTheme="minorEastAsia" w:eastAsiaTheme="minorEastAsia" w:hAnsiTheme="minorEastAsia" w:cs="宋体"/>
          <w:sz w:val="24"/>
        </w:rPr>
        <w:t>线程</w:t>
      </w:r>
      <w:r>
        <w:rPr>
          <w:rFonts w:asciiTheme="minorEastAsia" w:eastAsiaTheme="minorEastAsia" w:hAnsiTheme="minorEastAsia" w:cs="宋体" w:hint="eastAsia"/>
          <w:sz w:val="24"/>
        </w:rPr>
        <w:t>会</w:t>
      </w:r>
      <w:r>
        <w:rPr>
          <w:rFonts w:asciiTheme="minorEastAsia" w:eastAsiaTheme="minorEastAsia" w:hAnsiTheme="minorEastAsia" w:cs="宋体"/>
          <w:sz w:val="24"/>
        </w:rPr>
        <w:t>阻塞</w:t>
      </w:r>
      <w:r>
        <w:rPr>
          <w:rFonts w:asciiTheme="minorEastAsia" w:eastAsiaTheme="minorEastAsia" w:hAnsiTheme="minorEastAsia" w:cs="宋体" w:hint="eastAsia"/>
          <w:sz w:val="24"/>
        </w:rPr>
        <w:t>，但相比</w:t>
      </w:r>
      <w:r>
        <w:rPr>
          <w:rFonts w:asciiTheme="minorEastAsia" w:eastAsiaTheme="minorEastAsia" w:hAnsiTheme="minorEastAsia" w:cs="宋体"/>
          <w:sz w:val="24"/>
        </w:rPr>
        <w:t>同步服务调用，</w:t>
      </w:r>
      <w:r>
        <w:rPr>
          <w:rFonts w:asciiTheme="minorEastAsia" w:eastAsiaTheme="minorEastAsia" w:hAnsiTheme="minorEastAsia" w:cs="宋体" w:hint="eastAsia"/>
          <w:sz w:val="24"/>
        </w:rPr>
        <w:t>这种</w:t>
      </w:r>
      <w:r>
        <w:rPr>
          <w:rFonts w:asciiTheme="minorEastAsia" w:eastAsiaTheme="minorEastAsia" w:hAnsiTheme="minorEastAsia" w:cs="宋体"/>
          <w:sz w:val="24"/>
        </w:rPr>
        <w:t>方式的阻塞时间更短。</w:t>
      </w:r>
      <w:r>
        <w:rPr>
          <w:rFonts w:asciiTheme="minorEastAsia" w:eastAsiaTheme="minorEastAsia" w:hAnsiTheme="minorEastAsia" w:cs="宋体" w:hint="eastAsia"/>
          <w:sz w:val="24"/>
        </w:rPr>
        <w:t>用</w:t>
      </w:r>
      <w:r>
        <w:rPr>
          <w:rFonts w:asciiTheme="minorEastAsia" w:eastAsiaTheme="minorEastAsia" w:hAnsiTheme="minorEastAsia" w:cs="宋体"/>
          <w:sz w:val="24"/>
        </w:rPr>
        <w:t>户连续发起</w:t>
      </w:r>
      <w:r>
        <w:rPr>
          <w:rFonts w:asciiTheme="minorEastAsia" w:eastAsiaTheme="minorEastAsia" w:hAnsiTheme="minorEastAsia" w:cs="宋体" w:hint="eastAsia"/>
          <w:sz w:val="24"/>
        </w:rPr>
        <w:t>多</w:t>
      </w:r>
      <w:r>
        <w:rPr>
          <w:rFonts w:asciiTheme="minorEastAsia" w:eastAsiaTheme="minorEastAsia" w:hAnsiTheme="minorEastAsia" w:cs="宋体"/>
          <w:sz w:val="24"/>
        </w:rPr>
        <w:t>次服务调用，然后</w:t>
      </w:r>
      <w:r>
        <w:rPr>
          <w:rFonts w:asciiTheme="minorEastAsia" w:eastAsiaTheme="minorEastAsia" w:hAnsiTheme="minorEastAsia" w:cs="宋体" w:hint="eastAsia"/>
          <w:sz w:val="24"/>
        </w:rPr>
        <w:t>顺序</w:t>
      </w:r>
      <w:r>
        <w:rPr>
          <w:rFonts w:asciiTheme="minorEastAsia" w:eastAsiaTheme="minorEastAsia" w:hAnsiTheme="minorEastAsia" w:cs="宋体"/>
          <w:sz w:val="24"/>
        </w:rPr>
        <w:t>从rpc context中获取</w:t>
      </w:r>
      <w:r>
        <w:rPr>
          <w:rFonts w:asciiTheme="minorEastAsia" w:eastAsiaTheme="minorEastAsia" w:hAnsiTheme="minorEastAsia" w:cs="宋体" w:hint="eastAsia"/>
          <w:sz w:val="24"/>
        </w:rPr>
        <w:t>future</w:t>
      </w:r>
      <w:r>
        <w:rPr>
          <w:rFonts w:asciiTheme="minorEastAsia" w:eastAsiaTheme="minorEastAsia" w:hAnsiTheme="minorEastAsia" w:cs="宋体"/>
          <w:sz w:val="24"/>
        </w:rPr>
        <w:t>对象，最终再主动</w:t>
      </w:r>
      <w:r>
        <w:rPr>
          <w:rFonts w:asciiTheme="minorEastAsia" w:eastAsiaTheme="minorEastAsia" w:hAnsiTheme="minorEastAsia" w:cs="宋体" w:hint="eastAsia"/>
          <w:sz w:val="24"/>
        </w:rPr>
        <w:t>获取</w:t>
      </w:r>
      <w:r>
        <w:rPr>
          <w:rFonts w:asciiTheme="minorEastAsia" w:eastAsiaTheme="minorEastAsia" w:hAnsiTheme="minorEastAsia" w:cs="宋体"/>
          <w:sz w:val="24"/>
        </w:rPr>
        <w:t>结果</w:t>
      </w:r>
      <w:r>
        <w:rPr>
          <w:rFonts w:asciiTheme="minorEastAsia" w:eastAsiaTheme="minorEastAsia" w:hAnsiTheme="minorEastAsia" w:cs="宋体" w:hint="eastAsia"/>
          <w:sz w:val="24"/>
        </w:rPr>
        <w:t>。</w:t>
      </w:r>
    </w:p>
    <w:p w14:paraId="3E73508A" w14:textId="77777777" w:rsidR="00065A3A" w:rsidRDefault="00C41667">
      <w:pPr>
        <w:pStyle w:val="11"/>
        <w:ind w:firstLineChars="0" w:firstLine="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884D81E" wp14:editId="1B63EC63">
            <wp:extent cx="5274310" cy="18472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1847215"/>
                    </a:xfrm>
                    <a:prstGeom prst="rect">
                      <a:avLst/>
                    </a:prstGeom>
                  </pic:spPr>
                </pic:pic>
              </a:graphicData>
            </a:graphic>
          </wp:inline>
        </w:drawing>
      </w:r>
    </w:p>
    <w:p w14:paraId="68E59BB7" w14:textId="77777777" w:rsidR="00065A3A" w:rsidRDefault="00C41667">
      <w:pPr>
        <w:spacing w:line="400" w:lineRule="atLeast"/>
        <w:ind w:firstLine="420"/>
        <w:rPr>
          <w:rFonts w:ascii="楷体" w:eastAsia="楷体" w:hAnsi="楷体"/>
          <w:sz w:val="18"/>
          <w:szCs w:val="18"/>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图</w:t>
      </w:r>
      <w:r>
        <w:rPr>
          <w:rFonts w:ascii="楷体" w:eastAsia="楷体" w:hAnsi="楷体"/>
          <w:sz w:val="18"/>
          <w:szCs w:val="18"/>
        </w:rPr>
        <w:t>3</w:t>
      </w:r>
      <w:r>
        <w:rPr>
          <w:rFonts w:ascii="楷体" w:eastAsia="楷体" w:hAnsi="楷体" w:hint="eastAsia"/>
          <w:sz w:val="18"/>
          <w:szCs w:val="18"/>
        </w:rPr>
        <w:t>.4</w:t>
      </w:r>
      <w:r>
        <w:rPr>
          <w:rFonts w:ascii="楷体" w:eastAsia="楷体" w:hAnsi="楷体"/>
          <w:sz w:val="18"/>
          <w:szCs w:val="18"/>
        </w:rPr>
        <w:t xml:space="preserve">  </w:t>
      </w:r>
      <w:r>
        <w:rPr>
          <w:rFonts w:ascii="楷体" w:eastAsia="楷体" w:hAnsi="楷体" w:hint="eastAsia"/>
          <w:sz w:val="18"/>
          <w:szCs w:val="18"/>
        </w:rPr>
        <w:t>异步</w:t>
      </w:r>
      <w:r>
        <w:rPr>
          <w:rFonts w:ascii="楷体" w:eastAsia="楷体" w:hAnsi="楷体"/>
          <w:sz w:val="18"/>
          <w:szCs w:val="18"/>
        </w:rPr>
        <w:t>服务调用主动</w:t>
      </w:r>
      <w:r>
        <w:rPr>
          <w:rFonts w:ascii="楷体" w:eastAsia="楷体" w:hAnsi="楷体" w:hint="eastAsia"/>
          <w:sz w:val="18"/>
          <w:szCs w:val="18"/>
        </w:rPr>
        <w:t>get</w:t>
      </w:r>
      <w:r>
        <w:rPr>
          <w:rFonts w:ascii="楷体" w:eastAsia="楷体" w:hAnsi="楷体"/>
          <w:sz w:val="18"/>
          <w:szCs w:val="18"/>
        </w:rPr>
        <w:t>结果原理图</w:t>
      </w:r>
    </w:p>
    <w:p w14:paraId="4B93B6AA"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3.回调方式:</w:t>
      </w:r>
      <w:r>
        <w:rPr>
          <w:rFonts w:asciiTheme="minorEastAsia" w:eastAsiaTheme="minorEastAsia" w:hAnsiTheme="minorEastAsia" w:cs="宋体"/>
          <w:sz w:val="24"/>
        </w:rPr>
        <w:t>请求方发送请求后会继续执行自己的操作</w:t>
      </w:r>
      <w:r>
        <w:rPr>
          <w:rFonts w:asciiTheme="minorEastAsia" w:eastAsiaTheme="minorEastAsia" w:hAnsiTheme="minorEastAsia" w:cs="宋体" w:hint="eastAsia"/>
          <w:sz w:val="24"/>
        </w:rPr>
        <w:t>，</w:t>
      </w:r>
      <w:r>
        <w:rPr>
          <w:rFonts w:asciiTheme="minorEastAsia" w:eastAsiaTheme="minorEastAsia" w:hAnsiTheme="minorEastAsia" w:cs="宋体"/>
          <w:sz w:val="24"/>
        </w:rPr>
        <w:t>等</w:t>
      </w:r>
      <w:r>
        <w:rPr>
          <w:rFonts w:asciiTheme="minorEastAsia" w:eastAsiaTheme="minorEastAsia" w:hAnsiTheme="minorEastAsia" w:cs="宋体" w:hint="eastAsia"/>
          <w:sz w:val="24"/>
        </w:rPr>
        <w:t>到服务</w:t>
      </w:r>
      <w:r>
        <w:rPr>
          <w:rFonts w:asciiTheme="minorEastAsia" w:eastAsiaTheme="minorEastAsia" w:hAnsiTheme="minorEastAsia" w:cs="宋体"/>
          <w:sz w:val="24"/>
        </w:rPr>
        <w:t>方有响应</w:t>
      </w:r>
      <w:r>
        <w:rPr>
          <w:rFonts w:asciiTheme="minorEastAsia" w:eastAsiaTheme="minorEastAsia" w:hAnsiTheme="minorEastAsia" w:cs="宋体" w:hint="eastAsia"/>
          <w:sz w:val="24"/>
        </w:rPr>
        <w:t>后</w:t>
      </w:r>
      <w:r>
        <w:rPr>
          <w:rFonts w:asciiTheme="minorEastAsia" w:eastAsiaTheme="minorEastAsia" w:hAnsiTheme="minorEastAsia" w:cs="宋体"/>
          <w:sz w:val="24"/>
        </w:rPr>
        <w:t>进行一</w:t>
      </w:r>
      <w:r>
        <w:rPr>
          <w:rFonts w:asciiTheme="minorEastAsia" w:eastAsiaTheme="minorEastAsia" w:hAnsiTheme="minorEastAsia" w:cs="宋体" w:hint="eastAsia"/>
          <w:sz w:val="24"/>
        </w:rPr>
        <w:t>次</w:t>
      </w:r>
      <w:r>
        <w:rPr>
          <w:rFonts w:asciiTheme="minorEastAsia" w:eastAsiaTheme="minorEastAsia" w:hAnsiTheme="minorEastAsia" w:cs="宋体"/>
          <w:sz w:val="24"/>
        </w:rPr>
        <w:t>回调。</w:t>
      </w:r>
    </w:p>
    <w:p w14:paraId="7CD362E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因为</w:t>
      </w:r>
      <w:r>
        <w:rPr>
          <w:rFonts w:asciiTheme="minorEastAsia" w:eastAsiaTheme="minorEastAsia" w:hAnsiTheme="minorEastAsia" w:cs="宋体" w:hint="eastAsia"/>
          <w:sz w:val="24"/>
        </w:rPr>
        <w:t>回调本身</w:t>
      </w:r>
      <w:r>
        <w:rPr>
          <w:rFonts w:asciiTheme="minorEastAsia" w:eastAsiaTheme="minorEastAsia" w:hAnsiTheme="minorEastAsia" w:cs="宋体"/>
          <w:sz w:val="24"/>
        </w:rPr>
        <w:t>的代码</w:t>
      </w:r>
      <w:r>
        <w:rPr>
          <w:rFonts w:asciiTheme="minorEastAsia" w:eastAsiaTheme="minorEastAsia" w:hAnsiTheme="minorEastAsia" w:cs="宋体" w:hint="eastAsia"/>
          <w:sz w:val="24"/>
        </w:rPr>
        <w:t>执行</w:t>
      </w:r>
      <w:r>
        <w:rPr>
          <w:rFonts w:asciiTheme="minorEastAsia" w:eastAsiaTheme="minorEastAsia" w:hAnsiTheme="minorEastAsia" w:cs="宋体"/>
          <w:sz w:val="24"/>
        </w:rPr>
        <w:t>时间久等问题影响了io线程或者定时任务</w:t>
      </w:r>
      <w:r>
        <w:rPr>
          <w:rFonts w:asciiTheme="minorEastAsia" w:eastAsiaTheme="minorEastAsia" w:hAnsiTheme="minorEastAsia" w:cs="宋体" w:hint="eastAsia"/>
          <w:sz w:val="24"/>
        </w:rPr>
        <w:t>，</w:t>
      </w:r>
      <w:r>
        <w:rPr>
          <w:rFonts w:asciiTheme="minorEastAsia" w:eastAsiaTheme="minorEastAsia" w:hAnsiTheme="minorEastAsia" w:cs="宋体"/>
          <w:sz w:val="24"/>
        </w:rPr>
        <w:t>所以</w:t>
      </w:r>
      <w:r>
        <w:rPr>
          <w:rFonts w:asciiTheme="minorEastAsia" w:eastAsiaTheme="minorEastAsia" w:hAnsiTheme="minorEastAsia" w:cs="宋体"/>
          <w:sz w:val="24"/>
        </w:rPr>
        <w:lastRenderedPageBreak/>
        <w:t>还是建议用新的线程来执行回调。</w:t>
      </w:r>
    </w:p>
    <w:p w14:paraId="42F4A09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单向调用是单方向</w:t>
      </w:r>
      <w:r>
        <w:rPr>
          <w:rFonts w:asciiTheme="minorEastAsia" w:eastAsiaTheme="minorEastAsia" w:hAnsiTheme="minorEastAsia" w:cs="宋体"/>
          <w:sz w:val="24"/>
        </w:rPr>
        <w:t>的通知</w:t>
      </w:r>
      <w:r>
        <w:rPr>
          <w:rFonts w:asciiTheme="minorEastAsia" w:eastAsiaTheme="minorEastAsia" w:hAnsiTheme="minorEastAsia" w:cs="宋体" w:hint="eastAsia"/>
          <w:sz w:val="24"/>
        </w:rPr>
        <w:t>；</w:t>
      </w:r>
      <w:r>
        <w:rPr>
          <w:rFonts w:asciiTheme="minorEastAsia" w:eastAsiaTheme="minorEastAsia" w:hAnsiTheme="minorEastAsia" w:cs="宋体"/>
          <w:sz w:val="24"/>
        </w:rPr>
        <w:t>回调</w:t>
      </w:r>
      <w:r>
        <w:rPr>
          <w:rFonts w:asciiTheme="minorEastAsia" w:eastAsiaTheme="minorEastAsia" w:hAnsiTheme="minorEastAsia" w:cs="宋体" w:hint="eastAsia"/>
          <w:sz w:val="24"/>
        </w:rPr>
        <w:t>是被动</w:t>
      </w:r>
      <w:r>
        <w:rPr>
          <w:rFonts w:asciiTheme="minorEastAsia" w:eastAsiaTheme="minorEastAsia" w:hAnsiTheme="minorEastAsia" w:cs="宋体"/>
          <w:sz w:val="24"/>
        </w:rPr>
        <w:t>的</w:t>
      </w:r>
      <w:r>
        <w:rPr>
          <w:rFonts w:asciiTheme="minorEastAsia" w:eastAsiaTheme="minorEastAsia" w:hAnsiTheme="minorEastAsia" w:cs="宋体" w:hint="eastAsia"/>
          <w:sz w:val="24"/>
        </w:rPr>
        <w:t>，</w:t>
      </w:r>
      <w:r>
        <w:rPr>
          <w:rFonts w:asciiTheme="minorEastAsia" w:eastAsiaTheme="minorEastAsia" w:hAnsiTheme="minorEastAsia" w:cs="宋体"/>
          <w:sz w:val="24"/>
        </w:rPr>
        <w:t>回调的执行不是在原请求线程中</w:t>
      </w:r>
      <w:r>
        <w:rPr>
          <w:rFonts w:asciiTheme="minorEastAsia" w:eastAsiaTheme="minorEastAsia" w:hAnsiTheme="minorEastAsia" w:cs="宋体" w:hint="eastAsia"/>
          <w:sz w:val="24"/>
        </w:rPr>
        <w:t>；</w:t>
      </w:r>
      <w:r>
        <w:rPr>
          <w:rFonts w:asciiTheme="minorEastAsia" w:eastAsiaTheme="minorEastAsia" w:hAnsiTheme="minorEastAsia" w:cs="宋体"/>
          <w:sz w:val="24"/>
        </w:rPr>
        <w:t>future是主动控制超时，</w:t>
      </w:r>
      <w:r>
        <w:rPr>
          <w:rFonts w:asciiTheme="minorEastAsia" w:eastAsiaTheme="minorEastAsia" w:hAnsiTheme="minorEastAsia" w:cs="宋体" w:hint="eastAsia"/>
          <w:sz w:val="24"/>
        </w:rPr>
        <w:t>获取</w:t>
      </w:r>
      <w:r>
        <w:rPr>
          <w:rFonts w:asciiTheme="minorEastAsia" w:eastAsiaTheme="minorEastAsia" w:hAnsiTheme="minorEastAsia" w:cs="宋体"/>
          <w:sz w:val="24"/>
        </w:rPr>
        <w:t>结果的方式，它的</w:t>
      </w:r>
      <w:r>
        <w:rPr>
          <w:rFonts w:asciiTheme="minorEastAsia" w:eastAsiaTheme="minorEastAsia" w:hAnsiTheme="minorEastAsia" w:cs="宋体" w:hint="eastAsia"/>
          <w:sz w:val="24"/>
        </w:rPr>
        <w:t>执行还是</w:t>
      </w:r>
      <w:r>
        <w:rPr>
          <w:rFonts w:asciiTheme="minorEastAsia" w:eastAsiaTheme="minorEastAsia" w:hAnsiTheme="minorEastAsia" w:cs="宋体"/>
          <w:sz w:val="24"/>
        </w:rPr>
        <w:t>在原请求</w:t>
      </w:r>
      <w:r>
        <w:rPr>
          <w:rFonts w:asciiTheme="minorEastAsia" w:eastAsiaTheme="minorEastAsia" w:hAnsiTheme="minorEastAsia" w:cs="宋体" w:hint="eastAsia"/>
          <w:sz w:val="24"/>
        </w:rPr>
        <w:t>线程</w:t>
      </w:r>
      <w:r>
        <w:rPr>
          <w:rFonts w:asciiTheme="minorEastAsia" w:eastAsiaTheme="minorEastAsia" w:hAnsiTheme="minorEastAsia" w:cs="宋体"/>
          <w:sz w:val="24"/>
        </w:rPr>
        <w:t>中。</w:t>
      </w:r>
      <w:bookmarkStart w:id="63" w:name="_Toc482175875"/>
    </w:p>
    <w:p w14:paraId="3DC15397"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并行</w:t>
      </w:r>
      <w:r>
        <w:rPr>
          <w:rFonts w:ascii="黑体" w:eastAsia="黑体" w:hAnsi="黑体" w:cs="宋体"/>
          <w:sz w:val="28"/>
          <w:szCs w:val="28"/>
        </w:rPr>
        <w:t>服务调用</w:t>
      </w:r>
      <w:bookmarkEnd w:id="63"/>
    </w:p>
    <w:p w14:paraId="3CB08B1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可并行调用</w:t>
      </w:r>
      <w:r>
        <w:rPr>
          <w:rFonts w:asciiTheme="minorEastAsia" w:eastAsiaTheme="minorEastAsia" w:hAnsiTheme="minorEastAsia" w:cs="宋体" w:hint="eastAsia"/>
          <w:sz w:val="24"/>
        </w:rPr>
        <w:t>的</w:t>
      </w:r>
      <w:r>
        <w:rPr>
          <w:rFonts w:asciiTheme="minorEastAsia" w:eastAsiaTheme="minorEastAsia" w:hAnsiTheme="minorEastAsia" w:cs="宋体"/>
          <w:sz w:val="24"/>
        </w:rPr>
        <w:t>条件</w:t>
      </w:r>
      <w:r>
        <w:rPr>
          <w:rFonts w:asciiTheme="minorEastAsia" w:eastAsiaTheme="minorEastAsia" w:hAnsiTheme="minorEastAsia" w:cs="宋体" w:hint="eastAsia"/>
          <w:sz w:val="24"/>
        </w:rPr>
        <w:t>有</w:t>
      </w:r>
      <w:r>
        <w:rPr>
          <w:rFonts w:asciiTheme="minorEastAsia" w:eastAsiaTheme="minorEastAsia" w:hAnsiTheme="minorEastAsia" w:cs="宋体"/>
          <w:sz w:val="24"/>
        </w:rPr>
        <w:t>如下</w:t>
      </w:r>
      <w:r>
        <w:rPr>
          <w:rFonts w:asciiTheme="minorEastAsia" w:eastAsiaTheme="minorEastAsia" w:hAnsiTheme="minorEastAsia" w:cs="宋体" w:hint="eastAsia"/>
          <w:sz w:val="24"/>
        </w:rPr>
        <w:t>2点</w:t>
      </w:r>
      <w:r>
        <w:rPr>
          <w:rFonts w:asciiTheme="minorEastAsia" w:eastAsiaTheme="minorEastAsia" w:hAnsiTheme="minorEastAsia" w:cs="宋体"/>
          <w:sz w:val="24"/>
        </w:rPr>
        <w:t>：</w:t>
      </w:r>
      <w:r>
        <w:rPr>
          <w:rFonts w:asciiTheme="minorEastAsia" w:eastAsiaTheme="minorEastAsia" w:hAnsiTheme="minorEastAsia" w:cs="宋体" w:hint="eastAsia"/>
          <w:sz w:val="24"/>
        </w:rPr>
        <w:t>一个长</w:t>
      </w:r>
      <w:r>
        <w:rPr>
          <w:rFonts w:asciiTheme="minorEastAsia" w:eastAsiaTheme="minorEastAsia" w:hAnsiTheme="minorEastAsia" w:cs="宋体"/>
          <w:sz w:val="24"/>
        </w:rPr>
        <w:t>流程业务</w:t>
      </w:r>
      <w:r>
        <w:rPr>
          <w:rFonts w:asciiTheme="minorEastAsia" w:eastAsiaTheme="minorEastAsia" w:hAnsiTheme="minorEastAsia" w:cs="宋体" w:hint="eastAsia"/>
          <w:sz w:val="24"/>
        </w:rPr>
        <w:t>中</w:t>
      </w:r>
      <w:r>
        <w:rPr>
          <w:rFonts w:asciiTheme="minorEastAsia" w:eastAsiaTheme="minorEastAsia" w:hAnsiTheme="minorEastAsia" w:cs="宋体"/>
          <w:sz w:val="24"/>
        </w:rPr>
        <w:t>调用</w:t>
      </w:r>
      <w:r>
        <w:rPr>
          <w:rFonts w:asciiTheme="minorEastAsia" w:eastAsiaTheme="minorEastAsia" w:hAnsiTheme="minorEastAsia" w:cs="宋体" w:hint="eastAsia"/>
          <w:sz w:val="24"/>
        </w:rPr>
        <w:t>几个</w:t>
      </w:r>
      <w:r>
        <w:rPr>
          <w:rFonts w:asciiTheme="minorEastAsia" w:eastAsiaTheme="minorEastAsia" w:hAnsiTheme="minorEastAsia" w:cs="宋体"/>
          <w:sz w:val="24"/>
        </w:rPr>
        <w:t>个服务，</w:t>
      </w:r>
      <w:r>
        <w:rPr>
          <w:rFonts w:asciiTheme="minorEastAsia" w:eastAsiaTheme="minorEastAsia" w:hAnsiTheme="minorEastAsia" w:cs="宋体" w:hint="eastAsia"/>
          <w:sz w:val="24"/>
        </w:rPr>
        <w:t>并且</w:t>
      </w:r>
      <w:r>
        <w:rPr>
          <w:rFonts w:asciiTheme="minorEastAsia" w:eastAsiaTheme="minorEastAsia" w:hAnsiTheme="minorEastAsia" w:cs="宋体"/>
          <w:sz w:val="24"/>
        </w:rPr>
        <w:t>对时</w:t>
      </w:r>
      <w:r>
        <w:rPr>
          <w:rFonts w:asciiTheme="minorEastAsia" w:eastAsiaTheme="minorEastAsia" w:hAnsiTheme="minorEastAsia" w:cs="宋体" w:hint="eastAsia"/>
          <w:sz w:val="24"/>
        </w:rPr>
        <w:t>延比较</w:t>
      </w:r>
      <w:r>
        <w:rPr>
          <w:rFonts w:asciiTheme="minorEastAsia" w:eastAsiaTheme="minorEastAsia" w:hAnsiTheme="minorEastAsia" w:cs="宋体"/>
          <w:sz w:val="24"/>
        </w:rPr>
        <w:t>敏感，其中</w:t>
      </w:r>
      <w:r>
        <w:rPr>
          <w:rFonts w:asciiTheme="minorEastAsia" w:eastAsiaTheme="minorEastAsia" w:hAnsiTheme="minorEastAsia" w:cs="宋体" w:hint="eastAsia"/>
          <w:sz w:val="24"/>
        </w:rPr>
        <w:t>有些</w:t>
      </w:r>
      <w:r>
        <w:rPr>
          <w:rFonts w:asciiTheme="minorEastAsia" w:eastAsiaTheme="minorEastAsia" w:hAnsiTheme="minorEastAsia" w:cs="宋体"/>
          <w:sz w:val="24"/>
        </w:rPr>
        <w:t>逻辑无上下</w:t>
      </w:r>
      <w:r>
        <w:rPr>
          <w:rFonts w:asciiTheme="minorEastAsia" w:eastAsiaTheme="minorEastAsia" w:hAnsiTheme="minorEastAsia" w:cs="宋体" w:hint="eastAsia"/>
          <w:sz w:val="24"/>
        </w:rPr>
        <w:t>文</w:t>
      </w:r>
      <w:r>
        <w:rPr>
          <w:rFonts w:asciiTheme="minorEastAsia" w:eastAsiaTheme="minorEastAsia" w:hAnsiTheme="minorEastAsia" w:cs="宋体"/>
          <w:sz w:val="24"/>
        </w:rPr>
        <w:t>关联。</w:t>
      </w:r>
      <w:r>
        <w:rPr>
          <w:rFonts w:asciiTheme="minorEastAsia" w:eastAsiaTheme="minorEastAsia" w:hAnsiTheme="minorEastAsia" w:cs="宋体" w:hint="eastAsia"/>
          <w:sz w:val="24"/>
        </w:rPr>
        <w:t>多个</w:t>
      </w:r>
      <w:r>
        <w:rPr>
          <w:rFonts w:asciiTheme="minorEastAsia" w:eastAsiaTheme="minorEastAsia" w:hAnsiTheme="minorEastAsia" w:cs="宋体"/>
          <w:sz w:val="24"/>
        </w:rPr>
        <w:t>服务</w:t>
      </w:r>
      <w:r>
        <w:rPr>
          <w:rFonts w:asciiTheme="minorEastAsia" w:eastAsiaTheme="minorEastAsia" w:hAnsiTheme="minorEastAsia" w:cs="宋体" w:hint="eastAsia"/>
          <w:sz w:val="24"/>
        </w:rPr>
        <w:t>没有</w:t>
      </w:r>
      <w:r>
        <w:rPr>
          <w:rFonts w:asciiTheme="minorEastAsia" w:eastAsiaTheme="minorEastAsia" w:hAnsiTheme="minorEastAsia" w:cs="宋体"/>
          <w:sz w:val="24"/>
        </w:rPr>
        <w:t>相互依赖关系，</w:t>
      </w:r>
      <w:r>
        <w:rPr>
          <w:rFonts w:asciiTheme="minorEastAsia" w:eastAsiaTheme="minorEastAsia" w:hAnsiTheme="minorEastAsia" w:cs="宋体" w:hint="eastAsia"/>
          <w:sz w:val="24"/>
        </w:rPr>
        <w:t>没有</w:t>
      </w:r>
      <w:r>
        <w:rPr>
          <w:rFonts w:asciiTheme="minorEastAsia" w:eastAsiaTheme="minorEastAsia" w:hAnsiTheme="minorEastAsia" w:cs="宋体"/>
          <w:sz w:val="24"/>
        </w:rPr>
        <w:t>严格要求</w:t>
      </w:r>
      <w:r>
        <w:rPr>
          <w:rFonts w:asciiTheme="minorEastAsia" w:eastAsiaTheme="minorEastAsia" w:hAnsiTheme="minorEastAsia" w:cs="宋体" w:hint="eastAsia"/>
          <w:sz w:val="24"/>
        </w:rPr>
        <w:t>的</w:t>
      </w:r>
      <w:r>
        <w:rPr>
          <w:rFonts w:asciiTheme="minorEastAsia" w:eastAsiaTheme="minorEastAsia" w:hAnsiTheme="minorEastAsia" w:cs="宋体"/>
          <w:sz w:val="24"/>
        </w:rPr>
        <w:t>执行</w:t>
      </w:r>
      <w:r>
        <w:rPr>
          <w:rFonts w:asciiTheme="minorEastAsia" w:eastAsiaTheme="minorEastAsia" w:hAnsiTheme="minorEastAsia" w:cs="宋体" w:hint="eastAsia"/>
          <w:sz w:val="24"/>
        </w:rPr>
        <w:t>先后顺序。</w:t>
      </w:r>
    </w:p>
    <w:p w14:paraId="5BD3E264" w14:textId="52D4E8E6"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并行服务</w:t>
      </w:r>
      <w:r>
        <w:rPr>
          <w:rFonts w:asciiTheme="minorEastAsia" w:eastAsiaTheme="minorEastAsia" w:hAnsiTheme="minorEastAsia" w:cs="宋体"/>
          <w:sz w:val="24"/>
        </w:rPr>
        <w:t>调用的原理如图</w:t>
      </w:r>
      <w:r>
        <w:rPr>
          <w:rFonts w:asciiTheme="minorEastAsia" w:eastAsiaTheme="minorEastAsia" w:hAnsiTheme="minorEastAsia" w:cs="宋体" w:hint="eastAsia"/>
          <w:sz w:val="24"/>
        </w:rPr>
        <w:t>3.5所</w:t>
      </w:r>
      <w:r>
        <w:rPr>
          <w:rFonts w:asciiTheme="minorEastAsia" w:eastAsiaTheme="minorEastAsia" w:hAnsiTheme="minorEastAsia" w:cs="宋体"/>
          <w:sz w:val="24"/>
        </w:rPr>
        <w:t>示：</w:t>
      </w:r>
      <w:r>
        <w:rPr>
          <w:rFonts w:asciiTheme="minorEastAsia" w:eastAsiaTheme="minorEastAsia" w:hAnsiTheme="minorEastAsia" w:cs="宋体" w:hint="eastAsia"/>
          <w:sz w:val="24"/>
        </w:rPr>
        <w:t>同时</w:t>
      </w:r>
      <w:r>
        <w:rPr>
          <w:rFonts w:asciiTheme="minorEastAsia" w:eastAsiaTheme="minorEastAsia" w:hAnsiTheme="minorEastAsia" w:cs="宋体"/>
          <w:sz w:val="24"/>
        </w:rPr>
        <w:t>发起多个调用，流程fork</w:t>
      </w:r>
      <w:r>
        <w:rPr>
          <w:rFonts w:asciiTheme="minorEastAsia" w:eastAsiaTheme="minorEastAsia" w:hAnsiTheme="minorEastAsia" w:cs="宋体" w:hint="eastAsia"/>
          <w:sz w:val="24"/>
        </w:rPr>
        <w:t>后</w:t>
      </w:r>
      <w:r>
        <w:rPr>
          <w:rFonts w:asciiTheme="minorEastAsia" w:eastAsiaTheme="minorEastAsia" w:hAnsiTheme="minorEastAsia" w:cs="宋体"/>
          <w:sz w:val="24"/>
        </w:rPr>
        <w:t>，再利用Future主动</w:t>
      </w:r>
      <w:r>
        <w:rPr>
          <w:rFonts w:asciiTheme="minorEastAsia" w:eastAsiaTheme="minorEastAsia" w:hAnsiTheme="minorEastAsia" w:cs="宋体" w:hint="eastAsia"/>
          <w:sz w:val="24"/>
        </w:rPr>
        <w:t>等待</w:t>
      </w:r>
      <w:r>
        <w:rPr>
          <w:rFonts w:asciiTheme="minorEastAsia" w:eastAsiaTheme="minorEastAsia" w:hAnsiTheme="minorEastAsia" w:cs="宋体"/>
          <w:sz w:val="24"/>
        </w:rPr>
        <w:t>获取结果，进行结果汇</w:t>
      </w:r>
      <w:r>
        <w:rPr>
          <w:rFonts w:asciiTheme="minorEastAsia" w:eastAsiaTheme="minorEastAsia" w:hAnsiTheme="minorEastAsia" w:cs="宋体" w:hint="eastAsia"/>
          <w:sz w:val="24"/>
        </w:rPr>
        <w:t>集。实现</w:t>
      </w:r>
      <w:r>
        <w:rPr>
          <w:rFonts w:asciiTheme="minorEastAsia" w:eastAsiaTheme="minorEastAsia" w:hAnsiTheme="minorEastAsia" w:cs="宋体"/>
          <w:sz w:val="24"/>
        </w:rPr>
        <w:t>并行服务调用的</w:t>
      </w:r>
      <w:r>
        <w:rPr>
          <w:rFonts w:asciiTheme="minorEastAsia" w:eastAsiaTheme="minorEastAsia" w:hAnsiTheme="minorEastAsia" w:cs="宋体" w:hint="eastAsia"/>
          <w:sz w:val="24"/>
        </w:rPr>
        <w:t>常用</w:t>
      </w:r>
      <w:r>
        <w:rPr>
          <w:rFonts w:asciiTheme="minorEastAsia" w:eastAsiaTheme="minorEastAsia" w:hAnsiTheme="minorEastAsia" w:cs="宋体"/>
          <w:sz w:val="24"/>
        </w:rPr>
        <w:t>方案</w:t>
      </w:r>
      <w:r>
        <w:rPr>
          <w:rFonts w:asciiTheme="minorEastAsia" w:eastAsiaTheme="minorEastAsia" w:hAnsiTheme="minorEastAsia" w:cs="宋体" w:hint="eastAsia"/>
          <w:sz w:val="24"/>
        </w:rPr>
        <w:t>是批量</w:t>
      </w:r>
      <w:r>
        <w:rPr>
          <w:rFonts w:asciiTheme="minorEastAsia" w:eastAsiaTheme="minorEastAsia" w:hAnsiTheme="minorEastAsia" w:cs="宋体"/>
          <w:sz w:val="24"/>
        </w:rPr>
        <w:t>串行服务调用</w:t>
      </w:r>
      <w:r>
        <w:rPr>
          <w:rFonts w:asciiTheme="minorEastAsia" w:eastAsiaTheme="minorEastAsia" w:hAnsiTheme="minorEastAsia" w:cs="宋体" w:hint="eastAsia"/>
          <w:sz w:val="24"/>
        </w:rPr>
        <w:t>。</w:t>
      </w:r>
    </w:p>
    <w:p w14:paraId="6AA100A6" w14:textId="77777777" w:rsidR="00065A3A" w:rsidRDefault="00C41667">
      <w:pPr>
        <w:rPr>
          <w:rFonts w:asciiTheme="minorEastAsia" w:eastAsiaTheme="minorEastAsia" w:hAnsiTheme="minorEastAsia"/>
          <w:bCs/>
          <w:sz w:val="24"/>
        </w:rPr>
      </w:pPr>
      <w:r>
        <w:rPr>
          <w:rFonts w:asciiTheme="minorEastAsia" w:eastAsiaTheme="minorEastAsia" w:hAnsiTheme="minorEastAsia"/>
          <w:noProof/>
          <w:sz w:val="24"/>
        </w:rPr>
        <w:drawing>
          <wp:inline distT="0" distB="0" distL="0" distR="0" wp14:anchorId="6370649C" wp14:editId="69D09BEC">
            <wp:extent cx="5274310" cy="23393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2339340"/>
                    </a:xfrm>
                    <a:prstGeom prst="rect">
                      <a:avLst/>
                    </a:prstGeom>
                  </pic:spPr>
                </pic:pic>
              </a:graphicData>
            </a:graphic>
          </wp:inline>
        </w:drawing>
      </w:r>
    </w:p>
    <w:p w14:paraId="3DA2D6D7" w14:textId="77777777" w:rsidR="00065A3A" w:rsidRDefault="00C41667">
      <w:pPr>
        <w:spacing w:line="400" w:lineRule="atLeast"/>
        <w:ind w:firstLine="420"/>
        <w:rPr>
          <w:rFonts w:asciiTheme="minorEastAsia" w:eastAsiaTheme="minorEastAsia" w:hAnsiTheme="minorEastAsia"/>
          <w:b/>
          <w:sz w:val="24"/>
        </w:rPr>
      </w:pPr>
      <w:r>
        <w:rPr>
          <w:rFonts w:asciiTheme="minorEastAsia" w:eastAsiaTheme="minorEastAsia" w:hAnsiTheme="minorEastAsia" w:hint="eastAsia"/>
          <w:b/>
          <w:sz w:val="24"/>
        </w:rPr>
        <w:t xml:space="preserve">               </w:t>
      </w:r>
      <w:r>
        <w:rPr>
          <w:rFonts w:asciiTheme="minorEastAsia" w:eastAsiaTheme="minorEastAsia" w:hAnsiTheme="minorEastAsia"/>
          <w:b/>
          <w:sz w:val="24"/>
        </w:rPr>
        <w:t xml:space="preserve"> </w:t>
      </w:r>
      <w:r>
        <w:rPr>
          <w:rFonts w:asciiTheme="minorEastAsia" w:eastAsiaTheme="minorEastAsia" w:hAnsiTheme="minorEastAsia" w:hint="eastAsia"/>
          <w:b/>
          <w:sz w:val="24"/>
        </w:rPr>
        <w:t xml:space="preserve"> </w:t>
      </w:r>
      <w:r>
        <w:rPr>
          <w:rFonts w:ascii="楷体" w:eastAsia="楷体" w:hAnsi="楷体" w:hint="eastAsia"/>
          <w:sz w:val="18"/>
          <w:szCs w:val="18"/>
        </w:rPr>
        <w:t>图3.5</w:t>
      </w:r>
      <w:r>
        <w:rPr>
          <w:rFonts w:ascii="楷体" w:eastAsia="楷体" w:hAnsi="楷体"/>
          <w:sz w:val="18"/>
          <w:szCs w:val="18"/>
        </w:rPr>
        <w:t xml:space="preserve">  批量服务调用原理图</w:t>
      </w:r>
    </w:p>
    <w:p w14:paraId="2B18DD95" w14:textId="77777777" w:rsidR="00065A3A" w:rsidRDefault="00C41667">
      <w:pPr>
        <w:pStyle w:val="3"/>
        <w:spacing w:beforeLines="100" w:before="312" w:afterLines="100" w:after="312" w:line="415" w:lineRule="auto"/>
        <w:jc w:val="left"/>
        <w:rPr>
          <w:ins w:id="64" w:author="Wang Wei14(上海_技术部_平台保障_王伟)" w:date="2017-05-27T12:27:00Z"/>
          <w:rFonts w:ascii="黑体" w:eastAsia="黑体" w:hAnsi="黑体"/>
          <w:b w:val="0"/>
        </w:rPr>
      </w:pPr>
      <w:bookmarkStart w:id="65" w:name="_Toc482175876"/>
      <w:bookmarkStart w:id="66" w:name="_Toc483557612"/>
      <w:bookmarkStart w:id="67" w:name="_Toc481258148"/>
      <w:r>
        <w:rPr>
          <w:rFonts w:ascii="黑体" w:eastAsia="黑体" w:hAnsi="黑体" w:hint="eastAsia"/>
          <w:b w:val="0"/>
        </w:rPr>
        <w:t>3.5</w:t>
      </w:r>
      <w:r>
        <w:rPr>
          <w:rFonts w:ascii="黑体" w:eastAsia="黑体" w:hAnsi="黑体"/>
          <w:b w:val="0"/>
        </w:rPr>
        <w:t xml:space="preserve"> RPC通信框架</w:t>
      </w:r>
      <w:bookmarkStart w:id="68" w:name="_Toc482175877"/>
      <w:bookmarkEnd w:id="65"/>
      <w:bookmarkEnd w:id="66"/>
      <w:bookmarkEnd w:id="67"/>
    </w:p>
    <w:p w14:paraId="28DC6E4C" w14:textId="03043C95" w:rsidR="00065A3A" w:rsidRDefault="00474B99" w:rsidP="00974799">
      <w:pPr>
        <w:ind w:firstLine="420"/>
        <w:rPr>
          <w:rFonts w:asciiTheme="minorEastAsia" w:eastAsiaTheme="minorEastAsia" w:hAnsiTheme="minorEastAsia" w:cs="宋体" w:hint="eastAsia"/>
          <w:sz w:val="24"/>
        </w:rPr>
      </w:pPr>
      <w:r w:rsidRPr="00FB54D7">
        <w:rPr>
          <w:rFonts w:asciiTheme="minorEastAsia" w:eastAsiaTheme="minorEastAsia" w:hAnsiTheme="minorEastAsia" w:cs="宋体" w:hint="eastAsia"/>
          <w:sz w:val="24"/>
        </w:rPr>
        <w:t>单</w:t>
      </w:r>
      <w:r w:rsidRPr="00FB54D7">
        <w:rPr>
          <w:rFonts w:asciiTheme="minorEastAsia" w:eastAsiaTheme="minorEastAsia" w:hAnsiTheme="minorEastAsia" w:cs="宋体"/>
          <w:sz w:val="24"/>
        </w:rPr>
        <w:t>机</w:t>
      </w:r>
      <w:r w:rsidRPr="00FB54D7">
        <w:rPr>
          <w:rFonts w:asciiTheme="minorEastAsia" w:eastAsiaTheme="minorEastAsia" w:hAnsiTheme="minorEastAsia" w:cs="宋体" w:hint="eastAsia"/>
          <w:sz w:val="24"/>
        </w:rPr>
        <w:t>版</w:t>
      </w:r>
      <w:r w:rsidRPr="00FB54D7">
        <w:rPr>
          <w:rFonts w:asciiTheme="minorEastAsia" w:eastAsiaTheme="minorEastAsia" w:hAnsiTheme="minorEastAsia" w:cs="宋体"/>
          <w:sz w:val="24"/>
        </w:rPr>
        <w:t>的本地方法调用变成远程服务调用之后，一个高性能</w:t>
      </w:r>
      <w:r w:rsidRPr="00FB54D7">
        <w:rPr>
          <w:rFonts w:asciiTheme="minorEastAsia" w:eastAsiaTheme="minorEastAsia" w:hAnsiTheme="minorEastAsia" w:cs="宋体" w:hint="eastAsia"/>
          <w:sz w:val="24"/>
        </w:rPr>
        <w:t>的</w:t>
      </w:r>
      <w:r w:rsidRPr="00FB54D7">
        <w:rPr>
          <w:rFonts w:asciiTheme="minorEastAsia" w:eastAsiaTheme="minorEastAsia" w:hAnsiTheme="minorEastAsia" w:cs="宋体"/>
          <w:sz w:val="24"/>
        </w:rPr>
        <w:t>通用通信框架</w:t>
      </w:r>
      <w:r w:rsidR="007848AA">
        <w:rPr>
          <w:rFonts w:asciiTheme="minorEastAsia" w:eastAsiaTheme="minorEastAsia" w:hAnsiTheme="minorEastAsia" w:cs="宋体" w:hint="eastAsia"/>
          <w:sz w:val="24"/>
        </w:rPr>
        <w:t>将</w:t>
      </w:r>
      <w:r w:rsidRPr="00FB54D7">
        <w:rPr>
          <w:rFonts w:asciiTheme="minorEastAsia" w:eastAsiaTheme="minorEastAsia" w:hAnsiTheme="minorEastAsia" w:cs="宋体" w:hint="eastAsia"/>
          <w:sz w:val="24"/>
        </w:rPr>
        <w:t>成</w:t>
      </w:r>
      <w:r w:rsidRPr="00FB54D7">
        <w:rPr>
          <w:rFonts w:asciiTheme="minorEastAsia" w:eastAsiaTheme="minorEastAsia" w:hAnsiTheme="minorEastAsia" w:cs="宋体"/>
          <w:sz w:val="24"/>
        </w:rPr>
        <w:t>为分布式服务框架必不可少的组成部分。</w:t>
      </w:r>
      <w:r w:rsidR="00480247">
        <w:rPr>
          <w:rFonts w:asciiTheme="minorEastAsia" w:eastAsiaTheme="minorEastAsia" w:hAnsiTheme="minorEastAsia" w:cs="宋体" w:hint="eastAsia"/>
          <w:sz w:val="24"/>
        </w:rPr>
        <w:t>IO</w:t>
      </w:r>
      <w:r w:rsidR="00480247">
        <w:rPr>
          <w:rFonts w:asciiTheme="minorEastAsia" w:eastAsiaTheme="minorEastAsia" w:hAnsiTheme="minorEastAsia" w:cs="宋体"/>
          <w:sz w:val="24"/>
        </w:rPr>
        <w:t>模型是通信框架性能</w:t>
      </w:r>
      <w:r w:rsidR="00D20F79">
        <w:rPr>
          <w:rFonts w:asciiTheme="minorEastAsia" w:eastAsiaTheme="minorEastAsia" w:hAnsiTheme="minorEastAsia" w:cs="宋体" w:hint="eastAsia"/>
          <w:sz w:val="24"/>
        </w:rPr>
        <w:t>是否好</w:t>
      </w:r>
      <w:r w:rsidR="00480247">
        <w:rPr>
          <w:rFonts w:asciiTheme="minorEastAsia" w:eastAsiaTheme="minorEastAsia" w:hAnsiTheme="minorEastAsia" w:cs="宋体"/>
          <w:sz w:val="24"/>
        </w:rPr>
        <w:t>的关键点。</w:t>
      </w:r>
      <w:r w:rsidR="00AB5FFE">
        <w:rPr>
          <w:rFonts w:asciiTheme="minorEastAsia" w:eastAsiaTheme="minorEastAsia" w:hAnsiTheme="minorEastAsia" w:cs="宋体" w:hint="eastAsia"/>
          <w:sz w:val="24"/>
        </w:rPr>
        <w:t>可靠</w:t>
      </w:r>
      <w:r w:rsidR="00AB5FFE">
        <w:rPr>
          <w:rFonts w:asciiTheme="minorEastAsia" w:eastAsiaTheme="minorEastAsia" w:hAnsiTheme="minorEastAsia" w:cs="宋体"/>
          <w:sz w:val="24"/>
        </w:rPr>
        <w:t>的</w:t>
      </w:r>
      <w:r w:rsidR="00AB5FFE">
        <w:rPr>
          <w:rFonts w:asciiTheme="minorEastAsia" w:eastAsiaTheme="minorEastAsia" w:hAnsiTheme="minorEastAsia" w:cs="宋体" w:hint="eastAsia"/>
          <w:sz w:val="24"/>
        </w:rPr>
        <w:t>底层通信</w:t>
      </w:r>
      <w:r w:rsidR="00AB5FFE">
        <w:rPr>
          <w:rFonts w:asciiTheme="minorEastAsia" w:eastAsiaTheme="minorEastAsia" w:hAnsiTheme="minorEastAsia" w:cs="宋体"/>
          <w:sz w:val="24"/>
        </w:rPr>
        <w:t>框架才能保证服务</w:t>
      </w:r>
      <w:r w:rsidR="00AB5FFE">
        <w:rPr>
          <w:rFonts w:asciiTheme="minorEastAsia" w:eastAsiaTheme="minorEastAsia" w:hAnsiTheme="minorEastAsia" w:cs="宋体" w:hint="eastAsia"/>
          <w:sz w:val="24"/>
        </w:rPr>
        <w:t>框架</w:t>
      </w:r>
      <w:r w:rsidR="00AB5FFE">
        <w:rPr>
          <w:rFonts w:asciiTheme="minorEastAsia" w:eastAsiaTheme="minorEastAsia" w:hAnsiTheme="minorEastAsia" w:cs="宋体"/>
          <w:sz w:val="24"/>
        </w:rPr>
        <w:t>的</w:t>
      </w:r>
      <w:r w:rsidR="00AB5FFE">
        <w:rPr>
          <w:rFonts w:asciiTheme="minorEastAsia" w:eastAsiaTheme="minorEastAsia" w:hAnsiTheme="minorEastAsia" w:cs="宋体" w:hint="eastAsia"/>
          <w:sz w:val="24"/>
        </w:rPr>
        <w:t>可靠</w:t>
      </w:r>
      <w:r w:rsidR="005C5021">
        <w:rPr>
          <w:rFonts w:asciiTheme="minorEastAsia" w:eastAsiaTheme="minorEastAsia" w:hAnsiTheme="minorEastAsia" w:cs="宋体" w:hint="eastAsia"/>
          <w:sz w:val="24"/>
        </w:rPr>
        <w:t>性</w:t>
      </w:r>
      <w:r w:rsidR="00AB5FFE">
        <w:rPr>
          <w:rFonts w:asciiTheme="minorEastAsia" w:eastAsiaTheme="minorEastAsia" w:hAnsiTheme="minorEastAsia" w:cs="宋体" w:hint="eastAsia"/>
          <w:sz w:val="24"/>
        </w:rPr>
        <w:t>。</w:t>
      </w:r>
      <w:bookmarkStart w:id="69" w:name="_Toc482175878"/>
      <w:bookmarkEnd w:id="68"/>
    </w:p>
    <w:bookmarkEnd w:id="69"/>
    <w:p w14:paraId="2B802AE8"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IO</w:t>
      </w:r>
      <w:r>
        <w:rPr>
          <w:rFonts w:ascii="黑体" w:eastAsia="黑体" w:hAnsi="黑体" w:cs="宋体" w:hint="eastAsia"/>
          <w:sz w:val="28"/>
          <w:szCs w:val="28"/>
        </w:rPr>
        <w:t>模型</w:t>
      </w:r>
    </w:p>
    <w:p w14:paraId="6EFAE33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 B</w:t>
      </w:r>
      <w:r>
        <w:rPr>
          <w:rFonts w:asciiTheme="minorEastAsia" w:eastAsiaTheme="minorEastAsia" w:hAnsiTheme="minorEastAsia" w:cs="宋体"/>
          <w:sz w:val="24"/>
        </w:rPr>
        <w:t>IO</w:t>
      </w:r>
      <w:r>
        <w:rPr>
          <w:rFonts w:asciiTheme="minorEastAsia" w:eastAsiaTheme="minorEastAsia" w:hAnsiTheme="minorEastAsia" w:cs="宋体" w:hint="eastAsia"/>
          <w:sz w:val="24"/>
        </w:rPr>
        <w:t>：</w:t>
      </w:r>
      <w:r>
        <w:rPr>
          <w:rFonts w:asciiTheme="minorEastAsia" w:eastAsiaTheme="minorEastAsia" w:hAnsiTheme="minorEastAsia" w:cs="宋体"/>
          <w:sz w:val="24"/>
        </w:rPr>
        <w:t>同步阻塞模式的IO模型</w:t>
      </w:r>
      <w:r>
        <w:rPr>
          <w:rFonts w:asciiTheme="minorEastAsia" w:eastAsiaTheme="minorEastAsia" w:hAnsiTheme="minorEastAsia" w:cs="宋体" w:hint="eastAsia"/>
          <w:sz w:val="24"/>
        </w:rPr>
        <w:t>，</w:t>
      </w:r>
      <w:r>
        <w:rPr>
          <w:rFonts w:asciiTheme="minorEastAsia" w:eastAsiaTheme="minorEastAsia" w:hAnsiTheme="minorEastAsia" w:cs="宋体"/>
          <w:sz w:val="24"/>
        </w:rPr>
        <w:t>其</w:t>
      </w:r>
      <w:r>
        <w:rPr>
          <w:rFonts w:asciiTheme="minorEastAsia" w:eastAsiaTheme="minorEastAsia" w:hAnsiTheme="minorEastAsia" w:cs="宋体" w:hint="eastAsia"/>
          <w:sz w:val="24"/>
        </w:rPr>
        <w:t>性能和可靠性有着巨大的瓶颈。服务端的线程数和客户端数是1比1的关系,所以B</w:t>
      </w:r>
      <w:r>
        <w:rPr>
          <w:rFonts w:asciiTheme="minorEastAsia" w:eastAsiaTheme="minorEastAsia" w:hAnsiTheme="minorEastAsia" w:cs="宋体"/>
          <w:sz w:val="24"/>
        </w:rPr>
        <w:t>IO</w:t>
      </w:r>
      <w:r>
        <w:rPr>
          <w:rFonts w:asciiTheme="minorEastAsia" w:eastAsiaTheme="minorEastAsia" w:hAnsiTheme="minorEastAsia" w:cs="宋体" w:hint="eastAsia"/>
          <w:sz w:val="24"/>
        </w:rPr>
        <w:t>缺乏弹性伸缩能力。显而易见</w:t>
      </w:r>
      <w:r>
        <w:rPr>
          <w:rFonts w:asciiTheme="minorEastAsia" w:eastAsiaTheme="minorEastAsia" w:hAnsiTheme="minorEastAsia" w:cs="宋体"/>
          <w:sz w:val="24"/>
        </w:rPr>
        <w:t>，要构建高性能</w:t>
      </w:r>
      <w:r>
        <w:rPr>
          <w:rFonts w:asciiTheme="minorEastAsia" w:eastAsiaTheme="minorEastAsia" w:hAnsiTheme="minorEastAsia" w:cs="宋体" w:hint="eastAsia"/>
          <w:sz w:val="24"/>
        </w:rPr>
        <w:t>，低</w:t>
      </w:r>
      <w:r>
        <w:rPr>
          <w:rFonts w:asciiTheme="minorEastAsia" w:eastAsiaTheme="minorEastAsia" w:hAnsiTheme="minorEastAsia" w:cs="宋体"/>
          <w:sz w:val="24"/>
        </w:rPr>
        <w:t>延时</w:t>
      </w:r>
      <w:r>
        <w:rPr>
          <w:rFonts w:asciiTheme="minorEastAsia" w:eastAsiaTheme="minorEastAsia" w:hAnsiTheme="minorEastAsia" w:cs="宋体" w:hint="eastAsia"/>
          <w:sz w:val="24"/>
        </w:rPr>
        <w:t>，</w:t>
      </w:r>
      <w:r>
        <w:rPr>
          <w:rFonts w:asciiTheme="minorEastAsia" w:eastAsiaTheme="minorEastAsia" w:hAnsiTheme="minorEastAsia" w:cs="宋体"/>
          <w:sz w:val="24"/>
        </w:rPr>
        <w:t>大并发的应用系统，</w:t>
      </w:r>
      <w:r>
        <w:rPr>
          <w:rFonts w:asciiTheme="minorEastAsia" w:eastAsiaTheme="minorEastAsia" w:hAnsiTheme="minorEastAsia" w:cs="宋体" w:hint="eastAsia"/>
          <w:sz w:val="24"/>
        </w:rPr>
        <w:t>同步</w:t>
      </w:r>
      <w:r>
        <w:rPr>
          <w:rFonts w:asciiTheme="minorEastAsia" w:eastAsiaTheme="minorEastAsia" w:hAnsiTheme="minorEastAsia" w:cs="宋体"/>
          <w:sz w:val="24"/>
        </w:rPr>
        <w:t>阻塞I</w:t>
      </w:r>
      <w:r>
        <w:rPr>
          <w:rFonts w:asciiTheme="minorEastAsia" w:eastAsiaTheme="minorEastAsia" w:hAnsiTheme="minorEastAsia" w:cs="宋体" w:hint="eastAsia"/>
          <w:sz w:val="24"/>
        </w:rPr>
        <w:t>/</w:t>
      </w:r>
      <w:r>
        <w:rPr>
          <w:rFonts w:asciiTheme="minorEastAsia" w:eastAsiaTheme="minorEastAsia" w:hAnsiTheme="minorEastAsia" w:cs="宋体"/>
          <w:sz w:val="24"/>
        </w:rPr>
        <w:t>O</w:t>
      </w:r>
      <w:r>
        <w:rPr>
          <w:rFonts w:asciiTheme="minorEastAsia" w:eastAsiaTheme="minorEastAsia" w:hAnsiTheme="minorEastAsia" w:cs="宋体" w:hint="eastAsia"/>
          <w:sz w:val="24"/>
        </w:rPr>
        <w:t>模型</w:t>
      </w:r>
      <w:r>
        <w:rPr>
          <w:rFonts w:asciiTheme="minorEastAsia" w:eastAsiaTheme="minorEastAsia" w:hAnsiTheme="minorEastAsia" w:cs="宋体"/>
          <w:sz w:val="24"/>
        </w:rPr>
        <w:t>是无法满足性能线性增长和可靠性的。</w:t>
      </w:r>
    </w:p>
    <w:p w14:paraId="29EAB1A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2. </w:t>
      </w:r>
      <w:r>
        <w:rPr>
          <w:rFonts w:asciiTheme="minorEastAsia" w:eastAsiaTheme="minorEastAsia" w:hAnsiTheme="minorEastAsia" w:cs="宋体" w:hint="eastAsia"/>
          <w:sz w:val="24"/>
        </w:rPr>
        <w:t>N</w:t>
      </w:r>
      <w:r>
        <w:rPr>
          <w:rFonts w:asciiTheme="minorEastAsia" w:eastAsiaTheme="minorEastAsia" w:hAnsiTheme="minorEastAsia" w:cs="宋体"/>
          <w:sz w:val="24"/>
        </w:rPr>
        <w:t>IO</w:t>
      </w:r>
      <w:r>
        <w:rPr>
          <w:rFonts w:asciiTheme="minorEastAsia" w:eastAsiaTheme="minorEastAsia" w:hAnsiTheme="minorEastAsia" w:cs="宋体" w:hint="eastAsia"/>
          <w:sz w:val="24"/>
        </w:rPr>
        <w:t>：I/O多路复用技术把多个I/O的阻塞复用到同一个</w:t>
      </w:r>
      <w:r>
        <w:rPr>
          <w:rFonts w:asciiTheme="minorEastAsia" w:eastAsiaTheme="minorEastAsia" w:hAnsiTheme="minorEastAsia" w:cs="宋体"/>
          <w:sz w:val="24"/>
        </w:rPr>
        <w:t>reactor</w:t>
      </w:r>
      <w:r>
        <w:rPr>
          <w:rFonts w:asciiTheme="minorEastAsia" w:eastAsiaTheme="minorEastAsia" w:hAnsiTheme="minorEastAsia" w:cs="宋体" w:hint="eastAsia"/>
          <w:sz w:val="24"/>
        </w:rPr>
        <w:t>线程的阻塞上。系统开销小是I/O多路复用技术的优势。NIO的非阻塞模式可以</w:t>
      </w:r>
      <w:r>
        <w:rPr>
          <w:rFonts w:asciiTheme="minorEastAsia" w:eastAsiaTheme="minorEastAsia" w:hAnsiTheme="minorEastAsia" w:cs="宋体"/>
          <w:sz w:val="24"/>
        </w:rPr>
        <w:t>开发</w:t>
      </w:r>
      <w:r>
        <w:rPr>
          <w:rFonts w:asciiTheme="minorEastAsia" w:eastAsiaTheme="minorEastAsia" w:hAnsiTheme="minorEastAsia" w:cs="宋体" w:hint="eastAsia"/>
          <w:sz w:val="24"/>
        </w:rPr>
        <w:t>高</w:t>
      </w:r>
      <w:r>
        <w:rPr>
          <w:rFonts w:asciiTheme="minorEastAsia" w:eastAsiaTheme="minorEastAsia" w:hAnsiTheme="minorEastAsia" w:cs="宋体" w:hint="eastAsia"/>
          <w:sz w:val="24"/>
        </w:rPr>
        <w:lastRenderedPageBreak/>
        <w:t>负载，高并发的网络应用开发。</w:t>
      </w:r>
    </w:p>
    <w:p w14:paraId="2BAD5DC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一个</w:t>
      </w:r>
      <w:r>
        <w:rPr>
          <w:rFonts w:asciiTheme="minorEastAsia" w:eastAsiaTheme="minorEastAsia" w:hAnsiTheme="minorEastAsia" w:cs="宋体" w:hint="eastAsia"/>
          <w:sz w:val="24"/>
        </w:rPr>
        <w:t>reactor</w:t>
      </w:r>
      <w:r>
        <w:rPr>
          <w:rFonts w:asciiTheme="minorEastAsia" w:eastAsiaTheme="minorEastAsia" w:hAnsiTheme="minorEastAsia" w:cs="宋体"/>
          <w:sz w:val="24"/>
        </w:rPr>
        <w:t>线程</w:t>
      </w:r>
      <w:r>
        <w:rPr>
          <w:rFonts w:asciiTheme="minorEastAsia" w:eastAsiaTheme="minorEastAsia" w:hAnsiTheme="minorEastAsia" w:cs="宋体" w:hint="eastAsia"/>
          <w:sz w:val="24"/>
        </w:rPr>
        <w:t>中</w:t>
      </w:r>
      <w:r>
        <w:rPr>
          <w:rFonts w:asciiTheme="minorEastAsia" w:eastAsiaTheme="minorEastAsia" w:hAnsiTheme="minorEastAsia" w:cs="宋体"/>
          <w:sz w:val="24"/>
        </w:rPr>
        <w:t>的多路复用器可以同时轮询多个</w:t>
      </w:r>
      <w:r>
        <w:rPr>
          <w:rFonts w:asciiTheme="minorEastAsia" w:eastAsiaTheme="minorEastAsia" w:hAnsiTheme="minorEastAsia" w:cs="宋体" w:hint="eastAsia"/>
          <w:sz w:val="24"/>
        </w:rPr>
        <w:t>通道</w:t>
      </w:r>
      <w:r>
        <w:rPr>
          <w:rFonts w:asciiTheme="minorEastAsia" w:eastAsiaTheme="minorEastAsia" w:hAnsiTheme="minorEastAsia" w:cs="宋体"/>
          <w:sz w:val="24"/>
        </w:rPr>
        <w:t>，</w:t>
      </w:r>
      <w:r>
        <w:rPr>
          <w:rFonts w:asciiTheme="minorEastAsia" w:eastAsiaTheme="minorEastAsia" w:hAnsiTheme="minorEastAsia" w:cs="宋体" w:hint="eastAsia"/>
          <w:sz w:val="24"/>
        </w:rPr>
        <w:t>由于</w:t>
      </w:r>
      <w:r>
        <w:rPr>
          <w:rFonts w:asciiTheme="minorEastAsia" w:eastAsiaTheme="minorEastAsia" w:hAnsiTheme="minorEastAsia" w:cs="宋体"/>
          <w:sz w:val="24"/>
        </w:rPr>
        <w:t>JDK nio的底层</w:t>
      </w:r>
      <w:r>
        <w:rPr>
          <w:rFonts w:asciiTheme="minorEastAsia" w:eastAsiaTheme="minorEastAsia" w:hAnsiTheme="minorEastAsia" w:cs="宋体" w:hint="eastAsia"/>
          <w:sz w:val="24"/>
        </w:rPr>
        <w:t>使用</w:t>
      </w:r>
      <w:r>
        <w:rPr>
          <w:rFonts w:asciiTheme="minorEastAsia" w:eastAsiaTheme="minorEastAsia" w:hAnsiTheme="minorEastAsia" w:cs="宋体"/>
          <w:sz w:val="24"/>
        </w:rPr>
        <w:t>了epoll代替</w:t>
      </w:r>
      <w:r>
        <w:rPr>
          <w:rFonts w:asciiTheme="minorEastAsia" w:eastAsiaTheme="minorEastAsia" w:hAnsiTheme="minorEastAsia" w:cs="宋体" w:hint="eastAsia"/>
          <w:sz w:val="24"/>
        </w:rPr>
        <w:t>了以前</w:t>
      </w:r>
      <w:r>
        <w:rPr>
          <w:rFonts w:asciiTheme="minorEastAsia" w:eastAsiaTheme="minorEastAsia" w:hAnsiTheme="minorEastAsia" w:cs="宋体"/>
          <w:sz w:val="24"/>
        </w:rPr>
        <w:t>的select实现，所以</w:t>
      </w:r>
      <w:r>
        <w:rPr>
          <w:rFonts w:asciiTheme="minorEastAsia" w:eastAsiaTheme="minorEastAsia" w:hAnsiTheme="minorEastAsia" w:cs="宋体" w:hint="eastAsia"/>
          <w:sz w:val="24"/>
        </w:rPr>
        <w:t>它可以</w:t>
      </w:r>
      <w:r>
        <w:rPr>
          <w:rFonts w:asciiTheme="minorEastAsia" w:eastAsiaTheme="minorEastAsia" w:hAnsiTheme="minorEastAsia" w:cs="宋体"/>
          <w:sz w:val="24"/>
        </w:rPr>
        <w:t>可以</w:t>
      </w:r>
      <w:r>
        <w:rPr>
          <w:rFonts w:asciiTheme="minorEastAsia" w:eastAsiaTheme="minorEastAsia" w:hAnsiTheme="minorEastAsia" w:cs="宋体" w:hint="eastAsia"/>
          <w:sz w:val="24"/>
        </w:rPr>
        <w:t>接入</w:t>
      </w:r>
      <w:r>
        <w:rPr>
          <w:rFonts w:asciiTheme="minorEastAsia" w:eastAsiaTheme="minorEastAsia" w:hAnsiTheme="minorEastAsia" w:cs="宋体"/>
          <w:sz w:val="24"/>
        </w:rPr>
        <w:t>成千上万的客户端</w:t>
      </w:r>
      <w:r>
        <w:rPr>
          <w:rFonts w:asciiTheme="minorEastAsia" w:eastAsiaTheme="minorEastAsia" w:hAnsiTheme="minorEastAsia" w:cs="宋体" w:hint="eastAsia"/>
          <w:sz w:val="24"/>
        </w:rPr>
        <w:t>，</w:t>
      </w:r>
      <w:r>
        <w:rPr>
          <w:rFonts w:asciiTheme="minorEastAsia" w:eastAsiaTheme="minorEastAsia" w:hAnsiTheme="minorEastAsia" w:cs="宋体"/>
          <w:sz w:val="24"/>
        </w:rPr>
        <w:t>因为它没有最大连接句柄的限制。</w:t>
      </w:r>
    </w:p>
    <w:p w14:paraId="34F48C6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3. Actor</w:t>
      </w:r>
      <w:r>
        <w:rPr>
          <w:rFonts w:asciiTheme="minorEastAsia" w:eastAsiaTheme="minorEastAsia" w:hAnsiTheme="minorEastAsia" w:cs="宋体" w:hint="eastAsia"/>
          <w:sz w:val="24"/>
        </w:rPr>
        <w:t>：</w:t>
      </w:r>
      <w:r>
        <w:rPr>
          <w:rFonts w:asciiTheme="minorEastAsia" w:eastAsiaTheme="minorEastAsia" w:hAnsiTheme="minorEastAsia" w:cs="宋体"/>
          <w:sz w:val="24"/>
        </w:rPr>
        <w:t>全异步化事件驱动</w:t>
      </w:r>
      <w:r>
        <w:rPr>
          <w:rFonts w:asciiTheme="minorEastAsia" w:eastAsiaTheme="minorEastAsia" w:hAnsiTheme="minorEastAsia" w:cs="宋体" w:hint="eastAsia"/>
          <w:sz w:val="24"/>
        </w:rPr>
        <w:t>。</w:t>
      </w:r>
    </w:p>
    <w:p w14:paraId="24BAA90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通用并发编程模型</w:t>
      </w:r>
      <w:r>
        <w:rPr>
          <w:rFonts w:asciiTheme="minorEastAsia" w:eastAsiaTheme="minorEastAsia" w:hAnsiTheme="minorEastAsia" w:cs="宋体" w:hint="eastAsia"/>
          <w:sz w:val="24"/>
        </w:rPr>
        <w:t>中</w:t>
      </w:r>
      <w:r>
        <w:rPr>
          <w:rFonts w:asciiTheme="minorEastAsia" w:eastAsiaTheme="minorEastAsia" w:hAnsiTheme="minorEastAsia" w:cs="宋体"/>
          <w:sz w:val="24"/>
        </w:rPr>
        <w:t>A</w:t>
      </w:r>
      <w:r>
        <w:rPr>
          <w:rFonts w:asciiTheme="minorEastAsia" w:eastAsiaTheme="minorEastAsia" w:hAnsiTheme="minorEastAsia" w:cs="宋体" w:hint="eastAsia"/>
          <w:sz w:val="24"/>
        </w:rPr>
        <w:t>ctor</w:t>
      </w:r>
      <w:r>
        <w:rPr>
          <w:rFonts w:asciiTheme="minorEastAsia" w:eastAsiaTheme="minorEastAsia" w:hAnsiTheme="minorEastAsia" w:cs="宋体"/>
          <w:sz w:val="24"/>
        </w:rPr>
        <w:t>模式是一种</w:t>
      </w:r>
      <w:r>
        <w:rPr>
          <w:rFonts w:asciiTheme="minorEastAsia" w:eastAsiaTheme="minorEastAsia" w:hAnsiTheme="minorEastAsia" w:cs="宋体" w:hint="eastAsia"/>
          <w:sz w:val="24"/>
        </w:rPr>
        <w:t>适用</w:t>
      </w:r>
      <w:r>
        <w:rPr>
          <w:rFonts w:asciiTheme="minorEastAsia" w:eastAsiaTheme="minorEastAsia" w:hAnsiTheme="minorEastAsia" w:cs="宋体"/>
          <w:sz w:val="24"/>
        </w:rPr>
        <w:t>性</w:t>
      </w:r>
      <w:r>
        <w:rPr>
          <w:rFonts w:asciiTheme="minorEastAsia" w:eastAsiaTheme="minorEastAsia" w:hAnsiTheme="minorEastAsia" w:cs="宋体" w:hint="eastAsia"/>
          <w:sz w:val="24"/>
        </w:rPr>
        <w:t>很</w:t>
      </w:r>
      <w:r>
        <w:rPr>
          <w:rFonts w:asciiTheme="minorEastAsia" w:eastAsiaTheme="minorEastAsia" w:hAnsiTheme="minorEastAsia" w:cs="宋体"/>
          <w:sz w:val="24"/>
        </w:rPr>
        <w:t>好的</w:t>
      </w:r>
      <w:r>
        <w:rPr>
          <w:rFonts w:asciiTheme="minorEastAsia" w:eastAsiaTheme="minorEastAsia" w:hAnsiTheme="minorEastAsia" w:cs="宋体" w:hint="eastAsia"/>
          <w:sz w:val="24"/>
        </w:rPr>
        <w:t>模型</w:t>
      </w:r>
      <w:r>
        <w:rPr>
          <w:rFonts w:asciiTheme="minorEastAsia" w:eastAsiaTheme="minorEastAsia" w:hAnsiTheme="minorEastAsia" w:cs="宋体"/>
          <w:sz w:val="24"/>
        </w:rPr>
        <w:t>。</w:t>
      </w:r>
      <w:r>
        <w:rPr>
          <w:rFonts w:asciiTheme="minorEastAsia" w:eastAsiaTheme="minorEastAsia" w:hAnsiTheme="minorEastAsia" w:cs="宋体" w:hint="eastAsia"/>
          <w:sz w:val="24"/>
        </w:rPr>
        <w:t>Actor能</w:t>
      </w:r>
      <w:r>
        <w:rPr>
          <w:rFonts w:asciiTheme="minorEastAsia" w:eastAsiaTheme="minorEastAsia" w:hAnsiTheme="minorEastAsia" w:cs="宋体"/>
          <w:sz w:val="24"/>
        </w:rPr>
        <w:t>提供</w:t>
      </w:r>
      <w:r>
        <w:rPr>
          <w:rFonts w:asciiTheme="minorEastAsia" w:eastAsiaTheme="minorEastAsia" w:hAnsiTheme="minorEastAsia" w:cs="宋体" w:hint="eastAsia"/>
          <w:sz w:val="24"/>
        </w:rPr>
        <w:t>很好</w:t>
      </w:r>
      <w:r>
        <w:rPr>
          <w:rFonts w:asciiTheme="minorEastAsia" w:eastAsiaTheme="minorEastAsia" w:hAnsiTheme="minorEastAsia" w:cs="宋体"/>
          <w:sz w:val="24"/>
        </w:rPr>
        <w:t>的容错性</w:t>
      </w:r>
      <w:r>
        <w:rPr>
          <w:rFonts w:asciiTheme="minorEastAsia" w:eastAsiaTheme="minorEastAsia" w:hAnsiTheme="minorEastAsia" w:cs="宋体" w:hint="eastAsia"/>
          <w:sz w:val="24"/>
        </w:rPr>
        <w:t>，</w:t>
      </w:r>
      <w:r>
        <w:rPr>
          <w:rFonts w:asciiTheme="minorEastAsia" w:eastAsiaTheme="minorEastAsia" w:hAnsiTheme="minorEastAsia" w:cs="宋体"/>
          <w:sz w:val="24"/>
        </w:rPr>
        <w:t>适合解决分布式的问题</w:t>
      </w:r>
      <w:r>
        <w:rPr>
          <w:rFonts w:asciiTheme="minorEastAsia" w:eastAsiaTheme="minorEastAsia" w:hAnsiTheme="minorEastAsia" w:cs="宋体" w:hint="eastAsia"/>
          <w:sz w:val="24"/>
        </w:rPr>
        <w:t>，也</w:t>
      </w:r>
      <w:r>
        <w:rPr>
          <w:rFonts w:asciiTheme="minorEastAsia" w:eastAsiaTheme="minorEastAsia" w:hAnsiTheme="minorEastAsia" w:cs="宋体"/>
          <w:sz w:val="24"/>
        </w:rPr>
        <w:t>可以应用于共享内存架构和分布式内存架构。</w:t>
      </w:r>
    </w:p>
    <w:p w14:paraId="27F33D1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Actor</w:t>
      </w:r>
      <w:r>
        <w:rPr>
          <w:rFonts w:asciiTheme="minorEastAsia" w:eastAsiaTheme="minorEastAsia" w:hAnsiTheme="minorEastAsia" w:cs="宋体" w:hint="eastAsia"/>
          <w:sz w:val="24"/>
        </w:rPr>
        <w:t>模型</w:t>
      </w:r>
      <w:r>
        <w:rPr>
          <w:rFonts w:asciiTheme="minorEastAsia" w:eastAsiaTheme="minorEastAsia" w:hAnsiTheme="minorEastAsia" w:cs="宋体"/>
          <w:sz w:val="24"/>
        </w:rPr>
        <w:t>保留了可变状态，</w:t>
      </w:r>
      <w:r>
        <w:rPr>
          <w:rFonts w:asciiTheme="minorEastAsia" w:eastAsiaTheme="minorEastAsia" w:hAnsiTheme="minorEastAsia" w:cs="宋体" w:hint="eastAsia"/>
          <w:sz w:val="24"/>
        </w:rPr>
        <w:t>但</w:t>
      </w:r>
      <w:r>
        <w:rPr>
          <w:rFonts w:asciiTheme="minorEastAsia" w:eastAsiaTheme="minorEastAsia" w:hAnsiTheme="minorEastAsia" w:cs="宋体"/>
          <w:sz w:val="24"/>
        </w:rPr>
        <w:t>不进行</w:t>
      </w:r>
      <w:r>
        <w:rPr>
          <w:rFonts w:asciiTheme="minorEastAsia" w:eastAsiaTheme="minorEastAsia" w:hAnsiTheme="minorEastAsia" w:cs="宋体" w:hint="eastAsia"/>
          <w:sz w:val="24"/>
        </w:rPr>
        <w:t>共享</w:t>
      </w:r>
      <w:r>
        <w:rPr>
          <w:rFonts w:asciiTheme="minorEastAsia" w:eastAsiaTheme="minorEastAsia" w:hAnsiTheme="minorEastAsia" w:cs="宋体"/>
          <w:sz w:val="24"/>
        </w:rPr>
        <w:t>可变状态。A</w:t>
      </w:r>
      <w:r>
        <w:rPr>
          <w:rFonts w:asciiTheme="minorEastAsia" w:eastAsiaTheme="minorEastAsia" w:hAnsiTheme="minorEastAsia" w:cs="宋体" w:hint="eastAsia"/>
          <w:sz w:val="24"/>
        </w:rPr>
        <w:t>ctor封装</w:t>
      </w:r>
      <w:r>
        <w:rPr>
          <w:rFonts w:asciiTheme="minorEastAsia" w:eastAsiaTheme="minorEastAsia" w:hAnsiTheme="minorEastAsia" w:cs="宋体"/>
          <w:sz w:val="24"/>
        </w:rPr>
        <w:t>了状态，并通过消息与其他actor通信。A</w:t>
      </w:r>
      <w:r>
        <w:rPr>
          <w:rFonts w:asciiTheme="minorEastAsia" w:eastAsiaTheme="minorEastAsia" w:hAnsiTheme="minorEastAsia" w:cs="宋体" w:hint="eastAsia"/>
          <w:sz w:val="24"/>
        </w:rPr>
        <w:t>ctor类似</w:t>
      </w:r>
      <w:r>
        <w:rPr>
          <w:rFonts w:asciiTheme="minorEastAsia" w:eastAsiaTheme="minorEastAsia" w:hAnsiTheme="minorEastAsia" w:cs="宋体"/>
          <w:sz w:val="24"/>
        </w:rPr>
        <w:t>于面向对象中的对象</w:t>
      </w:r>
      <w:r>
        <w:rPr>
          <w:rFonts w:asciiTheme="minorEastAsia" w:eastAsiaTheme="minorEastAsia" w:hAnsiTheme="minorEastAsia" w:cs="宋体" w:hint="eastAsia"/>
          <w:sz w:val="24"/>
        </w:rPr>
        <w:t>。</w:t>
      </w:r>
      <w:r>
        <w:rPr>
          <w:rFonts w:asciiTheme="minorEastAsia" w:eastAsiaTheme="minorEastAsia" w:hAnsiTheme="minorEastAsia" w:cs="宋体"/>
          <w:sz w:val="24"/>
        </w:rPr>
        <w:t>两者</w:t>
      </w:r>
      <w:r>
        <w:rPr>
          <w:rFonts w:asciiTheme="minorEastAsia" w:eastAsiaTheme="minorEastAsia" w:hAnsiTheme="minorEastAsia" w:cs="宋体" w:hint="eastAsia"/>
          <w:sz w:val="24"/>
        </w:rPr>
        <w:t>的</w:t>
      </w:r>
      <w:r>
        <w:rPr>
          <w:rFonts w:asciiTheme="minorEastAsia" w:eastAsiaTheme="minorEastAsia" w:hAnsiTheme="minorEastAsia" w:cs="宋体"/>
          <w:sz w:val="24"/>
        </w:rPr>
        <w:t>区别是所有actor可以同时运行，</w:t>
      </w:r>
      <w:r>
        <w:rPr>
          <w:rFonts w:asciiTheme="minorEastAsia" w:eastAsiaTheme="minorEastAsia" w:hAnsiTheme="minorEastAsia" w:cs="宋体" w:hint="eastAsia"/>
          <w:sz w:val="24"/>
        </w:rPr>
        <w:t>而且</w:t>
      </w:r>
      <w:r>
        <w:rPr>
          <w:rFonts w:asciiTheme="minorEastAsia" w:eastAsiaTheme="minorEastAsia" w:hAnsiTheme="minorEastAsia" w:cs="宋体"/>
          <w:sz w:val="24"/>
        </w:rPr>
        <w:t>，与OO</w:t>
      </w:r>
      <w:r>
        <w:rPr>
          <w:rFonts w:asciiTheme="minorEastAsia" w:eastAsiaTheme="minorEastAsia" w:hAnsiTheme="minorEastAsia" w:cs="宋体" w:hint="eastAsia"/>
          <w:sz w:val="24"/>
        </w:rPr>
        <w:t>式</w:t>
      </w:r>
      <w:r>
        <w:rPr>
          <w:rFonts w:asciiTheme="minorEastAsia" w:eastAsiaTheme="minorEastAsia" w:hAnsiTheme="minorEastAsia" w:cs="宋体"/>
          <w:sz w:val="24"/>
        </w:rPr>
        <w:t>的“</w:t>
      </w:r>
      <w:r>
        <w:rPr>
          <w:rFonts w:asciiTheme="minorEastAsia" w:eastAsiaTheme="minorEastAsia" w:hAnsiTheme="minorEastAsia" w:cs="宋体" w:hint="eastAsia"/>
          <w:sz w:val="24"/>
        </w:rPr>
        <w:t>消息</w:t>
      </w:r>
      <w:r>
        <w:rPr>
          <w:rFonts w:asciiTheme="minorEastAsia" w:eastAsiaTheme="minorEastAsia" w:hAnsiTheme="minorEastAsia" w:cs="宋体"/>
          <w:sz w:val="24"/>
        </w:rPr>
        <w:t>传递”</w:t>
      </w:r>
      <w:r>
        <w:rPr>
          <w:rFonts w:asciiTheme="minorEastAsia" w:eastAsiaTheme="minorEastAsia" w:hAnsiTheme="minorEastAsia" w:cs="宋体" w:hint="eastAsia"/>
          <w:sz w:val="24"/>
        </w:rPr>
        <w:t>不同</w:t>
      </w:r>
      <w:r>
        <w:rPr>
          <w:rFonts w:asciiTheme="minorEastAsia" w:eastAsiaTheme="minorEastAsia" w:hAnsiTheme="minorEastAsia" w:cs="宋体"/>
          <w:sz w:val="24"/>
        </w:rPr>
        <w:t>，actor之间的消息传递是真实的在传递消息。</w:t>
      </w:r>
    </w:p>
    <w:p w14:paraId="397AB8FA" w14:textId="77777777" w:rsidR="00065A3A" w:rsidRDefault="00C41667">
      <w:bookmarkStart w:id="70" w:name="_Toc482175879"/>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可靠性设计</w:t>
      </w:r>
      <w:bookmarkEnd w:id="70"/>
    </w:p>
    <w:p w14:paraId="341715B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hint="eastAsia"/>
          <w:sz w:val="24"/>
        </w:rPr>
        <w:t>1.</w:t>
      </w:r>
      <w:r>
        <w:rPr>
          <w:rFonts w:asciiTheme="minorEastAsia" w:eastAsiaTheme="minorEastAsia" w:hAnsiTheme="minorEastAsia" w:cs="宋体" w:hint="eastAsia"/>
          <w:sz w:val="24"/>
        </w:rPr>
        <w:t xml:space="preserve"> 链路有效性检测</w:t>
      </w:r>
    </w:p>
    <w:p w14:paraId="74A86DC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周期性的对链路进行有效性的检测可以解决链路的可靠性问题。目前通用的实现方式是用心跳检测。心跳检测目的是确认对端存活并且能够正常收发消息。心跳检测机制有请求-响应型(Ping-pong形)和双向心跳型（Ping-ping型</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w:t>
      </w:r>
    </w:p>
    <w:p w14:paraId="7C88983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发生心跳超时后要关闭链路，然后由客户端发起重新连接</w:t>
      </w:r>
      <w:r>
        <w:rPr>
          <w:rFonts w:asciiTheme="minorEastAsia" w:eastAsiaTheme="minorEastAsia" w:hAnsiTheme="minorEastAsia" w:cs="宋体"/>
          <w:sz w:val="24"/>
        </w:rPr>
        <w:t>的</w:t>
      </w:r>
      <w:r>
        <w:rPr>
          <w:rFonts w:asciiTheme="minorEastAsia" w:eastAsiaTheme="minorEastAsia" w:hAnsiTheme="minorEastAsia" w:cs="宋体" w:hint="eastAsia"/>
          <w:sz w:val="24"/>
        </w:rPr>
        <w:t>操作，保证链路能恢复到</w:t>
      </w:r>
      <w:r>
        <w:rPr>
          <w:rFonts w:asciiTheme="minorEastAsia" w:eastAsiaTheme="minorEastAsia" w:hAnsiTheme="minorEastAsia" w:cs="宋体"/>
          <w:sz w:val="24"/>
        </w:rPr>
        <w:t>正常的状态</w:t>
      </w:r>
      <w:r>
        <w:rPr>
          <w:rFonts w:asciiTheme="minorEastAsia" w:eastAsiaTheme="minorEastAsia" w:hAnsiTheme="minorEastAsia" w:cs="宋体" w:hint="eastAsia"/>
          <w:sz w:val="24"/>
        </w:rPr>
        <w:t xml:space="preserve">。 </w:t>
      </w:r>
    </w:p>
    <w:p w14:paraId="1F44CB9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2. </w:t>
      </w:r>
      <w:r>
        <w:rPr>
          <w:rFonts w:asciiTheme="minorEastAsia" w:eastAsiaTheme="minorEastAsia" w:hAnsiTheme="minorEastAsia" w:cs="宋体" w:hint="eastAsia"/>
          <w:sz w:val="24"/>
        </w:rPr>
        <w:t>重连机制</w:t>
      </w:r>
    </w:p>
    <w:p w14:paraId="2D43A76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客户端检测到链路中断后，等待t时间，会发起重连操作，如果重连后还是失败，间隔周期t后再发起重连，直到重连成功。</w:t>
      </w:r>
    </w:p>
    <w:p w14:paraId="1779760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在首次断连时客户端需要等待t时间后再重连，而不是失败后就马上重连，这是为了保证服务端有足够的时间释放资源。</w:t>
      </w:r>
    </w:p>
    <w:p w14:paraId="29B0D39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任何情况下的重连失败，客户端都要保证自身的资源被及时释放，</w:t>
      </w:r>
      <w:r>
        <w:rPr>
          <w:rFonts w:asciiTheme="minorEastAsia" w:eastAsiaTheme="minorEastAsia" w:hAnsiTheme="minorEastAsia" w:cs="宋体"/>
          <w:sz w:val="24"/>
        </w:rPr>
        <w:t>以防止内存</w:t>
      </w:r>
      <w:r>
        <w:rPr>
          <w:rFonts w:asciiTheme="minorEastAsia" w:eastAsiaTheme="minorEastAsia" w:hAnsiTheme="minorEastAsia" w:cs="宋体" w:hint="eastAsia"/>
          <w:sz w:val="24"/>
        </w:rPr>
        <w:t>泄漏</w:t>
      </w:r>
      <w:r>
        <w:rPr>
          <w:rFonts w:asciiTheme="minorEastAsia" w:eastAsiaTheme="minorEastAsia" w:hAnsiTheme="minorEastAsia" w:cs="宋体"/>
          <w:sz w:val="24"/>
        </w:rPr>
        <w:t>的情况。</w:t>
      </w:r>
    </w:p>
    <w:p w14:paraId="7FB114EC" w14:textId="77777777" w:rsidR="00065A3A" w:rsidRDefault="00C41667">
      <w:pPr>
        <w:pStyle w:val="3"/>
        <w:spacing w:beforeLines="100" w:before="312" w:afterLines="100" w:after="312" w:line="415" w:lineRule="auto"/>
        <w:jc w:val="left"/>
        <w:rPr>
          <w:rFonts w:ascii="黑体" w:eastAsia="黑体" w:hAnsi="黑体"/>
          <w:b w:val="0"/>
        </w:rPr>
      </w:pPr>
      <w:bookmarkStart w:id="71" w:name="_Toc483557613"/>
      <w:bookmarkStart w:id="72" w:name="_Toc481258149"/>
      <w:bookmarkStart w:id="73" w:name="_Toc482175880"/>
      <w:r>
        <w:rPr>
          <w:rFonts w:ascii="黑体" w:eastAsia="黑体" w:hAnsi="黑体" w:hint="eastAsia"/>
          <w:b w:val="0"/>
        </w:rPr>
        <w:t>3.6 服务</w:t>
      </w:r>
      <w:r>
        <w:rPr>
          <w:rFonts w:ascii="黑体" w:eastAsia="黑体" w:hAnsi="黑体"/>
          <w:b w:val="0"/>
        </w:rPr>
        <w:t>发布</w:t>
      </w:r>
      <w:r>
        <w:rPr>
          <w:rFonts w:ascii="黑体" w:eastAsia="黑体" w:hAnsi="黑体" w:hint="eastAsia"/>
          <w:b w:val="0"/>
        </w:rPr>
        <w:t>和引用</w:t>
      </w:r>
      <w:bookmarkEnd w:id="71"/>
      <w:bookmarkEnd w:id="72"/>
      <w:bookmarkEnd w:id="73"/>
    </w:p>
    <w:p w14:paraId="477CAB3A" w14:textId="74E7B556" w:rsidR="00065A3A" w:rsidRDefault="00D525A9" w:rsidP="00005B11">
      <w:pPr>
        <w:ind w:firstLineChars="250" w:firstLine="600"/>
        <w:rPr>
          <w:rFonts w:asciiTheme="minorEastAsia" w:eastAsiaTheme="minorEastAsia" w:hAnsiTheme="minorEastAsia"/>
          <w:sz w:val="24"/>
        </w:rPr>
      </w:pPr>
      <w:r>
        <w:rPr>
          <w:rFonts w:asciiTheme="minorEastAsia" w:eastAsiaTheme="minorEastAsia" w:hAnsiTheme="minorEastAsia" w:hint="eastAsia"/>
          <w:sz w:val="24"/>
        </w:rPr>
        <w:t>服务</w:t>
      </w:r>
      <w:r>
        <w:rPr>
          <w:rFonts w:asciiTheme="minorEastAsia" w:eastAsiaTheme="minorEastAsia" w:hAnsiTheme="minorEastAsia"/>
          <w:sz w:val="24"/>
        </w:rPr>
        <w:t>提供者需要支持通过配置、注释、API调用等方式，把本地接口发布成远程服务；对于消费者，可以通过对等的方式引用远程服务提供者，实现服务的发布</w:t>
      </w:r>
      <w:r>
        <w:rPr>
          <w:rFonts w:asciiTheme="minorEastAsia" w:eastAsiaTheme="minorEastAsia" w:hAnsiTheme="minorEastAsia" w:hint="eastAsia"/>
          <w:sz w:val="24"/>
        </w:rPr>
        <w:t>和引用</w:t>
      </w:r>
      <w:r>
        <w:rPr>
          <w:rFonts w:asciiTheme="minorEastAsia" w:eastAsiaTheme="minorEastAsia" w:hAnsiTheme="minorEastAsia"/>
          <w:sz w:val="24"/>
        </w:rPr>
        <w:t>。</w:t>
      </w:r>
      <w:r w:rsidR="00C41667">
        <w:rPr>
          <w:rFonts w:asciiTheme="minorEastAsia" w:eastAsiaTheme="minorEastAsia" w:hAnsiTheme="minorEastAsia" w:hint="eastAsia"/>
          <w:sz w:val="24"/>
        </w:rPr>
        <w:t>服务</w:t>
      </w:r>
      <w:r w:rsidR="00C41667">
        <w:rPr>
          <w:rFonts w:asciiTheme="minorEastAsia" w:eastAsiaTheme="minorEastAsia" w:hAnsiTheme="minorEastAsia"/>
          <w:sz w:val="24"/>
        </w:rPr>
        <w:t>发布和应用是指</w:t>
      </w:r>
      <w:r w:rsidR="00C41667">
        <w:rPr>
          <w:rFonts w:asciiTheme="minorEastAsia" w:eastAsiaTheme="minorEastAsia" w:hAnsiTheme="minorEastAsia" w:hint="eastAsia"/>
          <w:sz w:val="24"/>
        </w:rPr>
        <w:t>业务</w:t>
      </w:r>
      <w:r w:rsidR="00C41667">
        <w:rPr>
          <w:rFonts w:asciiTheme="minorEastAsia" w:eastAsiaTheme="minorEastAsia" w:hAnsiTheme="minorEastAsia"/>
          <w:sz w:val="24"/>
        </w:rPr>
        <w:t>定义的抽象接口发布</w:t>
      </w:r>
      <w:r w:rsidR="00C41667">
        <w:rPr>
          <w:rFonts w:asciiTheme="minorEastAsia" w:eastAsiaTheme="minorEastAsia" w:hAnsiTheme="minorEastAsia" w:hint="eastAsia"/>
          <w:sz w:val="24"/>
        </w:rPr>
        <w:t>（export</w:t>
      </w:r>
      <w:r w:rsidR="00C41667">
        <w:rPr>
          <w:rFonts w:asciiTheme="minorEastAsia" w:eastAsiaTheme="minorEastAsia" w:hAnsiTheme="minorEastAsia"/>
          <w:sz w:val="24"/>
        </w:rPr>
        <w:t>）为服务</w:t>
      </w:r>
      <w:r w:rsidR="00C41667">
        <w:rPr>
          <w:rFonts w:asciiTheme="minorEastAsia" w:eastAsiaTheme="minorEastAsia" w:hAnsiTheme="minorEastAsia" w:hint="eastAsia"/>
          <w:sz w:val="24"/>
        </w:rPr>
        <w:t>的</w:t>
      </w:r>
      <w:r w:rsidR="00C41667">
        <w:rPr>
          <w:rFonts w:asciiTheme="minorEastAsia" w:eastAsiaTheme="minorEastAsia" w:hAnsiTheme="minorEastAsia"/>
          <w:sz w:val="24"/>
        </w:rPr>
        <w:t>过程。</w:t>
      </w:r>
    </w:p>
    <w:p w14:paraId="14C1B5E7"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sz w:val="28"/>
          <w:szCs w:val="28"/>
        </w:rPr>
        <w:t>发布形式</w:t>
      </w:r>
    </w:p>
    <w:p w14:paraId="666C0C9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服务</w:t>
      </w:r>
      <w:r>
        <w:rPr>
          <w:rFonts w:asciiTheme="minorEastAsia" w:eastAsiaTheme="minorEastAsia" w:hAnsiTheme="minorEastAsia" w:cs="宋体"/>
          <w:sz w:val="24"/>
        </w:rPr>
        <w:t>发布</w:t>
      </w:r>
      <w:r>
        <w:rPr>
          <w:rFonts w:asciiTheme="minorEastAsia" w:eastAsiaTheme="minorEastAsia" w:hAnsiTheme="minorEastAsia" w:cs="宋体" w:hint="eastAsia"/>
          <w:sz w:val="24"/>
        </w:rPr>
        <w:t>通常</w:t>
      </w:r>
      <w:r>
        <w:rPr>
          <w:rFonts w:asciiTheme="minorEastAsia" w:eastAsiaTheme="minorEastAsia" w:hAnsiTheme="minorEastAsia" w:cs="宋体"/>
          <w:sz w:val="24"/>
        </w:rPr>
        <w:t>存在三种服务发布形式</w:t>
      </w:r>
      <w:r>
        <w:rPr>
          <w:rFonts w:asciiTheme="minorEastAsia" w:eastAsiaTheme="minorEastAsia" w:hAnsiTheme="minorEastAsia" w:cs="宋体" w:hint="eastAsia"/>
          <w:sz w:val="24"/>
        </w:rPr>
        <w:t>,</w:t>
      </w:r>
      <w:r>
        <w:rPr>
          <w:rFonts w:asciiTheme="minorEastAsia" w:eastAsiaTheme="minorEastAsia" w:hAnsiTheme="minorEastAsia" w:cs="宋体"/>
          <w:sz w:val="24"/>
        </w:rPr>
        <w:t>如</w:t>
      </w:r>
      <w:r>
        <w:rPr>
          <w:rFonts w:asciiTheme="minorEastAsia" w:eastAsiaTheme="minorEastAsia" w:hAnsiTheme="minorEastAsia" w:cs="宋体" w:hint="eastAsia"/>
          <w:sz w:val="24"/>
        </w:rPr>
        <w:t>表3.1所</w:t>
      </w:r>
      <w:r>
        <w:rPr>
          <w:rFonts w:asciiTheme="minorEastAsia" w:eastAsiaTheme="minorEastAsia" w:hAnsiTheme="minorEastAsia" w:cs="宋体"/>
          <w:sz w:val="24"/>
        </w:rPr>
        <w:t>示：</w:t>
      </w:r>
    </w:p>
    <w:p w14:paraId="5A2D2852" w14:textId="77777777" w:rsidR="00065A3A" w:rsidRDefault="00C41667">
      <w:pPr>
        <w:ind w:firstLineChars="1500" w:firstLine="2700"/>
        <w:rPr>
          <w:rFonts w:asciiTheme="minorEastAsia" w:eastAsiaTheme="minorEastAsia" w:hAnsiTheme="minorEastAsia"/>
          <w:sz w:val="24"/>
        </w:rPr>
      </w:pPr>
      <w:r>
        <w:rPr>
          <w:rFonts w:ascii="楷体" w:eastAsia="楷体" w:hAnsi="楷体" w:hint="eastAsia"/>
          <w:sz w:val="18"/>
          <w:szCs w:val="18"/>
        </w:rPr>
        <w:t>表3.1</w:t>
      </w:r>
      <w:r>
        <w:rPr>
          <w:rFonts w:ascii="楷体" w:eastAsia="楷体" w:hAnsi="楷体"/>
          <w:sz w:val="18"/>
          <w:szCs w:val="18"/>
        </w:rPr>
        <w:t xml:space="preserve"> </w:t>
      </w:r>
      <w:r>
        <w:rPr>
          <w:rFonts w:ascii="楷体" w:eastAsia="楷体" w:hAnsi="楷体" w:hint="eastAsia"/>
          <w:sz w:val="18"/>
          <w:szCs w:val="18"/>
        </w:rPr>
        <w:t>服务</w:t>
      </w:r>
      <w:r>
        <w:rPr>
          <w:rFonts w:ascii="楷体" w:eastAsia="楷体" w:hAnsi="楷体"/>
          <w:sz w:val="18"/>
          <w:szCs w:val="18"/>
        </w:rPr>
        <w:t>发布</w:t>
      </w:r>
      <w:r>
        <w:rPr>
          <w:rFonts w:ascii="楷体" w:eastAsia="楷体" w:hAnsi="楷体" w:hint="eastAsia"/>
          <w:sz w:val="18"/>
          <w:szCs w:val="18"/>
        </w:rPr>
        <w:t>的</w:t>
      </w:r>
      <w:r>
        <w:rPr>
          <w:rFonts w:ascii="楷体" w:eastAsia="楷体" w:hAnsi="楷体"/>
          <w:sz w:val="18"/>
          <w:szCs w:val="18"/>
        </w:rPr>
        <w:t>三种方式</w:t>
      </w:r>
    </w:p>
    <w:tbl>
      <w:tblPr>
        <w:tblStyle w:val="af"/>
        <w:tblW w:w="8217" w:type="dxa"/>
        <w:tblLayout w:type="fixed"/>
        <w:tblLook w:val="04A0" w:firstRow="1" w:lastRow="0" w:firstColumn="1" w:lastColumn="0" w:noHBand="0" w:noVBand="1"/>
      </w:tblPr>
      <w:tblGrid>
        <w:gridCol w:w="2765"/>
        <w:gridCol w:w="2759"/>
        <w:gridCol w:w="2693"/>
      </w:tblGrid>
      <w:tr w:rsidR="00065A3A" w14:paraId="6BCF08B6" w14:textId="77777777">
        <w:tc>
          <w:tcPr>
            <w:tcW w:w="2765" w:type="dxa"/>
          </w:tcPr>
          <w:p w14:paraId="1170B599" w14:textId="77777777" w:rsidR="00065A3A" w:rsidRDefault="00C41667">
            <w:pPr>
              <w:rPr>
                <w:rFonts w:asciiTheme="minorEastAsia" w:eastAsiaTheme="minorEastAsia" w:hAnsiTheme="minorEastAsia"/>
                <w:b/>
                <w:sz w:val="24"/>
              </w:rPr>
            </w:pPr>
            <w:r>
              <w:rPr>
                <w:rFonts w:asciiTheme="minorEastAsia" w:eastAsiaTheme="minorEastAsia" w:hAnsiTheme="minorEastAsia" w:hint="eastAsia"/>
                <w:b/>
                <w:sz w:val="24"/>
              </w:rPr>
              <w:t>服务</w:t>
            </w:r>
            <w:r>
              <w:rPr>
                <w:rFonts w:asciiTheme="minorEastAsia" w:eastAsiaTheme="minorEastAsia" w:hAnsiTheme="minorEastAsia"/>
                <w:b/>
                <w:sz w:val="24"/>
              </w:rPr>
              <w:t>发布方式</w:t>
            </w:r>
          </w:p>
        </w:tc>
        <w:tc>
          <w:tcPr>
            <w:tcW w:w="2759" w:type="dxa"/>
          </w:tcPr>
          <w:p w14:paraId="2BF35FF6" w14:textId="77777777" w:rsidR="00065A3A" w:rsidRDefault="00C41667">
            <w:pPr>
              <w:rPr>
                <w:rFonts w:asciiTheme="minorEastAsia" w:eastAsiaTheme="minorEastAsia" w:hAnsiTheme="minorEastAsia"/>
                <w:b/>
                <w:sz w:val="24"/>
              </w:rPr>
            </w:pPr>
            <w:r>
              <w:rPr>
                <w:rFonts w:asciiTheme="minorEastAsia" w:eastAsiaTheme="minorEastAsia" w:hAnsiTheme="minorEastAsia" w:hint="eastAsia"/>
                <w:b/>
                <w:sz w:val="24"/>
              </w:rPr>
              <w:t>优势</w:t>
            </w:r>
          </w:p>
        </w:tc>
        <w:tc>
          <w:tcPr>
            <w:tcW w:w="2693" w:type="dxa"/>
          </w:tcPr>
          <w:p w14:paraId="32B52EBE" w14:textId="77777777" w:rsidR="00065A3A" w:rsidRDefault="00C41667">
            <w:pPr>
              <w:rPr>
                <w:rFonts w:asciiTheme="minorEastAsia" w:eastAsiaTheme="minorEastAsia" w:hAnsiTheme="minorEastAsia"/>
                <w:b/>
                <w:sz w:val="24"/>
              </w:rPr>
            </w:pPr>
            <w:r>
              <w:rPr>
                <w:rFonts w:asciiTheme="minorEastAsia" w:eastAsiaTheme="minorEastAsia" w:hAnsiTheme="minorEastAsia" w:hint="eastAsia"/>
                <w:b/>
                <w:sz w:val="24"/>
              </w:rPr>
              <w:t>劣势</w:t>
            </w:r>
          </w:p>
        </w:tc>
      </w:tr>
      <w:tr w:rsidR="00065A3A" w14:paraId="12FB3ECB" w14:textId="77777777">
        <w:tc>
          <w:tcPr>
            <w:tcW w:w="2765" w:type="dxa"/>
          </w:tcPr>
          <w:p w14:paraId="008E1838" w14:textId="77777777" w:rsidR="00065A3A" w:rsidRDefault="00C41667">
            <w:pPr>
              <w:rPr>
                <w:rFonts w:asciiTheme="minorEastAsia" w:eastAsiaTheme="minorEastAsia" w:hAnsiTheme="minorEastAsia"/>
                <w:sz w:val="24"/>
              </w:rPr>
            </w:pPr>
            <w:r>
              <w:rPr>
                <w:rFonts w:asciiTheme="minorEastAsia" w:eastAsiaTheme="minorEastAsia" w:hAnsiTheme="minorEastAsia"/>
                <w:sz w:val="24"/>
              </w:rPr>
              <w:t>X</w:t>
            </w:r>
            <w:r>
              <w:rPr>
                <w:rFonts w:asciiTheme="minorEastAsia" w:eastAsiaTheme="minorEastAsia" w:hAnsiTheme="minorEastAsia" w:hint="eastAsia"/>
                <w:sz w:val="24"/>
              </w:rPr>
              <w:t>ml</w:t>
            </w:r>
            <w:r>
              <w:rPr>
                <w:rFonts w:asciiTheme="minorEastAsia" w:eastAsiaTheme="minorEastAsia" w:hAnsiTheme="minorEastAsia"/>
                <w:sz w:val="24"/>
              </w:rPr>
              <w:t>配置化</w:t>
            </w:r>
          </w:p>
        </w:tc>
        <w:tc>
          <w:tcPr>
            <w:tcW w:w="2759" w:type="dxa"/>
          </w:tcPr>
          <w:p w14:paraId="6643D79C"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1.服务框架对</w:t>
            </w:r>
            <w:r>
              <w:rPr>
                <w:rFonts w:asciiTheme="minorEastAsia" w:eastAsiaTheme="minorEastAsia" w:hAnsiTheme="minorEastAsia"/>
                <w:sz w:val="24"/>
              </w:rPr>
              <w:t>业务代码零</w:t>
            </w:r>
            <w:r>
              <w:rPr>
                <w:rFonts w:asciiTheme="minorEastAsia" w:eastAsiaTheme="minorEastAsia" w:hAnsiTheme="minorEastAsia" w:hint="eastAsia"/>
                <w:sz w:val="24"/>
              </w:rPr>
              <w:t>侵入</w:t>
            </w:r>
          </w:p>
          <w:p w14:paraId="53B36F83" w14:textId="77777777" w:rsidR="00065A3A" w:rsidRDefault="00C41667">
            <w:pPr>
              <w:rPr>
                <w:rFonts w:asciiTheme="minorEastAsia" w:eastAsiaTheme="minorEastAsia" w:hAnsiTheme="minorEastAsia"/>
                <w:sz w:val="24"/>
              </w:rPr>
            </w:pPr>
            <w:r>
              <w:rPr>
                <w:rFonts w:asciiTheme="minorEastAsia" w:eastAsiaTheme="minorEastAsia" w:hAnsiTheme="minorEastAsia"/>
                <w:sz w:val="24"/>
              </w:rPr>
              <w:t>2.</w:t>
            </w:r>
            <w:r>
              <w:rPr>
                <w:rFonts w:asciiTheme="minorEastAsia" w:eastAsiaTheme="minorEastAsia" w:hAnsiTheme="minorEastAsia" w:hint="eastAsia"/>
                <w:sz w:val="24"/>
              </w:rPr>
              <w:t>扩展</w:t>
            </w:r>
            <w:r>
              <w:rPr>
                <w:rFonts w:asciiTheme="minorEastAsia" w:eastAsiaTheme="minorEastAsia" w:hAnsiTheme="minorEastAsia"/>
                <w:sz w:val="24"/>
              </w:rPr>
              <w:t>和修改方便</w:t>
            </w:r>
          </w:p>
          <w:p w14:paraId="25C9D2DA" w14:textId="77777777" w:rsidR="00065A3A" w:rsidRDefault="00C41667">
            <w:pPr>
              <w:rPr>
                <w:rFonts w:asciiTheme="minorEastAsia" w:eastAsiaTheme="minorEastAsia" w:hAnsiTheme="minorEastAsia"/>
                <w:sz w:val="24"/>
              </w:rPr>
            </w:pPr>
            <w:r>
              <w:rPr>
                <w:rFonts w:asciiTheme="minorEastAsia" w:eastAsiaTheme="minorEastAsia" w:hAnsiTheme="minorEastAsia"/>
                <w:sz w:val="24"/>
              </w:rPr>
              <w:t>3.</w:t>
            </w:r>
            <w:r>
              <w:rPr>
                <w:rFonts w:asciiTheme="minorEastAsia" w:eastAsiaTheme="minorEastAsia" w:hAnsiTheme="minorEastAsia" w:hint="eastAsia"/>
                <w:sz w:val="24"/>
              </w:rPr>
              <w:t>修改</w:t>
            </w:r>
            <w:r>
              <w:rPr>
                <w:rFonts w:asciiTheme="minorEastAsia" w:eastAsiaTheme="minorEastAsia" w:hAnsiTheme="minorEastAsia"/>
                <w:sz w:val="24"/>
              </w:rPr>
              <w:t>配置</w:t>
            </w:r>
            <w:r>
              <w:rPr>
                <w:rFonts w:asciiTheme="minorEastAsia" w:eastAsiaTheme="minorEastAsia" w:hAnsiTheme="minorEastAsia" w:hint="eastAsia"/>
                <w:sz w:val="24"/>
              </w:rPr>
              <w:t>不</w:t>
            </w:r>
            <w:r>
              <w:rPr>
                <w:rFonts w:asciiTheme="minorEastAsia" w:eastAsiaTheme="minorEastAsia" w:hAnsiTheme="minorEastAsia"/>
                <w:sz w:val="24"/>
              </w:rPr>
              <w:t>需要重新编译代码</w:t>
            </w:r>
          </w:p>
        </w:tc>
        <w:tc>
          <w:tcPr>
            <w:tcW w:w="2693" w:type="dxa"/>
          </w:tcPr>
          <w:p w14:paraId="4AAABC01"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无</w:t>
            </w:r>
          </w:p>
        </w:tc>
      </w:tr>
      <w:tr w:rsidR="00065A3A" w14:paraId="192FDA1A" w14:textId="77777777">
        <w:tc>
          <w:tcPr>
            <w:tcW w:w="2765" w:type="dxa"/>
          </w:tcPr>
          <w:p w14:paraId="4BA4AFB6"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注释</w:t>
            </w:r>
          </w:p>
        </w:tc>
        <w:tc>
          <w:tcPr>
            <w:tcW w:w="2759" w:type="dxa"/>
          </w:tcPr>
          <w:p w14:paraId="07F5BB47"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1.对</w:t>
            </w:r>
            <w:r>
              <w:rPr>
                <w:rFonts w:asciiTheme="minorEastAsia" w:eastAsiaTheme="minorEastAsia" w:hAnsiTheme="minorEastAsia"/>
                <w:sz w:val="24"/>
              </w:rPr>
              <w:t>业务代码低侵入                        2.</w:t>
            </w:r>
            <w:r>
              <w:rPr>
                <w:rFonts w:asciiTheme="minorEastAsia" w:eastAsiaTheme="minorEastAsia" w:hAnsiTheme="minorEastAsia" w:hint="eastAsia"/>
                <w:sz w:val="24"/>
              </w:rPr>
              <w:t>扩展</w:t>
            </w:r>
            <w:r>
              <w:rPr>
                <w:rFonts w:asciiTheme="minorEastAsia" w:eastAsiaTheme="minorEastAsia" w:hAnsiTheme="minorEastAsia"/>
                <w:sz w:val="24"/>
              </w:rPr>
              <w:t>和</w:t>
            </w:r>
            <w:r>
              <w:rPr>
                <w:rFonts w:asciiTheme="minorEastAsia" w:eastAsiaTheme="minorEastAsia" w:hAnsiTheme="minorEastAsia" w:hint="eastAsia"/>
                <w:sz w:val="24"/>
              </w:rPr>
              <w:t>修改</w:t>
            </w:r>
            <w:r>
              <w:rPr>
                <w:rFonts w:asciiTheme="minorEastAsia" w:eastAsiaTheme="minorEastAsia" w:hAnsiTheme="minorEastAsia"/>
                <w:sz w:val="24"/>
              </w:rPr>
              <w:t>方便</w:t>
            </w:r>
          </w:p>
        </w:tc>
        <w:tc>
          <w:tcPr>
            <w:tcW w:w="2693" w:type="dxa"/>
          </w:tcPr>
          <w:p w14:paraId="791E4451"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修改配置需要</w:t>
            </w:r>
            <w:r>
              <w:rPr>
                <w:rFonts w:asciiTheme="minorEastAsia" w:eastAsiaTheme="minorEastAsia" w:hAnsiTheme="minorEastAsia"/>
                <w:sz w:val="24"/>
              </w:rPr>
              <w:t>重新编译代码</w:t>
            </w:r>
          </w:p>
        </w:tc>
      </w:tr>
      <w:tr w:rsidR="00065A3A" w14:paraId="2780E351" w14:textId="77777777">
        <w:tc>
          <w:tcPr>
            <w:tcW w:w="2765" w:type="dxa"/>
          </w:tcPr>
          <w:p w14:paraId="5BCEE8E4" w14:textId="77777777" w:rsidR="00065A3A" w:rsidRDefault="00C41667">
            <w:pPr>
              <w:rPr>
                <w:rFonts w:asciiTheme="minorEastAsia" w:eastAsiaTheme="minorEastAsia" w:hAnsiTheme="minorEastAsia"/>
                <w:sz w:val="24"/>
              </w:rPr>
            </w:pPr>
            <w:r>
              <w:rPr>
                <w:rFonts w:asciiTheme="minorEastAsia" w:eastAsiaTheme="minorEastAsia" w:hAnsiTheme="minorEastAsia"/>
                <w:sz w:val="24"/>
              </w:rPr>
              <w:t>Api调用</w:t>
            </w:r>
          </w:p>
        </w:tc>
        <w:tc>
          <w:tcPr>
            <w:tcW w:w="2759" w:type="dxa"/>
          </w:tcPr>
          <w:p w14:paraId="2BC95DAD"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无</w:t>
            </w:r>
          </w:p>
        </w:tc>
        <w:tc>
          <w:tcPr>
            <w:tcW w:w="2693" w:type="dxa"/>
          </w:tcPr>
          <w:p w14:paraId="671B906F"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1.对</w:t>
            </w:r>
            <w:r>
              <w:rPr>
                <w:rFonts w:asciiTheme="minorEastAsia" w:eastAsiaTheme="minorEastAsia" w:hAnsiTheme="minorEastAsia"/>
                <w:sz w:val="24"/>
              </w:rPr>
              <w:t>业务</w:t>
            </w:r>
            <w:r>
              <w:rPr>
                <w:rFonts w:asciiTheme="minorEastAsia" w:eastAsiaTheme="minorEastAsia" w:hAnsiTheme="minorEastAsia" w:hint="eastAsia"/>
                <w:sz w:val="24"/>
              </w:rPr>
              <w:t>代码侵入</w:t>
            </w:r>
            <w:r>
              <w:rPr>
                <w:rFonts w:asciiTheme="minorEastAsia" w:eastAsiaTheme="minorEastAsia" w:hAnsiTheme="minorEastAsia"/>
                <w:sz w:val="24"/>
              </w:rPr>
              <w:t>较强                        2.</w:t>
            </w:r>
            <w:r>
              <w:rPr>
                <w:rFonts w:asciiTheme="minorEastAsia" w:eastAsiaTheme="minorEastAsia" w:hAnsiTheme="minorEastAsia" w:hint="eastAsia"/>
                <w:sz w:val="24"/>
              </w:rPr>
              <w:t>容易</w:t>
            </w:r>
            <w:r>
              <w:rPr>
                <w:rFonts w:asciiTheme="minorEastAsia" w:eastAsiaTheme="minorEastAsia" w:hAnsiTheme="minorEastAsia"/>
                <w:sz w:val="24"/>
              </w:rPr>
              <w:t>与某种具体的服务框架绑定                          3.</w:t>
            </w:r>
            <w:r>
              <w:rPr>
                <w:rFonts w:asciiTheme="minorEastAsia" w:eastAsiaTheme="minorEastAsia" w:hAnsiTheme="minorEastAsia" w:hint="eastAsia"/>
                <w:sz w:val="24"/>
              </w:rPr>
              <w:t>修改</w:t>
            </w:r>
            <w:r>
              <w:rPr>
                <w:rFonts w:asciiTheme="minorEastAsia" w:eastAsiaTheme="minorEastAsia" w:hAnsiTheme="minorEastAsia"/>
                <w:sz w:val="24"/>
              </w:rPr>
              <w:t>之后需要重新编译</w:t>
            </w:r>
          </w:p>
        </w:tc>
      </w:tr>
    </w:tbl>
    <w:p w14:paraId="169D70F9" w14:textId="77777777" w:rsidR="00065A3A" w:rsidRDefault="00C41667">
      <w:pPr>
        <w:ind w:firstLine="420"/>
        <w:rPr>
          <w:rFonts w:asciiTheme="minorEastAsia" w:eastAsiaTheme="minorEastAsia" w:hAnsiTheme="minorEastAsia"/>
          <w:sz w:val="24"/>
        </w:rPr>
      </w:pPr>
      <w:r>
        <w:rPr>
          <w:rFonts w:asciiTheme="minorEastAsia" w:eastAsiaTheme="minorEastAsia" w:hAnsiTheme="minorEastAsia" w:hint="eastAsia"/>
          <w:sz w:val="24"/>
        </w:rPr>
        <w:t>采用</w:t>
      </w:r>
      <w:r>
        <w:rPr>
          <w:rFonts w:asciiTheme="minorEastAsia" w:eastAsiaTheme="minorEastAsia" w:hAnsiTheme="minorEastAsia"/>
          <w:sz w:val="24"/>
        </w:rPr>
        <w:t>xml配置化的方式发布服务是最佳选择，</w:t>
      </w:r>
      <w:r>
        <w:rPr>
          <w:rFonts w:asciiTheme="minorEastAsia" w:eastAsiaTheme="minorEastAsia" w:hAnsiTheme="minorEastAsia" w:hint="eastAsia"/>
          <w:sz w:val="24"/>
        </w:rPr>
        <w:t>这</w:t>
      </w:r>
      <w:r>
        <w:rPr>
          <w:rFonts w:asciiTheme="minorEastAsia" w:eastAsiaTheme="minorEastAsia" w:hAnsiTheme="minorEastAsia"/>
          <w:sz w:val="24"/>
        </w:rPr>
        <w:t>也是大多数服务</w:t>
      </w:r>
      <w:r>
        <w:rPr>
          <w:rFonts w:asciiTheme="minorEastAsia" w:eastAsiaTheme="minorEastAsia" w:hAnsiTheme="minorEastAsia" w:hint="eastAsia"/>
          <w:sz w:val="24"/>
        </w:rPr>
        <w:t>框架</w:t>
      </w:r>
      <w:r>
        <w:rPr>
          <w:rFonts w:asciiTheme="minorEastAsia" w:eastAsiaTheme="minorEastAsia" w:hAnsiTheme="minorEastAsia"/>
          <w:sz w:val="24"/>
        </w:rPr>
        <w:t>推荐采用配置化方式发布服务的主要原因。</w:t>
      </w:r>
      <w:bookmarkStart w:id="74" w:name="_Toc482175881"/>
    </w:p>
    <w:p w14:paraId="3103AC11" w14:textId="77777777" w:rsidR="00065A3A" w:rsidRDefault="00C41667">
      <w:pPr>
        <w:rPr>
          <w:rFonts w:asciiTheme="minorEastAsia" w:eastAsiaTheme="minorEastAsia" w:hAnsiTheme="minorEastAsia"/>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服务</w:t>
      </w:r>
      <w:r>
        <w:rPr>
          <w:rFonts w:ascii="黑体" w:eastAsia="黑体" w:hAnsi="黑体" w:cs="宋体"/>
          <w:sz w:val="28"/>
          <w:szCs w:val="28"/>
        </w:rPr>
        <w:t>提供者</w:t>
      </w:r>
      <w:r>
        <w:rPr>
          <w:rFonts w:ascii="黑体" w:eastAsia="黑体" w:hAnsi="黑体" w:cs="宋体" w:hint="eastAsia"/>
          <w:sz w:val="28"/>
          <w:szCs w:val="28"/>
        </w:rPr>
        <w:t>本地</w:t>
      </w:r>
      <w:r>
        <w:rPr>
          <w:rFonts w:ascii="黑体" w:eastAsia="黑体" w:hAnsi="黑体" w:cs="宋体"/>
          <w:sz w:val="28"/>
          <w:szCs w:val="28"/>
        </w:rPr>
        <w:t>实现类封装成代理</w:t>
      </w:r>
      <w:bookmarkEnd w:id="74"/>
    </w:p>
    <w:p w14:paraId="74ECD71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对于服务端</w:t>
      </w:r>
      <w:r>
        <w:rPr>
          <w:rFonts w:asciiTheme="minorEastAsia" w:eastAsiaTheme="minorEastAsia" w:hAnsiTheme="minorEastAsia" w:cs="宋体"/>
          <w:sz w:val="24"/>
        </w:rPr>
        <w:t>，将本地实现类</w:t>
      </w:r>
      <w:r>
        <w:rPr>
          <w:rFonts w:asciiTheme="minorEastAsia" w:eastAsiaTheme="minorEastAsia" w:hAnsiTheme="minorEastAsia" w:cs="宋体" w:hint="eastAsia"/>
          <w:sz w:val="24"/>
        </w:rPr>
        <w:t>封装</w:t>
      </w:r>
      <w:r>
        <w:rPr>
          <w:rFonts w:asciiTheme="minorEastAsia" w:eastAsiaTheme="minorEastAsia" w:hAnsiTheme="minorEastAsia" w:cs="宋体"/>
          <w:sz w:val="24"/>
        </w:rPr>
        <w:t>成代理对象不是必需的；可以利用工具类将</w:t>
      </w:r>
      <w:r>
        <w:rPr>
          <w:rFonts w:asciiTheme="minorEastAsia" w:eastAsiaTheme="minorEastAsia" w:hAnsiTheme="minorEastAsia" w:cs="宋体" w:hint="eastAsia"/>
          <w:sz w:val="24"/>
        </w:rPr>
        <w:t>地址</w:t>
      </w:r>
      <w:r>
        <w:rPr>
          <w:rFonts w:asciiTheme="minorEastAsia" w:eastAsiaTheme="minorEastAsia" w:hAnsiTheme="minorEastAsia" w:cs="宋体"/>
          <w:sz w:val="24"/>
        </w:rPr>
        <w:t>信息注册到服务注册中心。</w:t>
      </w:r>
    </w:p>
    <w:p w14:paraId="3D03D80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采用</w:t>
      </w:r>
      <w:r>
        <w:rPr>
          <w:rFonts w:asciiTheme="minorEastAsia" w:eastAsiaTheme="minorEastAsia" w:hAnsiTheme="minorEastAsia" w:cs="宋体"/>
          <w:sz w:val="24"/>
        </w:rPr>
        <w:t>动态代理的好处有</w:t>
      </w:r>
      <w:r>
        <w:rPr>
          <w:rFonts w:asciiTheme="minorEastAsia" w:eastAsiaTheme="minorEastAsia" w:hAnsiTheme="minorEastAsia" w:cs="宋体" w:hint="eastAsia"/>
          <w:sz w:val="24"/>
        </w:rPr>
        <w:t>3个</w:t>
      </w:r>
      <w:r>
        <w:rPr>
          <w:rFonts w:asciiTheme="minorEastAsia" w:eastAsiaTheme="minorEastAsia" w:hAnsiTheme="minorEastAsia" w:cs="宋体"/>
          <w:sz w:val="24"/>
        </w:rPr>
        <w:t>：</w:t>
      </w:r>
    </w:p>
    <w:p w14:paraId="578291F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1.</w:t>
      </w:r>
      <w:r>
        <w:rPr>
          <w:rFonts w:asciiTheme="minorEastAsia" w:eastAsiaTheme="minorEastAsia" w:hAnsiTheme="minorEastAsia" w:cs="宋体" w:hint="eastAsia"/>
          <w:sz w:val="24"/>
        </w:rPr>
        <w:t>服务</w:t>
      </w:r>
      <w:r>
        <w:rPr>
          <w:rFonts w:asciiTheme="minorEastAsia" w:eastAsiaTheme="minorEastAsia" w:hAnsiTheme="minorEastAsia" w:cs="宋体"/>
          <w:sz w:val="24"/>
        </w:rPr>
        <w:t>的发布流程是相似的，通过抽象代理层，可以对服务发布行为本身进行封装和抽象。</w:t>
      </w:r>
    </w:p>
    <w:p w14:paraId="4727081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2.</w:t>
      </w:r>
      <w:r>
        <w:rPr>
          <w:rFonts w:asciiTheme="minorEastAsia" w:eastAsiaTheme="minorEastAsia" w:hAnsiTheme="minorEastAsia" w:cs="宋体" w:hint="eastAsia"/>
          <w:sz w:val="24"/>
        </w:rPr>
        <w:t>通过</w:t>
      </w:r>
      <w:r>
        <w:rPr>
          <w:rFonts w:asciiTheme="minorEastAsia" w:eastAsiaTheme="minorEastAsia" w:hAnsiTheme="minorEastAsia" w:cs="宋体"/>
          <w:sz w:val="24"/>
        </w:rPr>
        <w:t>动态代理对象，可以对服务发布进行动态拦截，方便平台和业务对服务发布进行个性化定制。</w:t>
      </w:r>
    </w:p>
    <w:p w14:paraId="3F6D9C1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3.便于</w:t>
      </w:r>
      <w:r>
        <w:rPr>
          <w:rFonts w:asciiTheme="minorEastAsia" w:eastAsiaTheme="minorEastAsia" w:hAnsiTheme="minorEastAsia" w:cs="宋体"/>
          <w:sz w:val="24"/>
        </w:rPr>
        <w:t>扩展和替换。</w:t>
      </w:r>
    </w:p>
    <w:p w14:paraId="6B09FA5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动态</w:t>
      </w:r>
      <w:r>
        <w:rPr>
          <w:rFonts w:asciiTheme="minorEastAsia" w:eastAsiaTheme="minorEastAsia" w:hAnsiTheme="minorEastAsia" w:cs="宋体"/>
          <w:sz w:val="24"/>
        </w:rPr>
        <w:t>代理具体的</w:t>
      </w:r>
      <w:r>
        <w:rPr>
          <w:rFonts w:asciiTheme="minorEastAsia" w:eastAsiaTheme="minorEastAsia" w:hAnsiTheme="minorEastAsia" w:cs="宋体" w:hint="eastAsia"/>
          <w:sz w:val="24"/>
        </w:rPr>
        <w:t>技术</w:t>
      </w:r>
      <w:r>
        <w:rPr>
          <w:rFonts w:asciiTheme="minorEastAsia" w:eastAsiaTheme="minorEastAsia" w:hAnsiTheme="minorEastAsia" w:cs="宋体"/>
          <w:sz w:val="24"/>
        </w:rPr>
        <w:t>实现可以有多种方式</w:t>
      </w:r>
      <w:r>
        <w:rPr>
          <w:rFonts w:asciiTheme="minorEastAsia" w:eastAsiaTheme="minorEastAsia" w:hAnsiTheme="minorEastAsia" w:cs="宋体" w:hint="eastAsia"/>
          <w:sz w:val="24"/>
        </w:rPr>
        <w:t>，</w:t>
      </w:r>
      <w:r>
        <w:rPr>
          <w:rFonts w:asciiTheme="minorEastAsia" w:eastAsiaTheme="minorEastAsia" w:hAnsiTheme="minorEastAsia" w:cs="宋体"/>
          <w:sz w:val="24"/>
        </w:rPr>
        <w:t>例如JDK Proxy，Spring InvocationHandler，以及开源的字节码处理框架javassist，服务框架设计者可以根据具体场景需求选择相应技术。</w:t>
      </w:r>
      <w:bookmarkStart w:id="75" w:name="_Toc482175882"/>
    </w:p>
    <w:p w14:paraId="78D6C415"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hint="eastAsia"/>
          <w:sz w:val="28"/>
          <w:szCs w:val="28"/>
        </w:rPr>
        <w:t>服务</w:t>
      </w:r>
      <w:r>
        <w:rPr>
          <w:rFonts w:ascii="黑体" w:eastAsia="黑体" w:hAnsi="黑体" w:cs="宋体"/>
          <w:sz w:val="28"/>
          <w:szCs w:val="28"/>
        </w:rPr>
        <w:t>提供者信息注册</w:t>
      </w:r>
      <w:bookmarkEnd w:id="75"/>
    </w:p>
    <w:p w14:paraId="622D550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服务注册</w:t>
      </w:r>
      <w:r>
        <w:rPr>
          <w:rFonts w:asciiTheme="minorEastAsia" w:eastAsiaTheme="minorEastAsia" w:hAnsiTheme="minorEastAsia" w:cs="宋体"/>
          <w:sz w:val="24"/>
        </w:rPr>
        <w:t>的目的有两个：供消费者订阅</w:t>
      </w:r>
      <w:r>
        <w:rPr>
          <w:rFonts w:asciiTheme="minorEastAsia" w:eastAsiaTheme="minorEastAsia" w:hAnsiTheme="minorEastAsia" w:cs="宋体" w:hint="eastAsia"/>
          <w:sz w:val="24"/>
        </w:rPr>
        <w:t>服务</w:t>
      </w:r>
      <w:r>
        <w:rPr>
          <w:rFonts w:asciiTheme="minorEastAsia" w:eastAsiaTheme="minorEastAsia" w:hAnsiTheme="minorEastAsia" w:cs="宋体"/>
          <w:sz w:val="24"/>
        </w:rPr>
        <w:t>地址信息进行服务路由</w:t>
      </w:r>
      <w:r>
        <w:rPr>
          <w:rFonts w:asciiTheme="minorEastAsia" w:eastAsiaTheme="minorEastAsia" w:hAnsiTheme="minorEastAsia" w:cs="宋体" w:hint="eastAsia"/>
          <w:sz w:val="24"/>
        </w:rPr>
        <w:t>。基于</w:t>
      </w:r>
      <w:r>
        <w:rPr>
          <w:rFonts w:asciiTheme="minorEastAsia" w:eastAsiaTheme="minorEastAsia" w:hAnsiTheme="minorEastAsia" w:cs="宋体"/>
          <w:sz w:val="24"/>
        </w:rPr>
        <w:t>服务注册中心的统一服务治理</w:t>
      </w:r>
      <w:r>
        <w:rPr>
          <w:rFonts w:asciiTheme="minorEastAsia" w:eastAsiaTheme="minorEastAsia" w:hAnsiTheme="minorEastAsia" w:cs="宋体" w:hint="eastAsia"/>
          <w:sz w:val="24"/>
        </w:rPr>
        <w:t>。</w:t>
      </w:r>
    </w:p>
    <w:p w14:paraId="00241A6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服务注册</w:t>
      </w:r>
      <w:r>
        <w:rPr>
          <w:rFonts w:asciiTheme="minorEastAsia" w:eastAsiaTheme="minorEastAsia" w:hAnsiTheme="minorEastAsia" w:cs="宋体"/>
          <w:sz w:val="24"/>
        </w:rPr>
        <w:t>的结构有多种方式，例如按照主机地址，按照</w:t>
      </w:r>
      <w:r>
        <w:rPr>
          <w:rFonts w:asciiTheme="minorEastAsia" w:eastAsiaTheme="minorEastAsia" w:hAnsiTheme="minorEastAsia" w:cs="宋体" w:hint="eastAsia"/>
          <w:sz w:val="24"/>
        </w:rPr>
        <w:t>服务</w:t>
      </w:r>
      <w:r>
        <w:rPr>
          <w:rFonts w:asciiTheme="minorEastAsia" w:eastAsiaTheme="minorEastAsia" w:hAnsiTheme="minorEastAsia" w:cs="宋体"/>
          <w:sz w:val="24"/>
        </w:rPr>
        <w:t>名或者URL，</w:t>
      </w:r>
      <w:r>
        <w:rPr>
          <w:rFonts w:asciiTheme="minorEastAsia" w:eastAsiaTheme="minorEastAsia" w:hAnsiTheme="minorEastAsia" w:cs="宋体" w:hint="eastAsia"/>
          <w:sz w:val="24"/>
        </w:rPr>
        <w:t>目录</w:t>
      </w:r>
      <w:r>
        <w:rPr>
          <w:rFonts w:asciiTheme="minorEastAsia" w:eastAsiaTheme="minorEastAsia" w:hAnsiTheme="minorEastAsia" w:cs="宋体"/>
          <w:sz w:val="24"/>
        </w:rPr>
        <w:t>结构没有固定的</w:t>
      </w:r>
      <w:r>
        <w:rPr>
          <w:rFonts w:asciiTheme="minorEastAsia" w:eastAsiaTheme="minorEastAsia" w:hAnsiTheme="minorEastAsia" w:cs="宋体" w:hint="eastAsia"/>
          <w:sz w:val="24"/>
        </w:rPr>
        <w:t>结构</w:t>
      </w:r>
      <w:r>
        <w:rPr>
          <w:rFonts w:asciiTheme="minorEastAsia" w:eastAsiaTheme="minorEastAsia" w:hAnsiTheme="minorEastAsia" w:cs="宋体"/>
          <w:sz w:val="24"/>
        </w:rPr>
        <w:t>，需要根据自己产品</w:t>
      </w:r>
      <w:r>
        <w:rPr>
          <w:rFonts w:asciiTheme="minorEastAsia" w:eastAsiaTheme="minorEastAsia" w:hAnsiTheme="minorEastAsia" w:cs="宋体" w:hint="eastAsia"/>
          <w:sz w:val="24"/>
        </w:rPr>
        <w:t>的</w:t>
      </w:r>
      <w:r>
        <w:rPr>
          <w:rFonts w:asciiTheme="minorEastAsia" w:eastAsiaTheme="minorEastAsia" w:hAnsiTheme="minorEastAsia" w:cs="宋体"/>
          <w:sz w:val="24"/>
        </w:rPr>
        <w:t>实际需要进行判断。</w:t>
      </w:r>
    </w:p>
    <w:p w14:paraId="0415BCF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服务注册</w:t>
      </w:r>
      <w:r>
        <w:rPr>
          <w:rFonts w:asciiTheme="minorEastAsia" w:eastAsiaTheme="minorEastAsia" w:hAnsiTheme="minorEastAsia" w:cs="宋体"/>
          <w:sz w:val="24"/>
        </w:rPr>
        <w:t>要在服务发布的最后环节进行。一旦</w:t>
      </w:r>
      <w:r>
        <w:rPr>
          <w:rFonts w:asciiTheme="minorEastAsia" w:eastAsiaTheme="minorEastAsia" w:hAnsiTheme="minorEastAsia" w:cs="宋体" w:hint="eastAsia"/>
          <w:sz w:val="24"/>
        </w:rPr>
        <w:t>服务</w:t>
      </w:r>
      <w:r>
        <w:rPr>
          <w:rFonts w:asciiTheme="minorEastAsia" w:eastAsiaTheme="minorEastAsia" w:hAnsiTheme="minorEastAsia" w:cs="宋体"/>
          <w:sz w:val="24"/>
        </w:rPr>
        <w:t>地址</w:t>
      </w:r>
      <w:r>
        <w:rPr>
          <w:rFonts w:asciiTheme="minorEastAsia" w:eastAsiaTheme="minorEastAsia" w:hAnsiTheme="minorEastAsia" w:cs="宋体" w:hint="eastAsia"/>
          <w:sz w:val="24"/>
        </w:rPr>
        <w:t>信息</w:t>
      </w:r>
      <w:r>
        <w:rPr>
          <w:rFonts w:asciiTheme="minorEastAsia" w:eastAsiaTheme="minorEastAsia" w:hAnsiTheme="minorEastAsia" w:cs="宋体"/>
          <w:sz w:val="24"/>
        </w:rPr>
        <w:t>注册</w:t>
      </w:r>
      <w:r>
        <w:rPr>
          <w:rFonts w:asciiTheme="minorEastAsia" w:eastAsiaTheme="minorEastAsia" w:hAnsiTheme="minorEastAsia" w:cs="宋体" w:hint="eastAsia"/>
          <w:sz w:val="24"/>
        </w:rPr>
        <w:t>到</w:t>
      </w:r>
      <w:r>
        <w:rPr>
          <w:rFonts w:asciiTheme="minorEastAsia" w:eastAsiaTheme="minorEastAsia" w:hAnsiTheme="minorEastAsia" w:cs="宋体"/>
          <w:sz w:val="24"/>
        </w:rPr>
        <w:t>服务注册中心，消费者就能够</w:t>
      </w:r>
      <w:r>
        <w:rPr>
          <w:rFonts w:asciiTheme="minorEastAsia" w:eastAsiaTheme="minorEastAsia" w:hAnsiTheme="minorEastAsia" w:cs="宋体" w:hint="eastAsia"/>
          <w:sz w:val="24"/>
        </w:rPr>
        <w:t>获得</w:t>
      </w:r>
      <w:r>
        <w:rPr>
          <w:rFonts w:asciiTheme="minorEastAsia" w:eastAsiaTheme="minorEastAsia" w:hAnsiTheme="minorEastAsia" w:cs="宋体"/>
          <w:sz w:val="24"/>
        </w:rPr>
        <w:t>地址信息并发起请求调用；</w:t>
      </w:r>
      <w:r>
        <w:rPr>
          <w:rFonts w:asciiTheme="minorEastAsia" w:eastAsiaTheme="minorEastAsia" w:hAnsiTheme="minorEastAsia" w:cs="宋体" w:hint="eastAsia"/>
          <w:sz w:val="24"/>
        </w:rPr>
        <w:t>如果</w:t>
      </w:r>
      <w:r>
        <w:rPr>
          <w:rFonts w:asciiTheme="minorEastAsia" w:eastAsiaTheme="minorEastAsia" w:hAnsiTheme="minorEastAsia" w:cs="宋体"/>
          <w:sz w:val="24"/>
        </w:rPr>
        <w:t>此时</w:t>
      </w:r>
      <w:r>
        <w:rPr>
          <w:rFonts w:asciiTheme="minorEastAsia" w:eastAsiaTheme="minorEastAsia" w:hAnsiTheme="minorEastAsia" w:cs="宋体" w:hint="eastAsia"/>
          <w:sz w:val="24"/>
        </w:rPr>
        <w:t>提供者</w:t>
      </w:r>
      <w:r>
        <w:rPr>
          <w:rFonts w:asciiTheme="minorEastAsia" w:eastAsiaTheme="minorEastAsia" w:hAnsiTheme="minorEastAsia" w:cs="宋体"/>
          <w:sz w:val="24"/>
        </w:rPr>
        <w:t>还没有完成初始化，就会导致服务调用失败。</w:t>
      </w:r>
      <w:bookmarkStart w:id="76" w:name="_Toc482175883"/>
    </w:p>
    <w:p w14:paraId="50FFC1AD"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lastRenderedPageBreak/>
        <w:t></w:t>
      </w:r>
      <w:r>
        <w:rPr>
          <w:rFonts w:ascii="Wingdings" w:hAnsi="Wingdings" w:cs="Wingdings"/>
          <w:kern w:val="0"/>
          <w:sz w:val="24"/>
        </w:rPr>
        <w:t></w:t>
      </w:r>
      <w:r>
        <w:rPr>
          <w:rFonts w:ascii="黑体" w:eastAsia="黑体" w:hAnsi="黑体" w:cs="宋体" w:hint="eastAsia"/>
          <w:sz w:val="28"/>
          <w:szCs w:val="28"/>
        </w:rPr>
        <w:t>客户端本地</w:t>
      </w:r>
      <w:r>
        <w:rPr>
          <w:rFonts w:ascii="黑体" w:eastAsia="黑体" w:hAnsi="黑体" w:cs="宋体"/>
          <w:sz w:val="28"/>
          <w:szCs w:val="28"/>
        </w:rPr>
        <w:t>调用转换成远程调用</w:t>
      </w:r>
      <w:bookmarkEnd w:id="76"/>
    </w:p>
    <w:p w14:paraId="7EB5DF8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原理是</w:t>
      </w:r>
      <w:r>
        <w:rPr>
          <w:rFonts w:asciiTheme="minorEastAsia" w:eastAsiaTheme="minorEastAsia" w:hAnsiTheme="minorEastAsia" w:cs="宋体"/>
          <w:sz w:val="24"/>
        </w:rPr>
        <w:t>根据导入的</w:t>
      </w:r>
      <w:r>
        <w:rPr>
          <w:rFonts w:asciiTheme="minorEastAsia" w:eastAsiaTheme="minorEastAsia" w:hAnsiTheme="minorEastAsia" w:cs="宋体" w:hint="eastAsia"/>
          <w:sz w:val="24"/>
        </w:rPr>
        <w:t>服务端</w:t>
      </w:r>
      <w:r>
        <w:rPr>
          <w:rFonts w:asciiTheme="minorEastAsia" w:eastAsiaTheme="minorEastAsia" w:hAnsiTheme="minorEastAsia" w:cs="宋体"/>
          <w:sz w:val="24"/>
        </w:rPr>
        <w:t>接口API和服务应用信息，生成远程服务的本地动态</w:t>
      </w:r>
      <w:r>
        <w:rPr>
          <w:rFonts w:asciiTheme="minorEastAsia" w:eastAsiaTheme="minorEastAsia" w:hAnsiTheme="minorEastAsia" w:cs="宋体" w:hint="eastAsia"/>
          <w:sz w:val="24"/>
        </w:rPr>
        <w:t>代理</w:t>
      </w:r>
      <w:r>
        <w:rPr>
          <w:rFonts w:asciiTheme="minorEastAsia" w:eastAsiaTheme="minorEastAsia" w:hAnsiTheme="minorEastAsia" w:cs="宋体"/>
          <w:sz w:val="24"/>
        </w:rPr>
        <w:t>对象；它</w:t>
      </w:r>
      <w:r>
        <w:rPr>
          <w:rFonts w:asciiTheme="minorEastAsia" w:eastAsiaTheme="minorEastAsia" w:hAnsiTheme="minorEastAsia" w:cs="宋体" w:hint="eastAsia"/>
          <w:sz w:val="24"/>
        </w:rPr>
        <w:t>负责</w:t>
      </w:r>
      <w:r>
        <w:rPr>
          <w:rFonts w:asciiTheme="minorEastAsia" w:eastAsiaTheme="minorEastAsia" w:hAnsiTheme="minorEastAsia" w:cs="宋体"/>
          <w:sz w:val="24"/>
        </w:rPr>
        <w:t>将本地的API</w:t>
      </w:r>
      <w:r>
        <w:rPr>
          <w:rFonts w:asciiTheme="minorEastAsia" w:eastAsiaTheme="minorEastAsia" w:hAnsiTheme="minorEastAsia" w:cs="宋体" w:hint="eastAsia"/>
          <w:sz w:val="24"/>
        </w:rPr>
        <w:t>调用</w:t>
      </w:r>
      <w:r>
        <w:rPr>
          <w:rFonts w:asciiTheme="minorEastAsia" w:eastAsiaTheme="minorEastAsia" w:hAnsiTheme="minorEastAsia" w:cs="宋体"/>
          <w:sz w:val="24"/>
        </w:rPr>
        <w:t>转换成远程服务调用，然后将</w:t>
      </w:r>
      <w:r>
        <w:rPr>
          <w:rFonts w:asciiTheme="minorEastAsia" w:eastAsiaTheme="minorEastAsia" w:hAnsiTheme="minorEastAsia" w:cs="宋体" w:hint="eastAsia"/>
          <w:sz w:val="24"/>
        </w:rPr>
        <w:t>结果</w:t>
      </w:r>
      <w:r>
        <w:rPr>
          <w:rFonts w:asciiTheme="minorEastAsia" w:eastAsiaTheme="minorEastAsia" w:hAnsiTheme="minorEastAsia" w:cs="宋体"/>
          <w:sz w:val="24"/>
        </w:rPr>
        <w:t>返回给调用者。</w:t>
      </w:r>
      <w:bookmarkStart w:id="77" w:name="_Toc482175884"/>
    </w:p>
    <w:p w14:paraId="224E05C8"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客户端远程</w:t>
      </w:r>
      <w:r>
        <w:rPr>
          <w:rFonts w:ascii="黑体" w:eastAsia="黑体" w:hAnsi="黑体" w:cs="宋体"/>
          <w:sz w:val="28"/>
          <w:szCs w:val="28"/>
        </w:rPr>
        <w:t>服务调用</w:t>
      </w:r>
      <w:bookmarkEnd w:id="77"/>
    </w:p>
    <w:p w14:paraId="2640905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w:t>
      </w:r>
      <w:r>
        <w:rPr>
          <w:rFonts w:asciiTheme="minorEastAsia" w:eastAsiaTheme="minorEastAsia" w:hAnsiTheme="minorEastAsia" w:cs="宋体"/>
          <w:sz w:val="24"/>
        </w:rPr>
        <w:t>将请求封装成协议消息</w:t>
      </w:r>
      <w:r>
        <w:rPr>
          <w:rFonts w:asciiTheme="minorEastAsia" w:eastAsiaTheme="minorEastAsia" w:hAnsiTheme="minorEastAsia" w:cs="宋体" w:hint="eastAsia"/>
          <w:sz w:val="24"/>
        </w:rPr>
        <w:t>，</w:t>
      </w:r>
      <w:r>
        <w:rPr>
          <w:rFonts w:asciiTheme="minorEastAsia" w:eastAsiaTheme="minorEastAsia" w:hAnsiTheme="minorEastAsia" w:cs="宋体"/>
          <w:sz w:val="24"/>
        </w:rPr>
        <w:t>按照指定路由策略将请求发送</w:t>
      </w:r>
      <w:r>
        <w:rPr>
          <w:rFonts w:asciiTheme="minorEastAsia" w:eastAsiaTheme="minorEastAsia" w:hAnsiTheme="minorEastAsia" w:cs="宋体" w:hint="eastAsia"/>
          <w:sz w:val="24"/>
        </w:rPr>
        <w:t>到</w:t>
      </w:r>
      <w:r>
        <w:rPr>
          <w:rFonts w:asciiTheme="minorEastAsia" w:eastAsiaTheme="minorEastAsia" w:hAnsiTheme="minorEastAsia" w:cs="宋体"/>
          <w:sz w:val="24"/>
        </w:rPr>
        <w:t>服务</w:t>
      </w:r>
      <w:r>
        <w:rPr>
          <w:rFonts w:asciiTheme="minorEastAsia" w:eastAsiaTheme="minorEastAsia" w:hAnsiTheme="minorEastAsia" w:cs="宋体" w:hint="eastAsia"/>
          <w:sz w:val="24"/>
        </w:rPr>
        <w:t>端</w:t>
      </w:r>
      <w:r>
        <w:rPr>
          <w:rFonts w:asciiTheme="minorEastAsia" w:eastAsiaTheme="minorEastAsia" w:hAnsiTheme="minorEastAsia" w:cs="宋体"/>
          <w:sz w:val="24"/>
        </w:rPr>
        <w:t>。业务线程注册监听器回调或者同步等待</w:t>
      </w:r>
      <w:r>
        <w:rPr>
          <w:rFonts w:asciiTheme="minorEastAsia" w:eastAsiaTheme="minorEastAsia" w:hAnsiTheme="minorEastAsia" w:cs="宋体" w:hint="eastAsia"/>
          <w:sz w:val="24"/>
        </w:rPr>
        <w:t>。</w:t>
      </w:r>
      <w:r>
        <w:rPr>
          <w:rFonts w:asciiTheme="minorEastAsia" w:eastAsiaTheme="minorEastAsia" w:hAnsiTheme="minorEastAsia" w:cs="宋体"/>
          <w:sz w:val="24"/>
        </w:rPr>
        <w:t>客户端</w:t>
      </w:r>
      <w:r>
        <w:rPr>
          <w:rFonts w:asciiTheme="minorEastAsia" w:eastAsiaTheme="minorEastAsia" w:hAnsiTheme="minorEastAsia" w:cs="宋体" w:hint="eastAsia"/>
          <w:sz w:val="24"/>
        </w:rPr>
        <w:t>反序列</w:t>
      </w:r>
      <w:r>
        <w:rPr>
          <w:rFonts w:asciiTheme="minorEastAsia" w:eastAsiaTheme="minorEastAsia" w:hAnsiTheme="minorEastAsia" w:cs="宋体"/>
          <w:sz w:val="24"/>
        </w:rPr>
        <w:t>化响应消息</w:t>
      </w:r>
      <w:r>
        <w:rPr>
          <w:rFonts w:asciiTheme="minorEastAsia" w:eastAsiaTheme="minorEastAsia" w:hAnsiTheme="minorEastAsia" w:cs="宋体" w:hint="eastAsia"/>
          <w:sz w:val="24"/>
        </w:rPr>
        <w:t>，</w:t>
      </w:r>
      <w:r>
        <w:rPr>
          <w:rFonts w:asciiTheme="minorEastAsia" w:eastAsiaTheme="minorEastAsia" w:hAnsiTheme="minorEastAsia" w:cs="宋体"/>
          <w:sz w:val="24"/>
        </w:rPr>
        <w:t>然后唤醒等待的业务线程</w:t>
      </w:r>
      <w:r>
        <w:rPr>
          <w:rFonts w:asciiTheme="minorEastAsia" w:eastAsiaTheme="minorEastAsia" w:hAnsiTheme="minorEastAsia" w:cs="宋体" w:hint="eastAsia"/>
          <w:sz w:val="24"/>
        </w:rPr>
        <w:t>。</w:t>
      </w:r>
      <w:r>
        <w:rPr>
          <w:rFonts w:asciiTheme="minorEastAsia" w:eastAsiaTheme="minorEastAsia" w:hAnsiTheme="minorEastAsia" w:cs="宋体"/>
          <w:sz w:val="24"/>
        </w:rPr>
        <w:t>业务线程获得服务调用结果返回</w:t>
      </w:r>
      <w:r>
        <w:rPr>
          <w:rFonts w:asciiTheme="minorEastAsia" w:eastAsiaTheme="minorEastAsia" w:hAnsiTheme="minorEastAsia" w:cs="宋体" w:hint="eastAsia"/>
          <w:sz w:val="24"/>
        </w:rPr>
        <w:t>。如果客户端</w:t>
      </w:r>
      <w:r>
        <w:rPr>
          <w:rFonts w:asciiTheme="minorEastAsia" w:eastAsiaTheme="minorEastAsia" w:hAnsiTheme="minorEastAsia" w:cs="宋体"/>
          <w:sz w:val="24"/>
        </w:rPr>
        <w:t>调用超时，则执行容错策略</w:t>
      </w:r>
      <w:r>
        <w:rPr>
          <w:rFonts w:asciiTheme="minorEastAsia" w:eastAsiaTheme="minorEastAsia" w:hAnsiTheme="minorEastAsia" w:cs="宋体" w:hint="eastAsia"/>
          <w:sz w:val="24"/>
        </w:rPr>
        <w:t>（</w:t>
      </w:r>
      <w:r>
        <w:rPr>
          <w:rFonts w:asciiTheme="minorEastAsia" w:eastAsiaTheme="minorEastAsia" w:hAnsiTheme="minorEastAsia" w:cs="宋体"/>
          <w:sz w:val="24"/>
        </w:rPr>
        <w:t>重试策略</w:t>
      </w:r>
      <w:r>
        <w:rPr>
          <w:rFonts w:asciiTheme="minorEastAsia" w:eastAsiaTheme="minorEastAsia" w:hAnsiTheme="minorEastAsia" w:cs="宋体" w:hint="eastAsia"/>
          <w:sz w:val="24"/>
        </w:rPr>
        <w:t>）</w:t>
      </w:r>
      <w:r>
        <w:rPr>
          <w:rFonts w:asciiTheme="minorEastAsia" w:eastAsiaTheme="minorEastAsia" w:hAnsiTheme="minorEastAsia" w:cs="宋体"/>
          <w:sz w:val="24"/>
        </w:rPr>
        <w:t>，</w:t>
      </w:r>
      <w:r>
        <w:rPr>
          <w:rFonts w:asciiTheme="minorEastAsia" w:eastAsiaTheme="minorEastAsia" w:hAnsiTheme="minorEastAsia" w:cs="宋体" w:hint="eastAsia"/>
          <w:sz w:val="24"/>
        </w:rPr>
        <w:t>以此</w:t>
      </w:r>
      <w:r>
        <w:rPr>
          <w:rFonts w:asciiTheme="minorEastAsia" w:eastAsiaTheme="minorEastAsia" w:hAnsiTheme="minorEastAsia" w:cs="宋体"/>
          <w:sz w:val="24"/>
        </w:rPr>
        <w:t>保证服务调用成功</w:t>
      </w:r>
      <w:r>
        <w:rPr>
          <w:rFonts w:asciiTheme="minorEastAsia" w:eastAsiaTheme="minorEastAsia" w:hAnsiTheme="minorEastAsia" w:cs="宋体" w:hint="eastAsia"/>
          <w:sz w:val="24"/>
        </w:rPr>
        <w:t>。</w:t>
      </w:r>
    </w:p>
    <w:p w14:paraId="15ED31EB" w14:textId="77777777" w:rsidR="00065A3A" w:rsidRDefault="00C41667">
      <w:pPr>
        <w:pStyle w:val="3"/>
        <w:spacing w:beforeLines="100" w:before="312" w:afterLines="100" w:after="312" w:line="415" w:lineRule="auto"/>
        <w:jc w:val="left"/>
        <w:rPr>
          <w:rFonts w:ascii="黑体" w:eastAsia="黑体" w:hAnsi="黑体"/>
          <w:b w:val="0"/>
        </w:rPr>
      </w:pPr>
      <w:bookmarkStart w:id="78" w:name="_Toc481258150"/>
      <w:bookmarkStart w:id="79" w:name="_Toc483557614"/>
      <w:bookmarkStart w:id="80" w:name="_Toc482175885"/>
      <w:r>
        <w:rPr>
          <w:rFonts w:ascii="黑体" w:eastAsia="黑体" w:hAnsi="黑体" w:hint="eastAsia"/>
          <w:b w:val="0"/>
        </w:rPr>
        <w:t>3.7 服务框架</w:t>
      </w:r>
      <w:r>
        <w:rPr>
          <w:rFonts w:ascii="黑体" w:eastAsia="黑体" w:hAnsi="黑体"/>
          <w:b w:val="0"/>
        </w:rPr>
        <w:t>部署方式</w:t>
      </w:r>
      <w:bookmarkEnd w:id="78"/>
      <w:bookmarkEnd w:id="79"/>
      <w:bookmarkEnd w:id="80"/>
    </w:p>
    <w:p w14:paraId="47A0CA94" w14:textId="4BE4B14D" w:rsidR="00065A3A" w:rsidRDefault="00476449">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运行期服务框架</w:t>
      </w:r>
      <w:r>
        <w:rPr>
          <w:rFonts w:asciiTheme="minorEastAsia" w:eastAsiaTheme="minorEastAsia" w:hAnsiTheme="minorEastAsia" w:cs="宋体" w:hint="eastAsia"/>
          <w:sz w:val="24"/>
        </w:rPr>
        <w:t>与</w:t>
      </w:r>
      <w:r>
        <w:rPr>
          <w:rFonts w:asciiTheme="minorEastAsia" w:eastAsiaTheme="minorEastAsia" w:hAnsiTheme="minorEastAsia" w:cs="宋体"/>
          <w:sz w:val="24"/>
        </w:rPr>
        <w:t>应用和容器的关系</w:t>
      </w:r>
      <w:r w:rsidR="004474D2">
        <w:rPr>
          <w:rFonts w:asciiTheme="minorEastAsia" w:eastAsiaTheme="minorEastAsia" w:hAnsiTheme="minorEastAsia" w:cs="宋体"/>
          <w:sz w:val="24"/>
        </w:rPr>
        <w:t>也称为</w:t>
      </w:r>
      <w:r w:rsidR="004474D2">
        <w:rPr>
          <w:rFonts w:asciiTheme="minorEastAsia" w:eastAsiaTheme="minorEastAsia" w:hAnsiTheme="minorEastAsia" w:cs="宋体" w:hint="eastAsia"/>
          <w:sz w:val="24"/>
        </w:rPr>
        <w:t>服务</w:t>
      </w:r>
      <w:r w:rsidR="004474D2">
        <w:rPr>
          <w:rFonts w:asciiTheme="minorEastAsia" w:eastAsiaTheme="minorEastAsia" w:hAnsiTheme="minorEastAsia" w:cs="宋体"/>
          <w:sz w:val="24"/>
        </w:rPr>
        <w:t>框架的部署方式</w:t>
      </w:r>
      <w:r>
        <w:rPr>
          <w:rFonts w:asciiTheme="minorEastAsia" w:eastAsiaTheme="minorEastAsia" w:hAnsiTheme="minorEastAsia" w:cs="宋体"/>
          <w:sz w:val="24"/>
        </w:rPr>
        <w:t>。</w:t>
      </w:r>
      <w:r w:rsidR="00C41667">
        <w:rPr>
          <w:rFonts w:asciiTheme="minorEastAsia" w:eastAsiaTheme="minorEastAsia" w:hAnsiTheme="minorEastAsia" w:cs="宋体" w:hint="eastAsia"/>
          <w:sz w:val="24"/>
        </w:rPr>
        <w:t>在</w:t>
      </w:r>
      <w:r w:rsidR="00C41667">
        <w:rPr>
          <w:rFonts w:asciiTheme="minorEastAsia" w:eastAsiaTheme="minorEastAsia" w:hAnsiTheme="minorEastAsia" w:cs="宋体"/>
          <w:sz w:val="24"/>
        </w:rPr>
        <w:t>实际中</w:t>
      </w:r>
      <w:r w:rsidR="00C41667">
        <w:rPr>
          <w:rFonts w:asciiTheme="minorEastAsia" w:eastAsiaTheme="minorEastAsia" w:hAnsiTheme="minorEastAsia" w:cs="宋体" w:hint="eastAsia"/>
          <w:sz w:val="24"/>
        </w:rPr>
        <w:t>服务框架自身的部署方式是</w:t>
      </w:r>
      <w:r w:rsidR="00C41667">
        <w:rPr>
          <w:rFonts w:asciiTheme="minorEastAsia" w:eastAsiaTheme="minorEastAsia" w:hAnsiTheme="minorEastAsia" w:cs="宋体"/>
          <w:sz w:val="24"/>
        </w:rPr>
        <w:t>比较重要的问题。</w:t>
      </w:r>
    </w:p>
    <w:p w14:paraId="7E88712B" w14:textId="77777777" w:rsidR="00065A3A" w:rsidRDefault="00C41667">
      <w:pPr>
        <w:spacing w:line="400" w:lineRule="atLeast"/>
        <w:rPr>
          <w:rFonts w:asciiTheme="minorEastAsia" w:eastAsiaTheme="minorEastAsia" w:hAnsiTheme="minorEastAsia" w:cs="宋体"/>
          <w:b/>
          <w:sz w:val="24"/>
        </w:rPr>
      </w:pPr>
      <w:r>
        <w:rPr>
          <w:rFonts w:ascii="Wingdings" w:hAnsi="Wingdings" w:cs="Wingdings"/>
          <w:kern w:val="0"/>
          <w:sz w:val="24"/>
        </w:rPr>
        <w:t></w:t>
      </w:r>
      <w:r>
        <w:rPr>
          <w:rFonts w:ascii="黑体" w:eastAsia="黑体" w:hAnsi="黑体" w:cs="宋体"/>
          <w:sz w:val="28"/>
          <w:szCs w:val="28"/>
        </w:rPr>
        <w:t xml:space="preserve"> 方案</w:t>
      </w:r>
      <w:r>
        <w:rPr>
          <w:rFonts w:ascii="黑体" w:eastAsia="黑体" w:hAnsi="黑体" w:cs="宋体" w:hint="eastAsia"/>
          <w:sz w:val="28"/>
          <w:szCs w:val="28"/>
        </w:rPr>
        <w:t>1</w:t>
      </w:r>
      <w:r>
        <w:rPr>
          <w:rFonts w:ascii="黑体" w:eastAsia="黑体" w:hAnsi="黑体" w:cs="宋体"/>
          <w:sz w:val="28"/>
          <w:szCs w:val="28"/>
        </w:rPr>
        <w:t xml:space="preserve"> </w:t>
      </w:r>
    </w:p>
    <w:p w14:paraId="536A83E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3.6所</w:t>
      </w:r>
      <w:r>
        <w:rPr>
          <w:rFonts w:asciiTheme="minorEastAsia" w:eastAsiaTheme="minorEastAsia" w:hAnsiTheme="minorEastAsia" w:cs="宋体"/>
          <w:sz w:val="24"/>
        </w:rPr>
        <w:t>示</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服务框架与应用一起打包</w:t>
      </w:r>
      <w:r>
        <w:rPr>
          <w:rFonts w:asciiTheme="minorEastAsia" w:eastAsiaTheme="minorEastAsia" w:hAnsiTheme="minorEastAsia" w:cs="宋体" w:hint="eastAsia"/>
          <w:sz w:val="24"/>
        </w:rPr>
        <w:t>,它</w:t>
      </w:r>
      <w:r>
        <w:rPr>
          <w:rFonts w:asciiTheme="minorEastAsia" w:eastAsiaTheme="minorEastAsia" w:hAnsiTheme="minorEastAsia" w:cs="宋体"/>
          <w:sz w:val="24"/>
        </w:rPr>
        <w:t>作为应用</w:t>
      </w:r>
      <w:r>
        <w:rPr>
          <w:rFonts w:asciiTheme="minorEastAsia" w:eastAsiaTheme="minorEastAsia" w:hAnsiTheme="minorEastAsia" w:cs="宋体" w:hint="eastAsia"/>
          <w:sz w:val="24"/>
        </w:rPr>
        <w:t>的</w:t>
      </w:r>
      <w:r>
        <w:rPr>
          <w:rFonts w:asciiTheme="minorEastAsia" w:eastAsiaTheme="minorEastAsia" w:hAnsiTheme="minorEastAsia" w:cs="宋体"/>
          <w:sz w:val="24"/>
        </w:rPr>
        <w:t>一个依赖包。</w:t>
      </w:r>
      <w:r>
        <w:rPr>
          <w:rFonts w:asciiTheme="minorEastAsia" w:eastAsiaTheme="minorEastAsia" w:hAnsiTheme="minorEastAsia" w:cs="宋体" w:hint="eastAsia"/>
          <w:sz w:val="24"/>
        </w:rPr>
        <w:t>这种情况</w:t>
      </w:r>
      <w:r>
        <w:rPr>
          <w:rFonts w:asciiTheme="minorEastAsia" w:eastAsiaTheme="minorEastAsia" w:hAnsiTheme="minorEastAsia" w:cs="宋体"/>
          <w:sz w:val="24"/>
        </w:rPr>
        <w:t>下，服务框架变成了应用</w:t>
      </w:r>
      <w:r>
        <w:rPr>
          <w:rFonts w:asciiTheme="minorEastAsia" w:eastAsiaTheme="minorEastAsia" w:hAnsiTheme="minorEastAsia" w:cs="宋体" w:hint="eastAsia"/>
          <w:sz w:val="24"/>
        </w:rPr>
        <w:t>的</w:t>
      </w:r>
      <w:r>
        <w:rPr>
          <w:rFonts w:asciiTheme="minorEastAsia" w:eastAsiaTheme="minorEastAsia" w:hAnsiTheme="minorEastAsia" w:cs="宋体"/>
          <w:sz w:val="24"/>
        </w:rPr>
        <w:t>一个</w:t>
      </w:r>
      <w:r>
        <w:rPr>
          <w:rFonts w:asciiTheme="minorEastAsia" w:eastAsiaTheme="minorEastAsia" w:hAnsiTheme="minorEastAsia" w:cs="宋体" w:hint="eastAsia"/>
          <w:sz w:val="24"/>
        </w:rPr>
        <w:t>三方</w:t>
      </w:r>
      <w:r>
        <w:rPr>
          <w:rFonts w:asciiTheme="minorEastAsia" w:eastAsiaTheme="minorEastAsia" w:hAnsiTheme="minorEastAsia" w:cs="宋体"/>
          <w:sz w:val="24"/>
        </w:rPr>
        <w:t>或者二方库，并</w:t>
      </w:r>
      <w:r>
        <w:rPr>
          <w:rFonts w:asciiTheme="minorEastAsia" w:eastAsiaTheme="minorEastAsia" w:hAnsiTheme="minorEastAsia" w:cs="宋体" w:hint="eastAsia"/>
          <w:sz w:val="24"/>
        </w:rPr>
        <w:t>和</w:t>
      </w:r>
      <w:r>
        <w:rPr>
          <w:rFonts w:asciiTheme="minorEastAsia" w:eastAsiaTheme="minorEastAsia" w:hAnsiTheme="minorEastAsia" w:cs="宋体"/>
          <w:sz w:val="24"/>
        </w:rPr>
        <w:t>应用</w:t>
      </w:r>
      <w:r>
        <w:rPr>
          <w:rFonts w:asciiTheme="minorEastAsia" w:eastAsiaTheme="minorEastAsia" w:hAnsiTheme="minorEastAsia" w:cs="宋体" w:hint="eastAsia"/>
          <w:sz w:val="24"/>
        </w:rPr>
        <w:t>一起</w:t>
      </w:r>
      <w:r>
        <w:rPr>
          <w:rFonts w:asciiTheme="minorEastAsia" w:eastAsiaTheme="minorEastAsia" w:hAnsiTheme="minorEastAsia" w:cs="宋体"/>
          <w:sz w:val="24"/>
        </w:rPr>
        <w:t>启动。</w:t>
      </w:r>
      <w:r>
        <w:rPr>
          <w:rFonts w:asciiTheme="minorEastAsia" w:eastAsiaTheme="minorEastAsia" w:hAnsiTheme="minorEastAsia" w:cs="宋体" w:hint="eastAsia"/>
          <w:sz w:val="24"/>
        </w:rPr>
        <w:t xml:space="preserve"> </w:t>
      </w:r>
    </w:p>
    <w:p w14:paraId="3853AD9B" w14:textId="77777777" w:rsidR="00065A3A" w:rsidRDefault="00C41667">
      <w:pPr>
        <w:spacing w:line="400" w:lineRule="atLeast"/>
        <w:ind w:left="420"/>
        <w:rPr>
          <w:rFonts w:asciiTheme="minorEastAsia" w:eastAsiaTheme="minorEastAsia" w:hAnsiTheme="minorEastAsia"/>
          <w:sz w:val="24"/>
        </w:rPr>
      </w:pPr>
      <w:r>
        <w:rPr>
          <w:rFonts w:asciiTheme="minorEastAsia" w:eastAsiaTheme="minorEastAsia" w:hAnsiTheme="minorEastAsia" w:cs="宋体"/>
          <w:sz w:val="24"/>
        </w:rPr>
        <w:t xml:space="preserve">       </w:t>
      </w:r>
      <w:r>
        <w:rPr>
          <w:rFonts w:asciiTheme="minorEastAsia" w:eastAsiaTheme="minorEastAsia" w:hAnsiTheme="minorEastAsia" w:hint="eastAsia"/>
          <w:noProof/>
          <w:sz w:val="24"/>
        </w:rPr>
        <w:drawing>
          <wp:inline distT="0" distB="0" distL="114300" distR="114300" wp14:anchorId="02FA921E" wp14:editId="61C43328">
            <wp:extent cx="3409315" cy="1845945"/>
            <wp:effectExtent l="0" t="0" r="635" b="19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2"/>
                    <a:stretch>
                      <a:fillRect/>
                    </a:stretch>
                  </pic:blipFill>
                  <pic:spPr>
                    <a:xfrm>
                      <a:off x="0" y="0"/>
                      <a:ext cx="3462697" cy="1875072"/>
                    </a:xfrm>
                    <a:prstGeom prst="rect">
                      <a:avLst/>
                    </a:prstGeom>
                  </pic:spPr>
                </pic:pic>
              </a:graphicData>
            </a:graphic>
          </wp:inline>
        </w:drawing>
      </w:r>
    </w:p>
    <w:p w14:paraId="7D37E7F9" w14:textId="77777777" w:rsidR="00065A3A" w:rsidRDefault="00C41667">
      <w:pPr>
        <w:spacing w:line="400" w:lineRule="atLeast"/>
        <w:ind w:firstLine="420"/>
        <w:rPr>
          <w:rFonts w:ascii="楷体" w:eastAsia="楷体" w:hAnsi="楷体"/>
          <w:sz w:val="18"/>
          <w:szCs w:val="18"/>
        </w:rPr>
      </w:pP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图3.6 服务框架作为Web应用的扩展</w:t>
      </w:r>
    </w:p>
    <w:p w14:paraId="64CB4566" w14:textId="77777777" w:rsidR="00065A3A" w:rsidRDefault="00C41667">
      <w:pPr>
        <w:spacing w:line="400" w:lineRule="atLeast"/>
        <w:ind w:firstLine="420"/>
        <w:rPr>
          <w:rFonts w:ascii="黑体" w:eastAsia="黑体" w:hAnsi="黑体" w:cs="宋体"/>
          <w:sz w:val="28"/>
          <w:szCs w:val="28"/>
        </w:rPr>
      </w:pPr>
      <w:r>
        <w:rPr>
          <w:rFonts w:ascii="Wingdings" w:hAnsi="Wingdings" w:cs="Wingdings"/>
          <w:kern w:val="0"/>
          <w:sz w:val="24"/>
        </w:rPr>
        <w:t></w:t>
      </w:r>
      <w:r>
        <w:rPr>
          <w:rFonts w:asciiTheme="minorEastAsia" w:eastAsiaTheme="minorEastAsia" w:hAnsiTheme="minorEastAsia" w:cs="宋体" w:hint="eastAsia"/>
          <w:sz w:val="24"/>
        </w:rPr>
        <w:t xml:space="preserve"> </w:t>
      </w:r>
      <w:r>
        <w:rPr>
          <w:rFonts w:ascii="黑体" w:eastAsia="黑体" w:hAnsi="黑体" w:cs="宋体" w:hint="eastAsia"/>
          <w:sz w:val="28"/>
          <w:szCs w:val="28"/>
        </w:rPr>
        <w:t>方案2</w:t>
      </w:r>
    </w:p>
    <w:p w14:paraId="6532435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3.7所</w:t>
      </w:r>
      <w:r>
        <w:rPr>
          <w:rFonts w:asciiTheme="minorEastAsia" w:eastAsiaTheme="minorEastAsia" w:hAnsiTheme="minorEastAsia" w:cs="宋体"/>
          <w:sz w:val="24"/>
        </w:rPr>
        <w:t>示</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是</w:t>
      </w:r>
      <w:r>
        <w:rPr>
          <w:rFonts w:asciiTheme="minorEastAsia" w:eastAsiaTheme="minorEastAsia" w:hAnsiTheme="minorEastAsia" w:cs="宋体"/>
          <w:sz w:val="24"/>
        </w:rPr>
        <w:t>容器的一部分</w:t>
      </w:r>
      <w:r>
        <w:rPr>
          <w:rFonts w:asciiTheme="minorEastAsia" w:eastAsiaTheme="minorEastAsia" w:hAnsiTheme="minorEastAsia" w:cs="宋体" w:hint="eastAsia"/>
          <w:sz w:val="24"/>
        </w:rPr>
        <w:t>， 这种</w:t>
      </w:r>
      <w:r>
        <w:rPr>
          <w:rFonts w:asciiTheme="minorEastAsia" w:eastAsiaTheme="minorEastAsia" w:hAnsiTheme="minorEastAsia" w:cs="宋体"/>
          <w:sz w:val="24"/>
        </w:rPr>
        <w:t>方式比较少用，这里不再赘述。</w:t>
      </w:r>
    </w:p>
    <w:p w14:paraId="544DCF39" w14:textId="77777777" w:rsidR="00065A3A" w:rsidRDefault="00065A3A">
      <w:pPr>
        <w:spacing w:line="400" w:lineRule="atLeast"/>
        <w:ind w:firstLine="420"/>
        <w:rPr>
          <w:rFonts w:asciiTheme="minorEastAsia" w:eastAsiaTheme="minorEastAsia" w:hAnsiTheme="minorEastAsia" w:cs="宋体"/>
          <w:sz w:val="24"/>
        </w:rPr>
      </w:pPr>
    </w:p>
    <w:p w14:paraId="48139227" w14:textId="77777777" w:rsidR="00065A3A" w:rsidRDefault="00C41667">
      <w:pPr>
        <w:pStyle w:val="a5"/>
        <w:spacing w:line="400" w:lineRule="atLeast"/>
        <w:ind w:left="840" w:firstLine="420"/>
        <w:rPr>
          <w:rFonts w:asciiTheme="minorEastAsia" w:eastAsiaTheme="minorEastAsia" w:hAnsiTheme="minorEastAsia"/>
          <w:sz w:val="24"/>
          <w:szCs w:val="24"/>
        </w:rPr>
      </w:pPr>
      <w:r>
        <w:rPr>
          <w:rFonts w:asciiTheme="minorEastAsia" w:eastAsiaTheme="minorEastAsia" w:hAnsiTheme="minorEastAsia" w:hint="eastAsia"/>
          <w:noProof/>
          <w:sz w:val="24"/>
          <w:szCs w:val="24"/>
        </w:rPr>
        <w:lastRenderedPageBreak/>
        <w:drawing>
          <wp:inline distT="0" distB="0" distL="114300" distR="114300" wp14:anchorId="3EEB7075" wp14:editId="69460AB3">
            <wp:extent cx="3357245" cy="1869440"/>
            <wp:effectExtent l="0" t="0" r="0" b="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3"/>
                    <a:stretch>
                      <a:fillRect/>
                    </a:stretch>
                  </pic:blipFill>
                  <pic:spPr>
                    <a:xfrm>
                      <a:off x="0" y="0"/>
                      <a:ext cx="3393445" cy="1889965"/>
                    </a:xfrm>
                    <a:prstGeom prst="rect">
                      <a:avLst/>
                    </a:prstGeom>
                  </pic:spPr>
                </pic:pic>
              </a:graphicData>
            </a:graphic>
          </wp:inline>
        </w:drawing>
      </w:r>
    </w:p>
    <w:p w14:paraId="31DAB0D8"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图3.7  服务框架是Web容器的一部分</w:t>
      </w:r>
    </w:p>
    <w:p w14:paraId="2DBF1DAB" w14:textId="77777777" w:rsidR="00065A3A" w:rsidRDefault="00C41667">
      <w:pPr>
        <w:spacing w:line="400" w:lineRule="atLeast"/>
        <w:ind w:firstLine="420"/>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方案3</w:t>
      </w:r>
    </w:p>
    <w:p w14:paraId="17E202B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3.8所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有的</w:t>
      </w:r>
      <w:r>
        <w:rPr>
          <w:rFonts w:asciiTheme="minorEastAsia" w:eastAsiaTheme="minorEastAsia" w:hAnsiTheme="minorEastAsia" w:cs="宋体" w:hint="eastAsia"/>
          <w:sz w:val="24"/>
        </w:rPr>
        <w:t>情况</w:t>
      </w:r>
      <w:r>
        <w:rPr>
          <w:rFonts w:asciiTheme="minorEastAsia" w:eastAsiaTheme="minorEastAsia" w:hAnsiTheme="minorEastAsia" w:cs="宋体"/>
          <w:sz w:val="24"/>
        </w:rPr>
        <w:t>下应用不需要容器（</w:t>
      </w:r>
      <w:r>
        <w:rPr>
          <w:rFonts w:asciiTheme="minorEastAsia" w:eastAsiaTheme="minorEastAsia" w:hAnsiTheme="minorEastAsia" w:cs="宋体" w:hint="eastAsia"/>
          <w:sz w:val="24"/>
        </w:rPr>
        <w:t>不是</w:t>
      </w:r>
      <w:r>
        <w:rPr>
          <w:rFonts w:asciiTheme="minorEastAsia" w:eastAsiaTheme="minorEastAsia" w:hAnsiTheme="minorEastAsia" w:cs="宋体"/>
          <w:sz w:val="24"/>
        </w:rPr>
        <w:t>Web应用，或者不使用现有容器）</w:t>
      </w:r>
      <w:r>
        <w:rPr>
          <w:rFonts w:asciiTheme="minorEastAsia" w:eastAsiaTheme="minorEastAsia" w:hAnsiTheme="minorEastAsia" w:cs="宋体" w:hint="eastAsia"/>
          <w:sz w:val="24"/>
        </w:rPr>
        <w:t>，</w:t>
      </w:r>
      <w:r>
        <w:rPr>
          <w:rFonts w:asciiTheme="minorEastAsia" w:eastAsiaTheme="minorEastAsia" w:hAnsiTheme="minorEastAsia" w:cs="宋体"/>
          <w:sz w:val="24"/>
        </w:rPr>
        <w:t>那么，服务框架自身需要变为一个容器来</w:t>
      </w:r>
      <w:r>
        <w:rPr>
          <w:rFonts w:asciiTheme="minorEastAsia" w:eastAsiaTheme="minorEastAsia" w:hAnsiTheme="minorEastAsia" w:cs="宋体" w:hint="eastAsia"/>
          <w:sz w:val="24"/>
        </w:rPr>
        <w:t>承载</w:t>
      </w:r>
      <w:r>
        <w:rPr>
          <w:rFonts w:asciiTheme="minorEastAsia" w:eastAsiaTheme="minorEastAsia" w:hAnsiTheme="minorEastAsia" w:cs="宋体"/>
          <w:sz w:val="24"/>
        </w:rPr>
        <w:t>远程服务。</w:t>
      </w:r>
    </w:p>
    <w:p w14:paraId="548FC96D" w14:textId="77777777" w:rsidR="00065A3A" w:rsidRDefault="00C41667">
      <w:pPr>
        <w:pStyle w:val="a5"/>
        <w:spacing w:line="400" w:lineRule="atLeast"/>
        <w:ind w:left="840" w:firstLine="420"/>
        <w:rPr>
          <w:rFonts w:asciiTheme="minorEastAsia" w:eastAsiaTheme="minorEastAsia" w:hAnsiTheme="minorEastAsia"/>
          <w:b/>
          <w:bCs/>
          <w:sz w:val="24"/>
          <w:szCs w:val="24"/>
        </w:rPr>
      </w:pPr>
      <w:r>
        <w:rPr>
          <w:rFonts w:asciiTheme="minorEastAsia" w:eastAsiaTheme="minorEastAsia" w:hAnsiTheme="minorEastAsia" w:hint="eastAsia"/>
          <w:b/>
          <w:bCs/>
          <w:noProof/>
          <w:sz w:val="24"/>
          <w:szCs w:val="24"/>
        </w:rPr>
        <w:drawing>
          <wp:inline distT="0" distB="0" distL="114300" distR="114300" wp14:anchorId="3F1558D5" wp14:editId="30FDBB1F">
            <wp:extent cx="3428365" cy="2042160"/>
            <wp:effectExtent l="0" t="0" r="635" b="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
                    <pic:cNvPicPr>
                      <a:picLocks noChangeAspect="1"/>
                    </pic:cNvPicPr>
                  </pic:nvPicPr>
                  <pic:blipFill>
                    <a:blip r:embed="rId24"/>
                    <a:stretch>
                      <a:fillRect/>
                    </a:stretch>
                  </pic:blipFill>
                  <pic:spPr>
                    <a:xfrm>
                      <a:off x="0" y="0"/>
                      <a:ext cx="3488155" cy="2077775"/>
                    </a:xfrm>
                    <a:prstGeom prst="rect">
                      <a:avLst/>
                    </a:prstGeom>
                  </pic:spPr>
                </pic:pic>
              </a:graphicData>
            </a:graphic>
          </wp:inline>
        </w:drawing>
      </w:r>
    </w:p>
    <w:p w14:paraId="2B2F405A" w14:textId="77777777" w:rsidR="00065A3A" w:rsidRDefault="00C41667">
      <w:pPr>
        <w:spacing w:line="400" w:lineRule="atLeast"/>
        <w:ind w:firstLine="420"/>
        <w:rPr>
          <w:rFonts w:asciiTheme="minorEastAsia" w:eastAsiaTheme="minorEastAsia" w:hAnsiTheme="minorEastAsia"/>
          <w:b/>
          <w:bCs/>
          <w:sz w:val="24"/>
        </w:rPr>
      </w:pPr>
      <w:r>
        <w:rPr>
          <w:rFonts w:asciiTheme="minorEastAsia" w:eastAsiaTheme="minorEastAsia" w:hAnsiTheme="minorEastAsia" w:hint="eastAsia"/>
          <w:b/>
          <w:bCs/>
          <w:sz w:val="24"/>
        </w:rPr>
        <w:t xml:space="preserve"> </w:t>
      </w:r>
      <w:r>
        <w:rPr>
          <w:rFonts w:asciiTheme="minorEastAsia" w:eastAsiaTheme="minorEastAsia" w:hAnsiTheme="minorEastAsia"/>
          <w:b/>
          <w:bCs/>
          <w:sz w:val="24"/>
        </w:rPr>
        <w:t xml:space="preserve">   </w:t>
      </w:r>
      <w:r>
        <w:rPr>
          <w:rFonts w:ascii="楷体" w:eastAsia="楷体" w:hAnsi="楷体"/>
          <w:sz w:val="18"/>
          <w:szCs w:val="18"/>
        </w:rPr>
        <w:t xml:space="preserve">                 </w:t>
      </w:r>
      <w:r>
        <w:rPr>
          <w:rFonts w:ascii="楷体" w:eastAsia="楷体" w:hAnsi="楷体" w:hint="eastAsia"/>
          <w:sz w:val="18"/>
          <w:szCs w:val="18"/>
        </w:rPr>
        <w:t>图3.8</w:t>
      </w:r>
      <w:r>
        <w:rPr>
          <w:rFonts w:ascii="楷体" w:eastAsia="楷体" w:hAnsi="楷体"/>
          <w:sz w:val="18"/>
          <w:szCs w:val="18"/>
        </w:rPr>
        <w:t xml:space="preserve">  </w:t>
      </w:r>
      <w:r>
        <w:rPr>
          <w:rFonts w:ascii="楷体" w:eastAsia="楷体" w:hAnsi="楷体" w:hint="eastAsia"/>
          <w:sz w:val="18"/>
          <w:szCs w:val="18"/>
        </w:rPr>
        <w:t>服务框架本身作为容器</w:t>
      </w:r>
    </w:p>
    <w:p w14:paraId="4EC489CC" w14:textId="77777777" w:rsidR="00065A3A" w:rsidRDefault="00C41667">
      <w:pPr>
        <w:pStyle w:val="3"/>
        <w:spacing w:beforeLines="100" w:before="312" w:afterLines="100" w:after="312" w:line="415" w:lineRule="auto"/>
        <w:jc w:val="left"/>
        <w:rPr>
          <w:ins w:id="81" w:author="Wang Wei14(上海_技术部_平台保障_王伟)" w:date="2017-05-27T12:40:00Z"/>
          <w:rFonts w:ascii="黑体" w:eastAsia="黑体" w:hAnsi="黑体"/>
          <w:b w:val="0"/>
        </w:rPr>
      </w:pPr>
      <w:bookmarkStart w:id="82" w:name="_Toc481258151"/>
      <w:bookmarkStart w:id="83" w:name="_Toc482175886"/>
      <w:bookmarkStart w:id="84" w:name="_Toc483557615"/>
      <w:r>
        <w:rPr>
          <w:rFonts w:ascii="黑体" w:eastAsia="黑体" w:hAnsi="黑体" w:hint="eastAsia"/>
          <w:b w:val="0"/>
        </w:rPr>
        <w:t>3.8 协议</w:t>
      </w:r>
      <w:r>
        <w:rPr>
          <w:rFonts w:ascii="黑体" w:eastAsia="黑体" w:hAnsi="黑体"/>
          <w:b w:val="0"/>
        </w:rPr>
        <w:t>栈</w:t>
      </w:r>
      <w:bookmarkEnd w:id="82"/>
      <w:bookmarkEnd w:id="83"/>
      <w:bookmarkEnd w:id="84"/>
    </w:p>
    <w:p w14:paraId="5C506E31" w14:textId="6F05AA51" w:rsidR="00B538F5" w:rsidRPr="00970D21" w:rsidRDefault="00B538F5" w:rsidP="002D5BC6">
      <w:pPr>
        <w:ind w:firstLine="420"/>
        <w:rPr>
          <w:rFonts w:asciiTheme="minorEastAsia" w:eastAsiaTheme="minorEastAsia" w:hAnsiTheme="minorEastAsia" w:cs="宋体"/>
          <w:sz w:val="24"/>
        </w:rPr>
      </w:pPr>
      <w:r w:rsidRPr="00970D21">
        <w:rPr>
          <w:rFonts w:asciiTheme="minorEastAsia" w:eastAsiaTheme="minorEastAsia" w:hAnsiTheme="minorEastAsia" w:cs="宋体" w:hint="eastAsia"/>
          <w:sz w:val="24"/>
        </w:rPr>
        <w:t>不同服务</w:t>
      </w:r>
      <w:r w:rsidRPr="00970D21">
        <w:rPr>
          <w:rFonts w:asciiTheme="minorEastAsia" w:eastAsiaTheme="minorEastAsia" w:hAnsiTheme="minorEastAsia" w:cs="宋体"/>
          <w:sz w:val="24"/>
        </w:rPr>
        <w:t>在性能上适用不同协议进行传输。</w:t>
      </w:r>
      <w:r w:rsidRPr="00970D21">
        <w:rPr>
          <w:rFonts w:asciiTheme="minorEastAsia" w:eastAsiaTheme="minorEastAsia" w:hAnsiTheme="minorEastAsia" w:cs="宋体" w:hint="eastAsia"/>
          <w:sz w:val="24"/>
        </w:rPr>
        <w:t>比如</w:t>
      </w:r>
      <w:r w:rsidRPr="00970D21">
        <w:rPr>
          <w:rFonts w:asciiTheme="minorEastAsia" w:eastAsiaTheme="minorEastAsia" w:hAnsiTheme="minorEastAsia" w:cs="宋体"/>
          <w:sz w:val="24"/>
        </w:rPr>
        <w:t>对接异构第三方服务时，通常会选择</w:t>
      </w:r>
      <w:r w:rsidRPr="00970D21">
        <w:rPr>
          <w:rFonts w:asciiTheme="minorEastAsia" w:eastAsiaTheme="minorEastAsia" w:hAnsiTheme="minorEastAsia" w:cs="宋体" w:hint="eastAsia"/>
          <w:sz w:val="24"/>
        </w:rPr>
        <w:t>HTTP/</w:t>
      </w:r>
      <w:r w:rsidRPr="00970D21">
        <w:rPr>
          <w:rFonts w:asciiTheme="minorEastAsia" w:eastAsiaTheme="minorEastAsia" w:hAnsiTheme="minorEastAsia" w:cs="宋体"/>
          <w:sz w:val="24"/>
        </w:rPr>
        <w:t>Restful等共有协议；对于内部不同模块之间的服务调用，往往会选择性能较高的二进制私有协议。</w:t>
      </w:r>
    </w:p>
    <w:p w14:paraId="64E72D6D"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cs="宋体"/>
          <w:sz w:val="28"/>
          <w:szCs w:val="28"/>
        </w:rPr>
        <w:t xml:space="preserve"> </w:t>
      </w:r>
      <w:r>
        <w:rPr>
          <w:rFonts w:ascii="黑体" w:eastAsia="黑体" w:hAnsi="黑体" w:cs="宋体" w:hint="eastAsia"/>
          <w:sz w:val="28"/>
          <w:szCs w:val="28"/>
        </w:rPr>
        <w:t>关键</w:t>
      </w:r>
      <w:r>
        <w:rPr>
          <w:rFonts w:ascii="黑体" w:eastAsia="黑体" w:hAnsi="黑体" w:cs="宋体"/>
          <w:sz w:val="28"/>
          <w:szCs w:val="28"/>
        </w:rPr>
        <w:t>技术点分析</w:t>
      </w:r>
    </w:p>
    <w:p w14:paraId="13C6920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大</w:t>
      </w:r>
      <w:r>
        <w:rPr>
          <w:rFonts w:asciiTheme="minorEastAsia" w:eastAsiaTheme="minorEastAsia" w:hAnsiTheme="minorEastAsia" w:cs="宋体"/>
          <w:sz w:val="24"/>
        </w:rPr>
        <w:t>部分服务框架都支持多协议，但是多协议却不是</w:t>
      </w:r>
      <w:r>
        <w:rPr>
          <w:rFonts w:asciiTheme="minorEastAsia" w:eastAsiaTheme="minorEastAsia" w:hAnsiTheme="minorEastAsia" w:cs="宋体" w:hint="eastAsia"/>
          <w:sz w:val="24"/>
        </w:rPr>
        <w:t>必须</w:t>
      </w:r>
      <w:r>
        <w:rPr>
          <w:rFonts w:asciiTheme="minorEastAsia" w:eastAsiaTheme="minorEastAsia" w:hAnsiTheme="minorEastAsia" w:cs="宋体"/>
          <w:sz w:val="24"/>
        </w:rPr>
        <w:t>的。如果</w:t>
      </w:r>
      <w:r>
        <w:rPr>
          <w:rFonts w:asciiTheme="minorEastAsia" w:eastAsiaTheme="minorEastAsia" w:hAnsiTheme="minorEastAsia" w:cs="宋体" w:hint="eastAsia"/>
          <w:sz w:val="24"/>
        </w:rPr>
        <w:t>公司</w:t>
      </w:r>
      <w:r>
        <w:rPr>
          <w:rFonts w:asciiTheme="minorEastAsia" w:eastAsiaTheme="minorEastAsia" w:hAnsiTheme="minorEastAsia" w:cs="宋体"/>
          <w:sz w:val="24"/>
        </w:rPr>
        <w:t>内部使用，则</w:t>
      </w:r>
      <w:r>
        <w:rPr>
          <w:rFonts w:asciiTheme="minorEastAsia" w:eastAsiaTheme="minorEastAsia" w:hAnsiTheme="minorEastAsia" w:cs="宋体" w:hint="eastAsia"/>
          <w:sz w:val="24"/>
        </w:rPr>
        <w:t>可以</w:t>
      </w:r>
      <w:r>
        <w:rPr>
          <w:rFonts w:asciiTheme="minorEastAsia" w:eastAsiaTheme="minorEastAsia" w:hAnsiTheme="minorEastAsia" w:cs="宋体"/>
          <w:sz w:val="24"/>
        </w:rPr>
        <w:t>根据业务需要决定支持的具体协议，如果是开源的通用</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服务框架，考虑到通用</w:t>
      </w:r>
      <w:r>
        <w:rPr>
          <w:rFonts w:asciiTheme="minorEastAsia" w:eastAsiaTheme="minorEastAsia" w:hAnsiTheme="minorEastAsia" w:cs="宋体" w:hint="eastAsia"/>
          <w:sz w:val="24"/>
        </w:rPr>
        <w:t>性</w:t>
      </w:r>
      <w:r>
        <w:rPr>
          <w:rFonts w:asciiTheme="minorEastAsia" w:eastAsiaTheme="minorEastAsia" w:hAnsiTheme="minorEastAsia" w:cs="宋体"/>
          <w:sz w:val="24"/>
        </w:rPr>
        <w:t>往往默认会提供一些常用的协议</w:t>
      </w:r>
      <w:r>
        <w:rPr>
          <w:rFonts w:asciiTheme="minorEastAsia" w:eastAsiaTheme="minorEastAsia" w:hAnsiTheme="minorEastAsia" w:cs="宋体" w:hint="eastAsia"/>
          <w:sz w:val="24"/>
        </w:rPr>
        <w:t>，</w:t>
      </w:r>
      <w:r>
        <w:rPr>
          <w:rFonts w:asciiTheme="minorEastAsia" w:eastAsiaTheme="minorEastAsia" w:hAnsiTheme="minorEastAsia" w:cs="宋体"/>
          <w:sz w:val="24"/>
        </w:rPr>
        <w:t>例如Web Servie和HTTP。</w:t>
      </w:r>
      <w:bookmarkStart w:id="85" w:name="_Toc482175888"/>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多协议支持</w:t>
      </w:r>
      <w:bookmarkEnd w:id="85"/>
    </w:p>
    <w:p w14:paraId="43DCF1C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是否</w:t>
      </w:r>
      <w:r>
        <w:rPr>
          <w:rFonts w:asciiTheme="minorEastAsia" w:eastAsiaTheme="minorEastAsia" w:hAnsiTheme="minorEastAsia" w:cs="宋体"/>
          <w:sz w:val="24"/>
        </w:rPr>
        <w:t>支持多</w:t>
      </w:r>
      <w:r>
        <w:rPr>
          <w:rFonts w:asciiTheme="minorEastAsia" w:eastAsiaTheme="minorEastAsia" w:hAnsiTheme="minorEastAsia" w:cs="宋体" w:hint="eastAsia"/>
          <w:sz w:val="24"/>
        </w:rPr>
        <w:t>协议</w:t>
      </w:r>
      <w:r>
        <w:rPr>
          <w:rFonts w:asciiTheme="minorEastAsia" w:eastAsiaTheme="minorEastAsia" w:hAnsiTheme="minorEastAsia" w:cs="宋体"/>
          <w:sz w:val="24"/>
        </w:rPr>
        <w:t>，</w:t>
      </w:r>
      <w:r>
        <w:rPr>
          <w:rFonts w:asciiTheme="minorEastAsia" w:eastAsiaTheme="minorEastAsia" w:hAnsiTheme="minorEastAsia" w:cs="宋体" w:hint="eastAsia"/>
          <w:sz w:val="24"/>
        </w:rPr>
        <w:t>需要</w:t>
      </w:r>
      <w:r>
        <w:rPr>
          <w:rFonts w:asciiTheme="minorEastAsia" w:eastAsiaTheme="minorEastAsia" w:hAnsiTheme="minorEastAsia" w:cs="宋体"/>
          <w:sz w:val="24"/>
        </w:rPr>
        <w:t>根据业务的实际需要，公司对分布式服务框架的定位</w:t>
      </w:r>
      <w:r>
        <w:rPr>
          <w:rFonts w:asciiTheme="minorEastAsia" w:eastAsiaTheme="minorEastAsia" w:hAnsiTheme="minorEastAsia" w:cs="宋体"/>
          <w:sz w:val="24"/>
        </w:rPr>
        <w:lastRenderedPageBreak/>
        <w:t>而定。</w:t>
      </w:r>
      <w:r>
        <w:rPr>
          <w:rFonts w:asciiTheme="minorEastAsia" w:eastAsiaTheme="minorEastAsia" w:hAnsiTheme="minorEastAsia" w:cs="宋体" w:hint="eastAsia"/>
          <w:sz w:val="24"/>
        </w:rPr>
        <w:t>如果</w:t>
      </w:r>
      <w:r>
        <w:rPr>
          <w:rFonts w:asciiTheme="minorEastAsia" w:eastAsiaTheme="minorEastAsia" w:hAnsiTheme="minorEastAsia" w:cs="宋体"/>
          <w:sz w:val="24"/>
        </w:rPr>
        <w:t>确实有实际需要</w:t>
      </w:r>
      <w:r>
        <w:rPr>
          <w:rFonts w:asciiTheme="minorEastAsia" w:eastAsiaTheme="minorEastAsia" w:hAnsiTheme="minorEastAsia" w:cs="宋体" w:hint="eastAsia"/>
          <w:sz w:val="24"/>
        </w:rPr>
        <w:t>，</w:t>
      </w:r>
      <w:r>
        <w:rPr>
          <w:rFonts w:asciiTheme="minorEastAsia" w:eastAsiaTheme="minorEastAsia" w:hAnsiTheme="minorEastAsia" w:cs="宋体"/>
          <w:sz w:val="24"/>
        </w:rPr>
        <w:t>支持多协议也未尝不可。</w:t>
      </w:r>
    </w:p>
    <w:p w14:paraId="0E354ED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需要</w:t>
      </w:r>
      <w:r>
        <w:rPr>
          <w:rFonts w:asciiTheme="minorEastAsia" w:eastAsiaTheme="minorEastAsia" w:hAnsiTheme="minorEastAsia" w:cs="宋体"/>
          <w:sz w:val="24"/>
        </w:rPr>
        <w:t>指出的是，服务框架需要具备通过扩展的方式</w:t>
      </w:r>
      <w:r>
        <w:rPr>
          <w:rFonts w:asciiTheme="minorEastAsia" w:eastAsiaTheme="minorEastAsia" w:hAnsiTheme="minorEastAsia" w:cs="宋体" w:hint="eastAsia"/>
          <w:sz w:val="24"/>
        </w:rPr>
        <w:t>支持</w:t>
      </w:r>
      <w:r>
        <w:rPr>
          <w:rFonts w:asciiTheme="minorEastAsia" w:eastAsiaTheme="minorEastAsia" w:hAnsiTheme="minorEastAsia" w:cs="宋体"/>
          <w:sz w:val="24"/>
        </w:rPr>
        <w:t>多协议的能力，协议栈应该作为一个架构扩展点开放出来。</w:t>
      </w:r>
      <w:r>
        <w:rPr>
          <w:rFonts w:asciiTheme="minorEastAsia" w:eastAsiaTheme="minorEastAsia" w:hAnsiTheme="minorEastAsia" w:cs="宋体" w:hint="eastAsia"/>
          <w:sz w:val="24"/>
        </w:rPr>
        <w:t xml:space="preserve"> </w:t>
      </w:r>
      <w:bookmarkStart w:id="86" w:name="_Toc482175889"/>
    </w:p>
    <w:p w14:paraId="2E1D7FBE"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协议</w:t>
      </w:r>
      <w:r>
        <w:rPr>
          <w:rFonts w:ascii="黑体" w:eastAsia="黑体" w:hAnsi="黑体" w:cs="宋体" w:hint="eastAsia"/>
          <w:sz w:val="28"/>
          <w:szCs w:val="28"/>
        </w:rPr>
        <w:t>选择</w:t>
      </w:r>
      <w:bookmarkEnd w:id="86"/>
    </w:p>
    <w:p w14:paraId="3CBA715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对</w:t>
      </w:r>
      <w:r>
        <w:rPr>
          <w:rFonts w:asciiTheme="minorEastAsia" w:eastAsiaTheme="minorEastAsia" w:hAnsiTheme="minorEastAsia" w:cs="宋体"/>
          <w:sz w:val="24"/>
        </w:rPr>
        <w:t>于Web Services</w:t>
      </w:r>
      <w:r>
        <w:rPr>
          <w:rFonts w:asciiTheme="minorEastAsia" w:eastAsiaTheme="minorEastAsia" w:hAnsiTheme="minorEastAsia" w:cs="宋体" w:hint="eastAsia"/>
          <w:sz w:val="24"/>
        </w:rPr>
        <w:t>，</w:t>
      </w:r>
      <w:r>
        <w:rPr>
          <w:rFonts w:asciiTheme="minorEastAsia" w:eastAsiaTheme="minorEastAsia" w:hAnsiTheme="minorEastAsia" w:cs="宋体"/>
          <w:sz w:val="24"/>
        </w:rPr>
        <w:t>HTTP</w:t>
      </w:r>
      <w:r>
        <w:rPr>
          <w:rFonts w:asciiTheme="minorEastAsia" w:eastAsiaTheme="minorEastAsia" w:hAnsiTheme="minorEastAsia" w:cs="宋体" w:hint="eastAsia"/>
          <w:sz w:val="24"/>
        </w:rPr>
        <w:t>等公</w:t>
      </w:r>
      <w:r>
        <w:rPr>
          <w:rFonts w:asciiTheme="minorEastAsia" w:eastAsiaTheme="minorEastAsia" w:hAnsiTheme="minorEastAsia" w:cs="宋体"/>
          <w:sz w:val="24"/>
        </w:rPr>
        <w:t>有协议缺少服务描述</w:t>
      </w:r>
      <w:r>
        <w:rPr>
          <w:rFonts w:asciiTheme="minorEastAsia" w:eastAsiaTheme="minorEastAsia" w:hAnsiTheme="minorEastAsia" w:cs="宋体" w:hint="eastAsia"/>
          <w:sz w:val="24"/>
        </w:rPr>
        <w:t>文件</w:t>
      </w:r>
      <w:r>
        <w:rPr>
          <w:rFonts w:asciiTheme="minorEastAsia" w:eastAsiaTheme="minorEastAsia" w:hAnsiTheme="minorEastAsia" w:cs="宋体"/>
          <w:sz w:val="24"/>
        </w:rPr>
        <w:t>，服务订阅发布机制，不太适合作为</w:t>
      </w:r>
      <w:r>
        <w:rPr>
          <w:rFonts w:asciiTheme="minorEastAsia" w:eastAsiaTheme="minorEastAsia" w:hAnsiTheme="minorEastAsia" w:cs="宋体" w:hint="eastAsia"/>
          <w:sz w:val="24"/>
        </w:rPr>
        <w:t>S</w:t>
      </w:r>
      <w:r>
        <w:rPr>
          <w:rFonts w:asciiTheme="minorEastAsia" w:eastAsiaTheme="minorEastAsia" w:hAnsiTheme="minorEastAsia" w:cs="宋体"/>
          <w:sz w:val="24"/>
        </w:rPr>
        <w:t>OA</w:t>
      </w:r>
      <w:r>
        <w:rPr>
          <w:rFonts w:asciiTheme="minorEastAsia" w:eastAsiaTheme="minorEastAsia" w:hAnsiTheme="minorEastAsia" w:cs="宋体" w:hint="eastAsia"/>
          <w:sz w:val="24"/>
        </w:rPr>
        <w:t>服务</w:t>
      </w:r>
      <w:r>
        <w:rPr>
          <w:rFonts w:asciiTheme="minorEastAsia" w:eastAsiaTheme="minorEastAsia" w:hAnsiTheme="minorEastAsia" w:cs="宋体"/>
          <w:sz w:val="24"/>
        </w:rPr>
        <w:t>化的标准协议。</w:t>
      </w:r>
    </w:p>
    <w:p w14:paraId="579BF8B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服务框架主要是为了解决内部服务化之后业务接口</w:t>
      </w:r>
      <w:r>
        <w:rPr>
          <w:rFonts w:asciiTheme="minorEastAsia" w:eastAsiaTheme="minorEastAsia" w:hAnsiTheme="minorEastAsia" w:cs="宋体" w:hint="eastAsia"/>
          <w:sz w:val="24"/>
        </w:rPr>
        <w:t>跨进程</w:t>
      </w:r>
      <w:r>
        <w:rPr>
          <w:rFonts w:asciiTheme="minorEastAsia" w:eastAsiaTheme="minorEastAsia" w:hAnsiTheme="minorEastAsia" w:cs="宋体"/>
          <w:sz w:val="24"/>
        </w:rPr>
        <w:t>通信问题，吞吐率</w:t>
      </w:r>
      <w:r>
        <w:rPr>
          <w:rFonts w:asciiTheme="minorEastAsia" w:eastAsiaTheme="minorEastAsia" w:hAnsiTheme="minorEastAsia" w:cs="宋体" w:hint="eastAsia"/>
          <w:sz w:val="24"/>
        </w:rPr>
        <w:t>，时延等</w:t>
      </w:r>
      <w:r>
        <w:rPr>
          <w:rFonts w:asciiTheme="minorEastAsia" w:eastAsiaTheme="minorEastAsia" w:hAnsiTheme="minorEastAsia" w:cs="宋体"/>
          <w:sz w:val="24"/>
        </w:rPr>
        <w:t>性能指标是</w:t>
      </w:r>
      <w:r>
        <w:rPr>
          <w:rFonts w:asciiTheme="minorEastAsia" w:eastAsiaTheme="minorEastAsia" w:hAnsiTheme="minorEastAsia" w:cs="宋体" w:hint="eastAsia"/>
          <w:sz w:val="24"/>
        </w:rPr>
        <w:t>关键</w:t>
      </w:r>
      <w:r>
        <w:rPr>
          <w:rFonts w:asciiTheme="minorEastAsia" w:eastAsiaTheme="minorEastAsia" w:hAnsiTheme="minorEastAsia" w:cs="宋体"/>
          <w:sz w:val="24"/>
        </w:rPr>
        <w:t>。在</w:t>
      </w:r>
      <w:r>
        <w:rPr>
          <w:rFonts w:asciiTheme="minorEastAsia" w:eastAsiaTheme="minorEastAsia" w:hAnsiTheme="minorEastAsia" w:cs="宋体" w:hint="eastAsia"/>
          <w:sz w:val="24"/>
        </w:rPr>
        <w:t>性能</w:t>
      </w:r>
      <w:r>
        <w:rPr>
          <w:rFonts w:asciiTheme="minorEastAsia" w:eastAsiaTheme="minorEastAsia" w:hAnsiTheme="minorEastAsia" w:cs="宋体"/>
          <w:sz w:val="24"/>
        </w:rPr>
        <w:t>方面，私有协议往往可以根据业务的具体需求进行针对性</w:t>
      </w:r>
      <w:r>
        <w:rPr>
          <w:rFonts w:asciiTheme="minorEastAsia" w:eastAsiaTheme="minorEastAsia" w:hAnsiTheme="minorEastAsia" w:cs="宋体" w:hint="eastAsia"/>
          <w:sz w:val="24"/>
        </w:rPr>
        <w:t>优化</w:t>
      </w:r>
      <w:r>
        <w:rPr>
          <w:rFonts w:asciiTheme="minorEastAsia" w:eastAsiaTheme="minorEastAsia" w:hAnsiTheme="minorEastAsia" w:cs="宋体"/>
          <w:sz w:val="24"/>
        </w:rPr>
        <w:t>，因此性能更优</w:t>
      </w:r>
      <w:r>
        <w:rPr>
          <w:rFonts w:asciiTheme="minorEastAsia" w:eastAsiaTheme="minorEastAsia" w:hAnsiTheme="minorEastAsia" w:cs="宋体" w:hint="eastAsia"/>
          <w:sz w:val="24"/>
        </w:rPr>
        <w:t>。</w:t>
      </w:r>
    </w:p>
    <w:p w14:paraId="15A16EF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以web</w:t>
      </w:r>
      <w:r>
        <w:rPr>
          <w:rFonts w:asciiTheme="minorEastAsia" w:eastAsiaTheme="minorEastAsia" w:hAnsiTheme="minorEastAsia" w:cs="宋体"/>
          <w:sz w:val="24"/>
        </w:rPr>
        <w:t xml:space="preserve"> service</w:t>
      </w:r>
      <w:r>
        <w:rPr>
          <w:rFonts w:asciiTheme="minorEastAsia" w:eastAsiaTheme="minorEastAsia" w:hAnsiTheme="minorEastAsia" w:cs="宋体" w:hint="eastAsia"/>
          <w:sz w:val="24"/>
        </w:rPr>
        <w:t>公</w:t>
      </w:r>
      <w:r>
        <w:rPr>
          <w:rFonts w:asciiTheme="minorEastAsia" w:eastAsiaTheme="minorEastAsia" w:hAnsiTheme="minorEastAsia" w:cs="宋体"/>
          <w:sz w:val="24"/>
        </w:rPr>
        <w:t>有协议</w:t>
      </w:r>
      <w:r>
        <w:rPr>
          <w:rFonts w:asciiTheme="minorEastAsia" w:eastAsiaTheme="minorEastAsia" w:hAnsiTheme="minorEastAsia" w:cs="宋体" w:hint="eastAsia"/>
          <w:sz w:val="24"/>
        </w:rPr>
        <w:t>为</w:t>
      </w:r>
      <w:r>
        <w:rPr>
          <w:rFonts w:asciiTheme="minorEastAsia" w:eastAsiaTheme="minorEastAsia" w:hAnsiTheme="minorEastAsia" w:cs="宋体"/>
          <w:sz w:val="24"/>
        </w:rPr>
        <w:t>例，</w:t>
      </w:r>
      <w:r>
        <w:rPr>
          <w:rFonts w:asciiTheme="minorEastAsia" w:eastAsiaTheme="minorEastAsia" w:hAnsiTheme="minorEastAsia" w:cs="宋体" w:hint="eastAsia"/>
          <w:sz w:val="24"/>
        </w:rPr>
        <w:t>它</w:t>
      </w:r>
      <w:r>
        <w:rPr>
          <w:rFonts w:asciiTheme="minorEastAsia" w:eastAsiaTheme="minorEastAsia" w:hAnsiTheme="minorEastAsia" w:cs="宋体"/>
          <w:sz w:val="24"/>
        </w:rPr>
        <w:t>的性能存在如下缺陷：</w:t>
      </w:r>
    </w:p>
    <w:p w14:paraId="6D2A64C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1. SOAP消息使用xml</w:t>
      </w:r>
      <w:r>
        <w:rPr>
          <w:rFonts w:asciiTheme="minorEastAsia" w:eastAsiaTheme="minorEastAsia" w:hAnsiTheme="minorEastAsia" w:cs="宋体" w:hint="eastAsia"/>
          <w:sz w:val="24"/>
        </w:rPr>
        <w:t>进行</w:t>
      </w:r>
      <w:r>
        <w:rPr>
          <w:rFonts w:asciiTheme="minorEastAsia" w:eastAsiaTheme="minorEastAsia" w:hAnsiTheme="minorEastAsia" w:cs="宋体"/>
          <w:sz w:val="24"/>
        </w:rPr>
        <w:t>序列化，相比于PB等二进制序列化框架，性能低一大截</w:t>
      </w:r>
      <w:r>
        <w:rPr>
          <w:rFonts w:asciiTheme="minorEastAsia" w:eastAsiaTheme="minorEastAsia" w:hAnsiTheme="minorEastAsia" w:cs="宋体" w:hint="eastAsia"/>
          <w:sz w:val="24"/>
        </w:rPr>
        <w:t>。</w:t>
      </w:r>
    </w:p>
    <w:p w14:paraId="0E67F8F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w:t>
      </w:r>
      <w:r>
        <w:rPr>
          <w:rFonts w:asciiTheme="minorEastAsia" w:eastAsiaTheme="minorEastAsia" w:hAnsiTheme="minorEastAsia" w:cs="宋体"/>
          <w:sz w:val="24"/>
        </w:rPr>
        <w:t xml:space="preserve"> SOAP通常</w:t>
      </w:r>
      <w:r>
        <w:rPr>
          <w:rFonts w:asciiTheme="minorEastAsia" w:eastAsiaTheme="minorEastAsia" w:hAnsiTheme="minorEastAsia" w:cs="宋体" w:hint="eastAsia"/>
          <w:sz w:val="24"/>
        </w:rPr>
        <w:t>使用</w:t>
      </w:r>
      <w:r>
        <w:rPr>
          <w:rFonts w:asciiTheme="minorEastAsia" w:eastAsiaTheme="minorEastAsia" w:hAnsiTheme="minorEastAsia" w:cs="宋体"/>
          <w:sz w:val="24"/>
        </w:rPr>
        <w:t>HTTP协议，HTTP1.0/1.1</w:t>
      </w:r>
      <w:r>
        <w:rPr>
          <w:rFonts w:asciiTheme="minorEastAsia" w:eastAsiaTheme="minorEastAsia" w:hAnsiTheme="minorEastAsia" w:cs="宋体" w:hint="eastAsia"/>
          <w:sz w:val="24"/>
        </w:rPr>
        <w:t>不</w:t>
      </w:r>
      <w:r>
        <w:rPr>
          <w:rFonts w:asciiTheme="minorEastAsia" w:eastAsiaTheme="minorEastAsia" w:hAnsiTheme="minorEastAsia" w:cs="宋体"/>
          <w:sz w:val="24"/>
        </w:rPr>
        <w:t>支持双向全双工通信，而且一般</w:t>
      </w:r>
      <w:r>
        <w:rPr>
          <w:rFonts w:asciiTheme="minorEastAsia" w:eastAsiaTheme="minorEastAsia" w:hAnsiTheme="minorEastAsia" w:cs="宋体" w:hint="eastAsia"/>
          <w:sz w:val="24"/>
        </w:rPr>
        <w:t>使用</w:t>
      </w:r>
      <w:r>
        <w:rPr>
          <w:rFonts w:asciiTheme="minorEastAsia" w:eastAsiaTheme="minorEastAsia" w:hAnsiTheme="minorEastAsia" w:cs="宋体"/>
          <w:sz w:val="24"/>
        </w:rPr>
        <w:t>短</w:t>
      </w:r>
      <w:r>
        <w:rPr>
          <w:rFonts w:asciiTheme="minorEastAsia" w:eastAsiaTheme="minorEastAsia" w:hAnsiTheme="minorEastAsia" w:cs="宋体" w:hint="eastAsia"/>
          <w:sz w:val="24"/>
        </w:rPr>
        <w:t>连接</w:t>
      </w:r>
      <w:r>
        <w:rPr>
          <w:rFonts w:asciiTheme="minorEastAsia" w:eastAsiaTheme="minorEastAsia" w:hAnsiTheme="minorEastAsia" w:cs="宋体"/>
          <w:sz w:val="24"/>
        </w:rPr>
        <w:t>通信，性能比较差。</w:t>
      </w:r>
    </w:p>
    <w:p w14:paraId="45C7B04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如果没有</w:t>
      </w:r>
      <w:r>
        <w:rPr>
          <w:rFonts w:asciiTheme="minorEastAsia" w:eastAsiaTheme="minorEastAsia" w:hAnsiTheme="minorEastAsia" w:cs="宋体"/>
          <w:sz w:val="24"/>
        </w:rPr>
        <w:t>特殊需求，</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w:t>
      </w:r>
      <w:r>
        <w:rPr>
          <w:rFonts w:asciiTheme="minorEastAsia" w:eastAsiaTheme="minorEastAsia" w:hAnsiTheme="minorEastAsia" w:cs="宋体" w:hint="eastAsia"/>
          <w:sz w:val="24"/>
        </w:rPr>
        <w:t>框架</w:t>
      </w:r>
      <w:r>
        <w:rPr>
          <w:rFonts w:asciiTheme="minorEastAsia" w:eastAsiaTheme="minorEastAsia" w:hAnsiTheme="minorEastAsia" w:cs="宋体"/>
          <w:sz w:val="24"/>
        </w:rPr>
        <w:t>默认使用性能更高，</w:t>
      </w:r>
      <w:r>
        <w:rPr>
          <w:rFonts w:asciiTheme="minorEastAsia" w:eastAsiaTheme="minorEastAsia" w:hAnsiTheme="minorEastAsia" w:cs="宋体" w:hint="eastAsia"/>
          <w:sz w:val="24"/>
        </w:rPr>
        <w:t>扩展</w:t>
      </w:r>
      <w:r>
        <w:rPr>
          <w:rFonts w:asciiTheme="minorEastAsia" w:eastAsiaTheme="minorEastAsia" w:hAnsiTheme="minorEastAsia" w:cs="宋体"/>
          <w:sz w:val="24"/>
        </w:rPr>
        <w:t>性更好的私有协议</w:t>
      </w:r>
      <w:r>
        <w:rPr>
          <w:rFonts w:asciiTheme="minorEastAsia" w:eastAsiaTheme="minorEastAsia" w:hAnsiTheme="minorEastAsia" w:cs="宋体" w:hint="eastAsia"/>
          <w:sz w:val="24"/>
        </w:rPr>
        <w:t>(二进制)进行</w:t>
      </w:r>
      <w:r>
        <w:rPr>
          <w:rFonts w:asciiTheme="minorEastAsia" w:eastAsiaTheme="minorEastAsia" w:hAnsiTheme="minorEastAsia" w:cs="宋体"/>
          <w:sz w:val="24"/>
        </w:rPr>
        <w:t>通信。对于</w:t>
      </w:r>
      <w:r>
        <w:rPr>
          <w:rFonts w:asciiTheme="minorEastAsia" w:eastAsiaTheme="minorEastAsia" w:hAnsiTheme="minorEastAsia" w:cs="宋体" w:hint="eastAsia"/>
          <w:sz w:val="24"/>
        </w:rPr>
        <w:t>部分</w:t>
      </w:r>
      <w:r>
        <w:rPr>
          <w:rFonts w:asciiTheme="minorEastAsia" w:eastAsiaTheme="minorEastAsia" w:hAnsiTheme="minorEastAsia" w:cs="宋体"/>
          <w:sz w:val="24"/>
        </w:rPr>
        <w:t>特殊需要与外部对接的服务，可以考虑引入HTTP</w:t>
      </w:r>
      <w:r>
        <w:rPr>
          <w:rFonts w:asciiTheme="minorEastAsia" w:eastAsiaTheme="minorEastAsia" w:hAnsiTheme="minorEastAsia" w:cs="宋体" w:hint="eastAsia"/>
          <w:sz w:val="24"/>
        </w:rPr>
        <w:t>/Restful等公</w:t>
      </w:r>
      <w:r>
        <w:rPr>
          <w:rFonts w:asciiTheme="minorEastAsia" w:eastAsiaTheme="minorEastAsia" w:hAnsiTheme="minorEastAsia" w:cs="宋体"/>
          <w:sz w:val="24"/>
        </w:rPr>
        <w:t>有协议。</w:t>
      </w:r>
      <w:bookmarkStart w:id="87" w:name="_Toc482175890"/>
    </w:p>
    <w:p w14:paraId="18C2F16F" w14:textId="77777777" w:rsidR="00065A3A" w:rsidRDefault="00C41667">
      <w:pPr>
        <w:spacing w:line="400" w:lineRule="atLeast"/>
        <w:rPr>
          <w:rFonts w:ascii="黑体" w:eastAsia="黑体" w:hAnsi="黑体" w:cs="宋体"/>
          <w:sz w:val="28"/>
          <w:szCs w:val="28"/>
        </w:rPr>
      </w:pPr>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hint="eastAsia"/>
          <w:sz w:val="28"/>
          <w:szCs w:val="28"/>
        </w:rPr>
        <w:t>功能</w:t>
      </w:r>
      <w:r>
        <w:rPr>
          <w:rFonts w:ascii="黑体" w:eastAsia="黑体" w:hAnsi="黑体" w:cs="宋体"/>
          <w:sz w:val="28"/>
          <w:szCs w:val="28"/>
        </w:rPr>
        <w:t>设计</w:t>
      </w:r>
      <w:bookmarkEnd w:id="87"/>
    </w:p>
    <w:p w14:paraId="09B4EE0B"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1.</w:t>
      </w:r>
      <w:r>
        <w:rPr>
          <w:rFonts w:asciiTheme="minorEastAsia" w:eastAsiaTheme="minorEastAsia" w:hAnsiTheme="minorEastAsia" w:cs="宋体" w:hint="eastAsia"/>
          <w:sz w:val="24"/>
        </w:rPr>
        <w:t xml:space="preserve"> 功能</w:t>
      </w:r>
      <w:r>
        <w:rPr>
          <w:rFonts w:asciiTheme="minorEastAsia" w:eastAsiaTheme="minorEastAsia" w:hAnsiTheme="minorEastAsia" w:cs="宋体"/>
          <w:sz w:val="24"/>
        </w:rPr>
        <w:t>描述</w:t>
      </w:r>
    </w:p>
    <w:p w14:paraId="7D1CD0B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私有协议主要</w:t>
      </w:r>
      <w:r>
        <w:rPr>
          <w:rFonts w:asciiTheme="minorEastAsia" w:eastAsiaTheme="minorEastAsia" w:hAnsiTheme="minorEastAsia" w:cs="宋体"/>
          <w:sz w:val="24"/>
        </w:rPr>
        <w:t>功能</w:t>
      </w:r>
      <w:r>
        <w:rPr>
          <w:rFonts w:asciiTheme="minorEastAsia" w:eastAsiaTheme="minorEastAsia" w:hAnsiTheme="minorEastAsia" w:cs="宋体" w:hint="eastAsia"/>
          <w:sz w:val="24"/>
        </w:rPr>
        <w:t>包括定义</w:t>
      </w:r>
      <w:r>
        <w:rPr>
          <w:rFonts w:asciiTheme="minorEastAsia" w:eastAsiaTheme="minorEastAsia" w:hAnsiTheme="minorEastAsia" w:cs="宋体"/>
          <w:sz w:val="24"/>
        </w:rPr>
        <w:t>了私有协议的通信模型和消息定义</w:t>
      </w:r>
      <w:r>
        <w:rPr>
          <w:rFonts w:asciiTheme="minorEastAsia" w:eastAsiaTheme="minorEastAsia" w:hAnsiTheme="minorEastAsia" w:cs="宋体" w:hint="eastAsia"/>
          <w:sz w:val="24"/>
        </w:rPr>
        <w:t>，支持</w:t>
      </w:r>
      <w:r>
        <w:rPr>
          <w:rFonts w:asciiTheme="minorEastAsia" w:eastAsiaTheme="minorEastAsia" w:hAnsiTheme="minorEastAsia" w:cs="宋体"/>
          <w:sz w:val="24"/>
        </w:rPr>
        <w:t>采用点对点长连接通信</w:t>
      </w:r>
      <w:r>
        <w:rPr>
          <w:rFonts w:asciiTheme="minorEastAsia" w:eastAsiaTheme="minorEastAsia" w:hAnsiTheme="minorEastAsia" w:cs="宋体" w:hint="eastAsia"/>
          <w:sz w:val="24"/>
        </w:rPr>
        <w:t>等</w:t>
      </w:r>
      <w:r>
        <w:rPr>
          <w:rFonts w:asciiTheme="minorEastAsia" w:eastAsiaTheme="minorEastAsia" w:hAnsiTheme="minorEastAsia" w:cs="宋体"/>
          <w:sz w:val="24"/>
        </w:rPr>
        <w:t>功能。</w:t>
      </w:r>
    </w:p>
    <w:p w14:paraId="5581046E"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2. 协议</w:t>
      </w:r>
      <w:r>
        <w:rPr>
          <w:rFonts w:asciiTheme="minorEastAsia" w:eastAsiaTheme="minorEastAsia" w:hAnsiTheme="minorEastAsia" w:cs="宋体"/>
          <w:sz w:val="24"/>
        </w:rPr>
        <w:t>消息定义</w:t>
      </w:r>
    </w:p>
    <w:p w14:paraId="5193D01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通常协议</w:t>
      </w:r>
      <w:r>
        <w:rPr>
          <w:rFonts w:asciiTheme="minorEastAsia" w:eastAsiaTheme="minorEastAsia" w:hAnsiTheme="minorEastAsia" w:cs="宋体"/>
          <w:sz w:val="24"/>
        </w:rPr>
        <w:t>栈的消息</w:t>
      </w:r>
      <w:r>
        <w:rPr>
          <w:rFonts w:asciiTheme="minorEastAsia" w:eastAsiaTheme="minorEastAsia" w:hAnsiTheme="minorEastAsia" w:cs="宋体" w:hint="eastAsia"/>
          <w:sz w:val="24"/>
        </w:rPr>
        <w:t>模型</w:t>
      </w:r>
      <w:r>
        <w:rPr>
          <w:rFonts w:asciiTheme="minorEastAsia" w:eastAsiaTheme="minorEastAsia" w:hAnsiTheme="minorEastAsia" w:cs="宋体"/>
          <w:sz w:val="24"/>
        </w:rPr>
        <w:t>分为消息</w:t>
      </w:r>
      <w:r>
        <w:rPr>
          <w:rFonts w:asciiTheme="minorEastAsia" w:eastAsiaTheme="minorEastAsia" w:hAnsiTheme="minorEastAsia" w:cs="宋体" w:hint="eastAsia"/>
          <w:sz w:val="24"/>
        </w:rPr>
        <w:t>头</w:t>
      </w:r>
      <w:r>
        <w:rPr>
          <w:rFonts w:asciiTheme="minorEastAsia" w:eastAsiaTheme="minorEastAsia" w:hAnsiTheme="minorEastAsia" w:cs="宋体"/>
          <w:sz w:val="24"/>
        </w:rPr>
        <w:t>和消息体。消息</w:t>
      </w:r>
      <w:r>
        <w:rPr>
          <w:rFonts w:asciiTheme="minorEastAsia" w:eastAsiaTheme="minorEastAsia" w:hAnsiTheme="minorEastAsia" w:cs="宋体" w:hint="eastAsia"/>
          <w:sz w:val="24"/>
        </w:rPr>
        <w:t>头</w:t>
      </w:r>
      <w:r>
        <w:rPr>
          <w:rFonts w:asciiTheme="minorEastAsia" w:eastAsiaTheme="minorEastAsia" w:hAnsiTheme="minorEastAsia" w:cs="宋体"/>
          <w:sz w:val="24"/>
        </w:rPr>
        <w:t>存放协议公共字段和</w:t>
      </w:r>
      <w:r>
        <w:rPr>
          <w:rFonts w:asciiTheme="minorEastAsia" w:eastAsiaTheme="minorEastAsia" w:hAnsiTheme="minorEastAsia" w:cs="宋体" w:hint="eastAsia"/>
          <w:sz w:val="24"/>
        </w:rPr>
        <w:t>用户扩展</w:t>
      </w:r>
      <w:r>
        <w:rPr>
          <w:rFonts w:asciiTheme="minorEastAsia" w:eastAsiaTheme="minorEastAsia" w:hAnsiTheme="minorEastAsia" w:cs="宋体"/>
          <w:sz w:val="24"/>
        </w:rPr>
        <w:t>字段，消息体</w:t>
      </w:r>
      <w:r>
        <w:rPr>
          <w:rFonts w:asciiTheme="minorEastAsia" w:eastAsiaTheme="minorEastAsia" w:hAnsiTheme="minorEastAsia" w:cs="宋体" w:hint="eastAsia"/>
          <w:sz w:val="24"/>
        </w:rPr>
        <w:t>则</w:t>
      </w:r>
      <w:r>
        <w:rPr>
          <w:rFonts w:asciiTheme="minorEastAsia" w:eastAsiaTheme="minorEastAsia" w:hAnsiTheme="minorEastAsia" w:cs="宋体"/>
          <w:sz w:val="24"/>
        </w:rPr>
        <w:t>用于承载消息内容。以HTTP</w:t>
      </w:r>
      <w:r>
        <w:rPr>
          <w:rFonts w:asciiTheme="minorEastAsia" w:eastAsiaTheme="minorEastAsia" w:hAnsiTheme="minorEastAsia" w:cs="宋体" w:hint="eastAsia"/>
          <w:sz w:val="24"/>
        </w:rPr>
        <w:t>协议</w:t>
      </w:r>
      <w:r>
        <w:rPr>
          <w:rFonts w:asciiTheme="minorEastAsia" w:eastAsiaTheme="minorEastAsia" w:hAnsiTheme="minorEastAsia" w:cs="宋体"/>
          <w:sz w:val="24"/>
        </w:rPr>
        <w:t>为例</w:t>
      </w:r>
      <w:r>
        <w:rPr>
          <w:rFonts w:asciiTheme="minorEastAsia" w:eastAsiaTheme="minorEastAsia" w:hAnsiTheme="minorEastAsia" w:cs="宋体" w:hint="eastAsia"/>
          <w:sz w:val="24"/>
        </w:rPr>
        <w:t>，</w:t>
      </w:r>
      <w:r>
        <w:rPr>
          <w:rFonts w:asciiTheme="minorEastAsia" w:eastAsiaTheme="minorEastAsia" w:hAnsiTheme="minorEastAsia" w:cs="宋体"/>
          <w:sz w:val="24"/>
        </w:rPr>
        <w:t>请求消息</w:t>
      </w:r>
      <w:r>
        <w:rPr>
          <w:rFonts w:asciiTheme="minorEastAsia" w:eastAsiaTheme="minorEastAsia" w:hAnsiTheme="minorEastAsia" w:cs="宋体" w:hint="eastAsia"/>
          <w:sz w:val="24"/>
        </w:rPr>
        <w:t>头</w:t>
      </w:r>
      <w:r>
        <w:rPr>
          <w:rFonts w:asciiTheme="minorEastAsia" w:eastAsiaTheme="minorEastAsia" w:hAnsiTheme="minorEastAsia" w:cs="宋体"/>
          <w:sz w:val="24"/>
        </w:rPr>
        <w:t>允许</w:t>
      </w:r>
      <w:r>
        <w:rPr>
          <w:rFonts w:asciiTheme="minorEastAsia" w:eastAsiaTheme="minorEastAsia" w:hAnsiTheme="minorEastAsia" w:cs="宋体" w:hint="eastAsia"/>
          <w:sz w:val="24"/>
        </w:rPr>
        <w:t>客户</w:t>
      </w:r>
      <w:r>
        <w:rPr>
          <w:rFonts w:asciiTheme="minorEastAsia" w:eastAsiaTheme="minorEastAsia" w:hAnsiTheme="minorEastAsia" w:cs="宋体"/>
          <w:sz w:val="24"/>
        </w:rPr>
        <w:t>端向</w:t>
      </w:r>
      <w:r>
        <w:rPr>
          <w:rFonts w:asciiTheme="minorEastAsia" w:eastAsiaTheme="minorEastAsia" w:hAnsiTheme="minorEastAsia" w:cs="宋体" w:hint="eastAsia"/>
          <w:sz w:val="24"/>
        </w:rPr>
        <w:t>服务端</w:t>
      </w:r>
      <w:r>
        <w:rPr>
          <w:rFonts w:asciiTheme="minorEastAsia" w:eastAsiaTheme="minorEastAsia" w:hAnsiTheme="minorEastAsia" w:cs="宋体"/>
          <w:sz w:val="24"/>
        </w:rPr>
        <w:t>传递请求的</w:t>
      </w:r>
      <w:r>
        <w:rPr>
          <w:rFonts w:asciiTheme="minorEastAsia" w:eastAsiaTheme="minorEastAsia" w:hAnsiTheme="minorEastAsia" w:cs="宋体" w:hint="eastAsia"/>
          <w:sz w:val="24"/>
        </w:rPr>
        <w:t>附加</w:t>
      </w:r>
      <w:r>
        <w:rPr>
          <w:rFonts w:asciiTheme="minorEastAsia" w:eastAsiaTheme="minorEastAsia" w:hAnsiTheme="minorEastAsia" w:cs="宋体"/>
          <w:sz w:val="24"/>
        </w:rPr>
        <w:t>信息以及客户端自身的信息，常用的消息头关键字有Accept，Host等。</w:t>
      </w:r>
    </w:p>
    <w:p w14:paraId="2EA3044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私有协议</w:t>
      </w:r>
      <w:r>
        <w:rPr>
          <w:rFonts w:asciiTheme="minorEastAsia" w:eastAsiaTheme="minorEastAsia" w:hAnsiTheme="minorEastAsia" w:cs="宋体"/>
          <w:sz w:val="24"/>
        </w:rPr>
        <w:t>的消息模型与公有协议类似，也包含消息头和消息体。</w:t>
      </w:r>
      <w:r>
        <w:rPr>
          <w:rFonts w:asciiTheme="minorEastAsia" w:eastAsiaTheme="minorEastAsia" w:hAnsiTheme="minorEastAsia" w:cs="宋体" w:hint="eastAsia"/>
          <w:sz w:val="24"/>
        </w:rPr>
        <w:t>消息</w:t>
      </w:r>
      <w:r>
        <w:rPr>
          <w:rFonts w:asciiTheme="minorEastAsia" w:eastAsiaTheme="minorEastAsia" w:hAnsiTheme="minorEastAsia" w:cs="宋体"/>
          <w:sz w:val="24"/>
        </w:rPr>
        <w:t>头通常包含服务调用相关的公共参数</w:t>
      </w:r>
      <w:r>
        <w:rPr>
          <w:rFonts w:asciiTheme="minorEastAsia" w:eastAsiaTheme="minorEastAsia" w:hAnsiTheme="minorEastAsia" w:cs="宋体" w:hint="eastAsia"/>
          <w:sz w:val="24"/>
        </w:rPr>
        <w:t>，消息</w:t>
      </w:r>
      <w:r>
        <w:rPr>
          <w:rFonts w:asciiTheme="minorEastAsia" w:eastAsiaTheme="minorEastAsia" w:hAnsiTheme="minorEastAsia" w:cs="宋体"/>
          <w:sz w:val="24"/>
        </w:rPr>
        <w:t>体是个byte数组</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w:t>
      </w:r>
    </w:p>
    <w:p w14:paraId="3EE816A6" w14:textId="77777777" w:rsidR="00065A3A" w:rsidRDefault="00C41667">
      <w:pPr>
        <w:pStyle w:val="3"/>
        <w:spacing w:beforeLines="100" w:before="312" w:afterLines="100" w:after="312" w:line="415" w:lineRule="auto"/>
        <w:jc w:val="left"/>
        <w:rPr>
          <w:ins w:id="88" w:author="Wang Wei14(上海_技术部_平台保障_王伟)" w:date="2017-05-27T12:47:00Z"/>
          <w:rFonts w:ascii="黑体" w:eastAsia="黑体" w:hAnsi="黑体"/>
          <w:b w:val="0"/>
        </w:rPr>
      </w:pPr>
      <w:bookmarkStart w:id="89" w:name="_Toc481258152"/>
      <w:bookmarkStart w:id="90" w:name="_Toc482175891"/>
      <w:bookmarkStart w:id="91" w:name="_Toc483557616"/>
      <w:r>
        <w:rPr>
          <w:rFonts w:ascii="黑体" w:eastAsia="黑体" w:hAnsi="黑体" w:hint="eastAsia"/>
          <w:b w:val="0"/>
        </w:rPr>
        <w:t>3.9 幂等</w:t>
      </w:r>
      <w:bookmarkEnd w:id="89"/>
      <w:bookmarkEnd w:id="90"/>
      <w:bookmarkEnd w:id="91"/>
    </w:p>
    <w:p w14:paraId="68B9A5A2" w14:textId="594AFC88" w:rsidR="00065A3A" w:rsidRDefault="00345F5C" w:rsidP="004C061A">
      <w:pPr>
        <w:spacing w:line="400" w:lineRule="atLeast"/>
        <w:ind w:firstLine="420"/>
        <w:rPr>
          <w:rFonts w:asciiTheme="minorEastAsia" w:eastAsiaTheme="minorEastAsia" w:hAnsiTheme="minorEastAsia" w:cs="宋体"/>
          <w:sz w:val="24"/>
        </w:rPr>
      </w:pPr>
      <w:r w:rsidRPr="00B6232C">
        <w:rPr>
          <w:rFonts w:asciiTheme="minorEastAsia" w:eastAsiaTheme="minorEastAsia" w:hAnsiTheme="minorEastAsia" w:cs="宋体" w:hint="eastAsia"/>
          <w:sz w:val="24"/>
        </w:rPr>
        <w:t>随着分布式系统及微服务的普及，因为网络原因而导致调用系统未能获取到确切的结果从而导致重试，这就需要被调用</w:t>
      </w:r>
      <w:r w:rsidR="00F148FE">
        <w:rPr>
          <w:rFonts w:asciiTheme="minorEastAsia" w:eastAsiaTheme="minorEastAsia" w:hAnsiTheme="minorEastAsia" w:cs="宋体" w:hint="eastAsia"/>
          <w:sz w:val="24"/>
        </w:rPr>
        <w:t>服务</w:t>
      </w:r>
      <w:r w:rsidRPr="00B6232C">
        <w:rPr>
          <w:rFonts w:asciiTheme="minorEastAsia" w:eastAsiaTheme="minorEastAsia" w:hAnsiTheme="minorEastAsia" w:cs="宋体" w:hint="eastAsia"/>
          <w:sz w:val="24"/>
        </w:rPr>
        <w:t>具有幂等性。</w:t>
      </w:r>
      <w:r w:rsidR="00C41667">
        <w:rPr>
          <w:rFonts w:asciiTheme="minorEastAsia" w:eastAsiaTheme="minorEastAsia" w:hAnsiTheme="minorEastAsia" w:cs="宋体"/>
          <w:sz w:val="24"/>
        </w:rPr>
        <w:t>多次</w:t>
      </w:r>
      <w:r w:rsidR="00C41667">
        <w:rPr>
          <w:rFonts w:asciiTheme="minorEastAsia" w:eastAsiaTheme="minorEastAsia" w:hAnsiTheme="minorEastAsia" w:cs="宋体" w:hint="eastAsia"/>
          <w:sz w:val="24"/>
        </w:rPr>
        <w:t>执行</w:t>
      </w:r>
      <w:r w:rsidR="00C41667">
        <w:rPr>
          <w:rFonts w:asciiTheme="minorEastAsia" w:eastAsiaTheme="minorEastAsia" w:hAnsiTheme="minorEastAsia" w:cs="宋体"/>
          <w:sz w:val="24"/>
        </w:rPr>
        <w:t>幂等操作</w:t>
      </w:r>
      <w:r w:rsidR="00C41667">
        <w:rPr>
          <w:rFonts w:asciiTheme="minorEastAsia" w:eastAsiaTheme="minorEastAsia" w:hAnsiTheme="minorEastAsia" w:cs="宋体"/>
          <w:sz w:val="24"/>
        </w:rPr>
        <w:lastRenderedPageBreak/>
        <w:t>所产生的</w:t>
      </w:r>
      <w:r w:rsidR="00C41667">
        <w:rPr>
          <w:rFonts w:asciiTheme="minorEastAsia" w:eastAsiaTheme="minorEastAsia" w:hAnsiTheme="minorEastAsia" w:cs="宋体" w:hint="eastAsia"/>
          <w:sz w:val="24"/>
        </w:rPr>
        <w:t>影响</w:t>
      </w:r>
      <w:r w:rsidR="00C41667">
        <w:rPr>
          <w:rFonts w:asciiTheme="minorEastAsia" w:eastAsiaTheme="minorEastAsia" w:hAnsiTheme="minorEastAsia" w:cs="宋体"/>
          <w:sz w:val="24"/>
        </w:rPr>
        <w:t>，均与</w:t>
      </w:r>
      <w:r w:rsidR="00C41667">
        <w:rPr>
          <w:rFonts w:asciiTheme="minorEastAsia" w:eastAsiaTheme="minorEastAsia" w:hAnsiTheme="minorEastAsia" w:cs="宋体" w:hint="eastAsia"/>
          <w:sz w:val="24"/>
        </w:rPr>
        <w:t>执行</w:t>
      </w:r>
      <w:r w:rsidR="00C41667">
        <w:rPr>
          <w:rFonts w:asciiTheme="minorEastAsia" w:eastAsiaTheme="minorEastAsia" w:hAnsiTheme="minorEastAsia" w:cs="宋体"/>
          <w:sz w:val="24"/>
        </w:rPr>
        <w:t>一次的</w:t>
      </w:r>
      <w:r w:rsidR="00C41667">
        <w:rPr>
          <w:rFonts w:asciiTheme="minorEastAsia" w:eastAsiaTheme="minorEastAsia" w:hAnsiTheme="minorEastAsia" w:cs="宋体" w:hint="eastAsia"/>
          <w:sz w:val="24"/>
        </w:rPr>
        <w:t>结果</w:t>
      </w:r>
      <w:r w:rsidR="00C41667">
        <w:rPr>
          <w:rFonts w:asciiTheme="minorEastAsia" w:eastAsiaTheme="minorEastAsia" w:hAnsiTheme="minorEastAsia" w:cs="宋体"/>
          <w:sz w:val="24"/>
        </w:rPr>
        <w:t>相同。</w:t>
      </w:r>
      <w:r w:rsidR="00C41667">
        <w:rPr>
          <w:rFonts w:asciiTheme="minorEastAsia" w:eastAsiaTheme="minorEastAsia" w:hAnsiTheme="minorEastAsia" w:cs="宋体" w:hint="eastAsia"/>
          <w:sz w:val="24"/>
        </w:rPr>
        <w:t>如果想要</w:t>
      </w:r>
      <w:r w:rsidR="00C41667">
        <w:rPr>
          <w:rFonts w:asciiTheme="minorEastAsia" w:eastAsiaTheme="minorEastAsia" w:hAnsiTheme="minorEastAsia" w:cs="宋体"/>
          <w:sz w:val="24"/>
        </w:rPr>
        <w:t>从而从错误中恢复</w:t>
      </w:r>
      <w:r w:rsidR="00C41667">
        <w:rPr>
          <w:rFonts w:asciiTheme="minorEastAsia" w:eastAsiaTheme="minorEastAsia" w:hAnsiTheme="minorEastAsia" w:cs="宋体" w:hint="eastAsia"/>
          <w:sz w:val="24"/>
        </w:rPr>
        <w:t>，重新</w:t>
      </w:r>
      <w:r w:rsidR="00C41667">
        <w:rPr>
          <w:rFonts w:asciiTheme="minorEastAsia" w:eastAsiaTheme="minorEastAsia" w:hAnsiTheme="minorEastAsia" w:cs="宋体"/>
          <w:sz w:val="24"/>
        </w:rPr>
        <w:t>处理消息时，幂等会</w:t>
      </w:r>
      <w:r w:rsidR="00C41667">
        <w:rPr>
          <w:rFonts w:asciiTheme="minorEastAsia" w:eastAsiaTheme="minorEastAsia" w:hAnsiTheme="minorEastAsia" w:cs="宋体" w:hint="eastAsia"/>
          <w:sz w:val="24"/>
        </w:rPr>
        <w:t>很</w:t>
      </w:r>
      <w:r w:rsidR="00C41667">
        <w:rPr>
          <w:rFonts w:asciiTheme="minorEastAsia" w:eastAsiaTheme="minorEastAsia" w:hAnsiTheme="minorEastAsia" w:cs="宋体"/>
          <w:sz w:val="24"/>
        </w:rPr>
        <w:t>有用。</w:t>
      </w:r>
      <w:r w:rsidR="00C41667">
        <w:rPr>
          <w:rFonts w:asciiTheme="minorEastAsia" w:eastAsiaTheme="minorEastAsia" w:hAnsiTheme="minorEastAsia" w:cs="宋体" w:hint="eastAsia"/>
          <w:sz w:val="24"/>
        </w:rPr>
        <w:t>在</w:t>
      </w:r>
      <w:r w:rsidR="00C41667">
        <w:rPr>
          <w:rFonts w:asciiTheme="minorEastAsia" w:eastAsiaTheme="minorEastAsia" w:hAnsiTheme="minorEastAsia" w:cs="宋体"/>
          <w:sz w:val="24"/>
        </w:rPr>
        <w:t>多次写操作，如果操作是幂等的，这样的操作也是安全的。</w:t>
      </w:r>
    </w:p>
    <w:p w14:paraId="3514350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举个</w:t>
      </w:r>
      <w:r>
        <w:rPr>
          <w:rFonts w:asciiTheme="minorEastAsia" w:eastAsiaTheme="minorEastAsia" w:hAnsiTheme="minorEastAsia" w:cs="宋体"/>
          <w:sz w:val="24"/>
        </w:rPr>
        <w:t>例子，如图</w:t>
      </w:r>
      <w:r>
        <w:rPr>
          <w:rFonts w:asciiTheme="minorEastAsia" w:eastAsiaTheme="minorEastAsia" w:hAnsiTheme="minorEastAsia" w:cs="宋体" w:hint="eastAsia"/>
          <w:sz w:val="24"/>
        </w:rPr>
        <w:t>3.9所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某个</w:t>
      </w:r>
      <w:r>
        <w:rPr>
          <w:rFonts w:asciiTheme="minorEastAsia" w:eastAsiaTheme="minorEastAsia" w:hAnsiTheme="minorEastAsia" w:cs="宋体" w:hint="eastAsia"/>
          <w:sz w:val="24"/>
        </w:rPr>
        <w:t>订单购物300元，</w:t>
      </w:r>
      <w:r>
        <w:rPr>
          <w:rFonts w:asciiTheme="minorEastAsia" w:eastAsiaTheme="minorEastAsia" w:hAnsiTheme="minorEastAsia" w:cs="宋体"/>
          <w:sz w:val="24"/>
        </w:rPr>
        <w:t>以</w:t>
      </w:r>
      <w:r>
        <w:rPr>
          <w:rFonts w:asciiTheme="minorEastAsia" w:eastAsiaTheme="minorEastAsia" w:hAnsiTheme="minorEastAsia" w:cs="宋体" w:hint="eastAsia"/>
          <w:sz w:val="24"/>
        </w:rPr>
        <w:t>下</w:t>
      </w:r>
      <w:r>
        <w:rPr>
          <w:rFonts w:asciiTheme="minorEastAsia" w:eastAsiaTheme="minorEastAsia" w:hAnsiTheme="minorEastAsia" w:cs="宋体"/>
          <w:sz w:val="24"/>
        </w:rPr>
        <w:t>图</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的</w:t>
      </w:r>
      <w:r>
        <w:rPr>
          <w:rFonts w:asciiTheme="minorEastAsia" w:eastAsiaTheme="minorEastAsia" w:hAnsiTheme="minorEastAsia" w:cs="宋体"/>
          <w:sz w:val="24"/>
        </w:rPr>
        <w:t>负载发起一个调用。</w:t>
      </w:r>
    </w:p>
    <w:p w14:paraId="634447EE" w14:textId="77777777" w:rsidR="00065A3A" w:rsidRDefault="00C41667">
      <w:pPr>
        <w:pStyle w:val="af0"/>
        <w:ind w:firstLine="261"/>
      </w:pPr>
      <w:r>
        <w:rPr>
          <w:rFonts w:hint="eastAsia"/>
        </w:rPr>
        <w:t>&lt;</w:t>
      </w:r>
      <w:r>
        <w:t>or</w:t>
      </w:r>
      <w:r>
        <w:rPr>
          <w:rFonts w:hint="eastAsia"/>
        </w:rPr>
        <w:t>der&gt;</w:t>
      </w:r>
    </w:p>
    <w:p w14:paraId="4D885A3D" w14:textId="77777777" w:rsidR="00065A3A" w:rsidRDefault="00C41667">
      <w:pPr>
        <w:pStyle w:val="af0"/>
        <w:ind w:firstLine="261"/>
      </w:pPr>
      <w:r>
        <w:t xml:space="preserve">       &lt;amount&gt;300&lt;/amount&gt;</w:t>
      </w:r>
    </w:p>
    <w:p w14:paraId="02FABBC4" w14:textId="77777777" w:rsidR="00065A3A" w:rsidRDefault="00C41667">
      <w:pPr>
        <w:pStyle w:val="af0"/>
        <w:ind w:firstLine="261"/>
      </w:pPr>
      <w:r>
        <w:t xml:space="preserve">       &lt;account&gt;user1&lt;/account&gt;</w:t>
      </w:r>
    </w:p>
    <w:p w14:paraId="68020D5E" w14:textId="77777777" w:rsidR="00065A3A" w:rsidRDefault="00C41667">
      <w:pPr>
        <w:pStyle w:val="af0"/>
        <w:ind w:firstLine="261"/>
      </w:pPr>
      <w:r>
        <w:t>&lt;/order&gt;</w:t>
      </w:r>
    </w:p>
    <w:p w14:paraId="31C7ADB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楷体" w:eastAsia="楷体" w:hAnsi="楷体" w:hint="eastAsia"/>
          <w:sz w:val="18"/>
          <w:szCs w:val="18"/>
        </w:rPr>
        <w:t>图3.</w:t>
      </w:r>
      <w:r>
        <w:rPr>
          <w:rFonts w:ascii="楷体" w:eastAsia="楷体" w:hAnsi="楷体"/>
          <w:sz w:val="18"/>
          <w:szCs w:val="18"/>
        </w:rPr>
        <w:t xml:space="preserve">9  </w:t>
      </w:r>
      <w:r>
        <w:rPr>
          <w:rFonts w:ascii="楷体" w:eastAsia="楷体" w:hAnsi="楷体" w:hint="eastAsia"/>
          <w:sz w:val="18"/>
          <w:szCs w:val="18"/>
        </w:rPr>
        <w:t>订单购物300元</w:t>
      </w:r>
    </w:p>
    <w:p w14:paraId="545FF27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如果</w:t>
      </w:r>
      <w:r>
        <w:rPr>
          <w:rFonts w:asciiTheme="minorEastAsia" w:eastAsiaTheme="minorEastAsia" w:hAnsiTheme="minorEastAsia" w:cs="宋体"/>
          <w:sz w:val="24"/>
        </w:rPr>
        <w:t>多次</w:t>
      </w:r>
      <w:r>
        <w:rPr>
          <w:rFonts w:asciiTheme="minorEastAsia" w:eastAsiaTheme="minorEastAsia" w:hAnsiTheme="minorEastAsia" w:cs="宋体" w:hint="eastAsia"/>
          <w:sz w:val="24"/>
        </w:rPr>
        <w:t>收到</w:t>
      </w:r>
      <w:r>
        <w:rPr>
          <w:rFonts w:asciiTheme="minorEastAsia" w:eastAsiaTheme="minorEastAsia" w:hAnsiTheme="minorEastAsia" w:cs="宋体"/>
          <w:sz w:val="24"/>
        </w:rPr>
        <w:t>这个</w:t>
      </w:r>
      <w:r>
        <w:rPr>
          <w:rFonts w:asciiTheme="minorEastAsia" w:eastAsiaTheme="minorEastAsia" w:hAnsiTheme="minorEastAsia" w:cs="宋体" w:hint="eastAsia"/>
          <w:sz w:val="24"/>
        </w:rPr>
        <w:t>调用</w:t>
      </w:r>
      <w:r>
        <w:rPr>
          <w:rFonts w:asciiTheme="minorEastAsia" w:eastAsiaTheme="minorEastAsia" w:hAnsiTheme="minorEastAsia" w:cs="宋体"/>
          <w:sz w:val="24"/>
        </w:rPr>
        <w:t>，会多次扣除用户</w:t>
      </w:r>
      <w:r>
        <w:rPr>
          <w:rFonts w:asciiTheme="minorEastAsia" w:eastAsiaTheme="minorEastAsia" w:hAnsiTheme="minorEastAsia" w:cs="宋体" w:hint="eastAsia"/>
          <w:sz w:val="24"/>
        </w:rPr>
        <w:t>300元</w:t>
      </w:r>
      <w:r>
        <w:rPr>
          <w:rFonts w:asciiTheme="minorEastAsia" w:eastAsiaTheme="minorEastAsia" w:hAnsiTheme="minorEastAsia" w:cs="宋体"/>
          <w:sz w:val="24"/>
        </w:rPr>
        <w:t>。因此</w:t>
      </w:r>
      <w:r>
        <w:rPr>
          <w:rFonts w:asciiTheme="minorEastAsia" w:eastAsiaTheme="minorEastAsia" w:hAnsiTheme="minorEastAsia" w:cs="宋体" w:hint="eastAsia"/>
          <w:sz w:val="24"/>
        </w:rPr>
        <w:t>，这个</w:t>
      </w:r>
      <w:r>
        <w:rPr>
          <w:rFonts w:asciiTheme="minorEastAsia" w:eastAsiaTheme="minorEastAsia" w:hAnsiTheme="minorEastAsia" w:cs="宋体"/>
          <w:sz w:val="24"/>
        </w:rPr>
        <w:t>调用不是幂等的。然而如图</w:t>
      </w:r>
      <w:r>
        <w:rPr>
          <w:rFonts w:asciiTheme="minorEastAsia" w:eastAsiaTheme="minorEastAsia" w:hAnsiTheme="minorEastAsia" w:cs="宋体" w:hint="eastAsia"/>
          <w:sz w:val="24"/>
        </w:rPr>
        <w:t>3.10所</w:t>
      </w:r>
      <w:r>
        <w:rPr>
          <w:rFonts w:asciiTheme="minorEastAsia" w:eastAsiaTheme="minorEastAsia" w:hAnsiTheme="minorEastAsia" w:cs="宋体"/>
          <w:sz w:val="24"/>
        </w:rPr>
        <w:t>示</w:t>
      </w:r>
      <w:r>
        <w:rPr>
          <w:rFonts w:asciiTheme="minorEastAsia" w:eastAsiaTheme="minorEastAsia" w:hAnsiTheme="minorEastAsia" w:cs="宋体" w:hint="eastAsia"/>
          <w:sz w:val="24"/>
        </w:rPr>
        <w:t>可以</w:t>
      </w:r>
      <w:r>
        <w:rPr>
          <w:rFonts w:asciiTheme="minorEastAsia" w:eastAsiaTheme="minorEastAsia" w:hAnsiTheme="minorEastAsia" w:cs="宋体"/>
          <w:sz w:val="24"/>
        </w:rPr>
        <w:t>让支付操作的调用变成幂等操作。</w:t>
      </w:r>
    </w:p>
    <w:p w14:paraId="7FE48BEC" w14:textId="77777777" w:rsidR="00065A3A" w:rsidRDefault="00C41667">
      <w:pPr>
        <w:pStyle w:val="af0"/>
        <w:ind w:firstLine="261"/>
      </w:pPr>
      <w:r>
        <w:rPr>
          <w:rFonts w:hint="eastAsia"/>
        </w:rPr>
        <w:t>&lt;</w:t>
      </w:r>
      <w:r>
        <w:t>or</w:t>
      </w:r>
      <w:r>
        <w:rPr>
          <w:rFonts w:hint="eastAsia"/>
        </w:rPr>
        <w:t>der&gt;</w:t>
      </w:r>
    </w:p>
    <w:p w14:paraId="7DD8E9BF" w14:textId="77777777" w:rsidR="00065A3A" w:rsidRDefault="00C41667">
      <w:pPr>
        <w:pStyle w:val="af0"/>
        <w:ind w:firstLine="261"/>
      </w:pPr>
      <w:r>
        <w:t xml:space="preserve">        &lt;amount&gt;300&lt;/amount&gt;</w:t>
      </w:r>
    </w:p>
    <w:p w14:paraId="058C3EE6" w14:textId="77777777" w:rsidR="00065A3A" w:rsidRDefault="00C41667">
      <w:pPr>
        <w:pStyle w:val="af0"/>
        <w:ind w:firstLine="261"/>
      </w:pPr>
      <w:r>
        <w:t xml:space="preserve">        &lt;account&gt;user1&lt;/account&gt;</w:t>
      </w:r>
    </w:p>
    <w:p w14:paraId="7055B06E" w14:textId="77777777" w:rsidR="00065A3A" w:rsidRDefault="00C41667">
      <w:pPr>
        <w:pStyle w:val="af0"/>
        <w:ind w:firstLine="261"/>
      </w:pPr>
      <w:r>
        <w:t xml:space="preserve">        </w:t>
      </w:r>
      <w:r>
        <w:rPr>
          <w:rFonts w:hint="eastAsia"/>
        </w:rPr>
        <w:t>&lt;</w:t>
      </w:r>
      <w:r>
        <w:t>serialNumber</w:t>
      </w:r>
      <w:r>
        <w:rPr>
          <w:rFonts w:hint="eastAsia"/>
        </w:rPr>
        <w:t>&gt;</w:t>
      </w:r>
      <w:r>
        <w:t>10001</w:t>
      </w:r>
      <w:r>
        <w:rPr>
          <w:rFonts w:hint="eastAsia"/>
        </w:rPr>
        <w:t>&lt;</w:t>
      </w:r>
      <w:r>
        <w:t>/serialNumber</w:t>
      </w:r>
      <w:r>
        <w:rPr>
          <w:rFonts w:hint="eastAsia"/>
        </w:rPr>
        <w:t>&gt;</w:t>
      </w:r>
    </w:p>
    <w:p w14:paraId="225E529D" w14:textId="77777777" w:rsidR="00065A3A" w:rsidRDefault="00C41667">
      <w:pPr>
        <w:pStyle w:val="af0"/>
        <w:ind w:firstLine="261"/>
      </w:pPr>
      <w:r>
        <w:t>&lt;/order&gt;</w:t>
      </w:r>
    </w:p>
    <w:p w14:paraId="1794252F" w14:textId="77777777" w:rsidR="00065A3A" w:rsidRDefault="00C41667">
      <w:pPr>
        <w:spacing w:line="400" w:lineRule="atLeast"/>
        <w:ind w:firstLine="420"/>
        <w:rPr>
          <w:rFonts w:ascii="楷体" w:eastAsia="楷体" w:hAnsi="楷体"/>
          <w:sz w:val="18"/>
          <w:szCs w:val="18"/>
        </w:rPr>
      </w:pPr>
      <w:r>
        <w:rPr>
          <w:rFonts w:asciiTheme="minorEastAsia" w:eastAsiaTheme="minorEastAsia" w:hAnsiTheme="minorEastAsia" w:cs="宋体" w:hint="eastAsia"/>
          <w:sz w:val="24"/>
        </w:rPr>
        <w:t xml:space="preserve">                     </w:t>
      </w:r>
      <w:r>
        <w:rPr>
          <w:rFonts w:ascii="楷体" w:eastAsia="楷体" w:hAnsi="楷体" w:hint="eastAsia"/>
          <w:sz w:val="18"/>
          <w:szCs w:val="18"/>
        </w:rPr>
        <w:t>图3.10</w:t>
      </w:r>
      <w:r>
        <w:rPr>
          <w:rFonts w:ascii="楷体" w:eastAsia="楷体" w:hAnsi="楷体"/>
          <w:sz w:val="18"/>
          <w:szCs w:val="18"/>
        </w:rPr>
        <w:t xml:space="preserve"> </w:t>
      </w:r>
      <w:r>
        <w:rPr>
          <w:rFonts w:ascii="楷体" w:eastAsia="楷体" w:hAnsi="楷体" w:hint="eastAsia"/>
          <w:sz w:val="18"/>
          <w:szCs w:val="18"/>
        </w:rPr>
        <w:t>订单购物300元</w:t>
      </w:r>
    </w:p>
    <w:p w14:paraId="29632EE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现在</w:t>
      </w:r>
      <w:r>
        <w:rPr>
          <w:rFonts w:asciiTheme="minorEastAsia" w:eastAsiaTheme="minorEastAsia" w:hAnsiTheme="minorEastAsia" w:cs="宋体"/>
          <w:sz w:val="24"/>
        </w:rPr>
        <w:t>知道这</w:t>
      </w:r>
      <w:r>
        <w:rPr>
          <w:rFonts w:asciiTheme="minorEastAsia" w:eastAsiaTheme="minorEastAsia" w:hAnsiTheme="minorEastAsia" w:cs="宋体" w:hint="eastAsia"/>
          <w:sz w:val="24"/>
        </w:rPr>
        <w:t>个订单</w:t>
      </w:r>
      <w:r>
        <w:rPr>
          <w:rFonts w:asciiTheme="minorEastAsia" w:eastAsiaTheme="minorEastAsia" w:hAnsiTheme="minorEastAsia" w:cs="宋体"/>
          <w:sz w:val="24"/>
        </w:rPr>
        <w:t>和一个特定的流水</w:t>
      </w:r>
      <w:r>
        <w:rPr>
          <w:rFonts w:asciiTheme="minorEastAsia" w:eastAsiaTheme="minorEastAsia" w:hAnsiTheme="minorEastAsia" w:cs="宋体" w:hint="eastAsia"/>
          <w:sz w:val="24"/>
        </w:rPr>
        <w:t>号</w:t>
      </w:r>
      <w:r>
        <w:rPr>
          <w:rFonts w:asciiTheme="minorEastAsia" w:eastAsiaTheme="minorEastAsia" w:hAnsiTheme="minorEastAsia" w:cs="宋体"/>
          <w:sz w:val="24"/>
        </w:rPr>
        <w:t>10001</w:t>
      </w:r>
      <w:r>
        <w:rPr>
          <w:rFonts w:asciiTheme="minorEastAsia" w:eastAsiaTheme="minorEastAsia" w:hAnsiTheme="minorEastAsia" w:cs="宋体" w:hint="eastAsia"/>
          <w:sz w:val="24"/>
        </w:rPr>
        <w:t>相关</w:t>
      </w:r>
      <w:r>
        <w:rPr>
          <w:rFonts w:asciiTheme="minorEastAsia" w:eastAsiaTheme="minorEastAsia" w:hAnsiTheme="minorEastAsia" w:cs="宋体"/>
          <w:sz w:val="24"/>
        </w:rPr>
        <w:t>。</w:t>
      </w:r>
      <w:r>
        <w:rPr>
          <w:rFonts w:asciiTheme="minorEastAsia" w:eastAsiaTheme="minorEastAsia" w:hAnsiTheme="minorEastAsia" w:cs="宋体" w:hint="eastAsia"/>
          <w:sz w:val="24"/>
        </w:rPr>
        <w:t>假定</w:t>
      </w:r>
      <w:r>
        <w:rPr>
          <w:rFonts w:asciiTheme="minorEastAsia" w:eastAsiaTheme="minorEastAsia" w:hAnsiTheme="minorEastAsia" w:cs="宋体"/>
          <w:sz w:val="24"/>
        </w:rPr>
        <w:t>一个流水号只能支付扣减一次</w:t>
      </w:r>
      <w:r>
        <w:rPr>
          <w:rFonts w:asciiTheme="minorEastAsia" w:eastAsiaTheme="minorEastAsia" w:hAnsiTheme="minorEastAsia" w:cs="宋体" w:hint="eastAsia"/>
          <w:sz w:val="24"/>
        </w:rPr>
        <w:t>，我们</w:t>
      </w:r>
      <w:r>
        <w:rPr>
          <w:rFonts w:asciiTheme="minorEastAsia" w:eastAsiaTheme="minorEastAsia" w:hAnsiTheme="minorEastAsia" w:cs="宋体"/>
          <w:sz w:val="24"/>
        </w:rPr>
        <w:t>可以</w:t>
      </w:r>
      <w:r>
        <w:rPr>
          <w:rFonts w:asciiTheme="minorEastAsia" w:eastAsiaTheme="minorEastAsia" w:hAnsiTheme="minorEastAsia" w:cs="宋体" w:hint="eastAsia"/>
          <w:sz w:val="24"/>
        </w:rPr>
        <w:t>在</w:t>
      </w:r>
      <w:r>
        <w:rPr>
          <w:rFonts w:asciiTheme="minorEastAsia" w:eastAsiaTheme="minorEastAsia" w:hAnsiTheme="minorEastAsia" w:cs="宋体"/>
          <w:sz w:val="24"/>
        </w:rPr>
        <w:t>不减少总</w:t>
      </w:r>
      <w:r>
        <w:rPr>
          <w:rFonts w:asciiTheme="minorEastAsia" w:eastAsiaTheme="minorEastAsia" w:hAnsiTheme="minorEastAsia" w:cs="宋体" w:hint="eastAsia"/>
          <w:sz w:val="24"/>
        </w:rPr>
        <w:t>费用</w:t>
      </w:r>
      <w:r>
        <w:rPr>
          <w:rFonts w:asciiTheme="minorEastAsia" w:eastAsiaTheme="minorEastAsia" w:hAnsiTheme="minorEastAsia" w:cs="宋体"/>
          <w:sz w:val="24"/>
        </w:rPr>
        <w:t>的情况下</w:t>
      </w:r>
      <w:r>
        <w:rPr>
          <w:rFonts w:asciiTheme="minorEastAsia" w:eastAsiaTheme="minorEastAsia" w:hAnsiTheme="minorEastAsia" w:cs="宋体" w:hint="eastAsia"/>
          <w:sz w:val="24"/>
        </w:rPr>
        <w:t>，</w:t>
      </w:r>
      <w:r>
        <w:rPr>
          <w:rFonts w:asciiTheme="minorEastAsia" w:eastAsiaTheme="minorEastAsia" w:hAnsiTheme="minorEastAsia" w:cs="宋体"/>
          <w:sz w:val="24"/>
        </w:rPr>
        <w:t>再次应用这个</w:t>
      </w:r>
      <w:r>
        <w:rPr>
          <w:rFonts w:asciiTheme="minorEastAsia" w:eastAsiaTheme="minorEastAsia" w:hAnsiTheme="minorEastAsia" w:cs="宋体" w:hint="eastAsia"/>
          <w:sz w:val="24"/>
        </w:rPr>
        <w:t>订单</w:t>
      </w:r>
      <w:r>
        <w:rPr>
          <w:rFonts w:asciiTheme="minorEastAsia" w:eastAsiaTheme="minorEastAsia" w:hAnsiTheme="minorEastAsia" w:cs="宋体"/>
          <w:sz w:val="24"/>
        </w:rPr>
        <w:t>。</w:t>
      </w:r>
    </w:p>
    <w:p w14:paraId="5D0A270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幂</w:t>
      </w:r>
      <w:r>
        <w:rPr>
          <w:rFonts w:asciiTheme="minorEastAsia" w:eastAsiaTheme="minorEastAsia" w:hAnsiTheme="minorEastAsia" w:cs="宋体"/>
          <w:sz w:val="24"/>
        </w:rPr>
        <w:t>等</w:t>
      </w:r>
      <w:r>
        <w:rPr>
          <w:rFonts w:asciiTheme="minorEastAsia" w:eastAsiaTheme="minorEastAsia" w:hAnsiTheme="minorEastAsia" w:cs="宋体" w:hint="eastAsia"/>
          <w:sz w:val="24"/>
        </w:rPr>
        <w:t>通用</w:t>
      </w:r>
      <w:r>
        <w:rPr>
          <w:rFonts w:asciiTheme="minorEastAsia" w:eastAsiaTheme="minorEastAsia" w:hAnsiTheme="minorEastAsia" w:cs="宋体"/>
          <w:sz w:val="24"/>
        </w:rPr>
        <w:t>的做法是</w:t>
      </w:r>
      <w:r>
        <w:rPr>
          <w:rFonts w:asciiTheme="minorEastAsia" w:eastAsiaTheme="minorEastAsia" w:hAnsiTheme="minorEastAsia" w:cs="宋体" w:hint="eastAsia"/>
          <w:sz w:val="24"/>
        </w:rPr>
        <w:t>生成</w:t>
      </w:r>
      <w:r>
        <w:rPr>
          <w:rFonts w:asciiTheme="minorEastAsia" w:eastAsiaTheme="minorEastAsia" w:hAnsiTheme="minorEastAsia" w:cs="宋体"/>
          <w:sz w:val="24"/>
        </w:rPr>
        <w:t>唯一的一个序列号</w:t>
      </w:r>
      <w:r>
        <w:rPr>
          <w:rFonts w:asciiTheme="minorEastAsia" w:eastAsiaTheme="minorEastAsia" w:hAnsiTheme="minorEastAsia" w:cs="宋体" w:hint="eastAsia"/>
          <w:sz w:val="24"/>
        </w:rPr>
        <w:t>，</w:t>
      </w:r>
      <w:r>
        <w:rPr>
          <w:rFonts w:asciiTheme="minorEastAsia" w:eastAsiaTheme="minorEastAsia" w:hAnsiTheme="minorEastAsia" w:cs="宋体"/>
          <w:sz w:val="24"/>
        </w:rPr>
        <w:t>以此来保证幂等性。</w:t>
      </w:r>
    </w:p>
    <w:p w14:paraId="69894290" w14:textId="77777777" w:rsidR="00065A3A" w:rsidRDefault="00C41667">
      <w:pPr>
        <w:pStyle w:val="3"/>
        <w:spacing w:beforeLines="100" w:before="312" w:afterLines="100" w:after="312" w:line="415" w:lineRule="auto"/>
        <w:jc w:val="left"/>
        <w:rPr>
          <w:rFonts w:ascii="黑体" w:eastAsia="黑体" w:hAnsi="黑体"/>
          <w:b w:val="0"/>
        </w:rPr>
      </w:pPr>
      <w:bookmarkStart w:id="92" w:name="_Toc483557617"/>
      <w:bookmarkStart w:id="93" w:name="_Toc482175903"/>
      <w:bookmarkStart w:id="94" w:name="_Toc481258162"/>
      <w:r>
        <w:rPr>
          <w:rFonts w:ascii="黑体" w:eastAsia="黑体" w:hAnsi="黑体" w:hint="eastAsia"/>
          <w:b w:val="0"/>
        </w:rPr>
        <w:t>3.10 本章小节</w:t>
      </w:r>
      <w:bookmarkEnd w:id="92"/>
      <w:bookmarkEnd w:id="93"/>
      <w:r>
        <w:rPr>
          <w:rFonts w:ascii="黑体" w:eastAsia="黑体" w:hAnsi="黑体"/>
          <w:b w:val="0"/>
        </w:rPr>
        <w:tab/>
      </w:r>
    </w:p>
    <w:p w14:paraId="51CB7F87" w14:textId="77777777" w:rsidR="00065A3A" w:rsidRDefault="00C41667">
      <w:pPr>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本章讲述</w:t>
      </w:r>
      <w:r>
        <w:rPr>
          <w:rFonts w:asciiTheme="minorEastAsia" w:eastAsiaTheme="minorEastAsia" w:hAnsiTheme="minorEastAsia" w:cs="宋体"/>
          <w:sz w:val="24"/>
        </w:rPr>
        <w:t>了</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各个功能模块</w:t>
      </w:r>
      <w:r>
        <w:rPr>
          <w:rFonts w:asciiTheme="minorEastAsia" w:eastAsiaTheme="minorEastAsia" w:hAnsiTheme="minorEastAsia" w:cs="宋体"/>
          <w:sz w:val="24"/>
        </w:rPr>
        <w:t>实现的原理。</w:t>
      </w:r>
    </w:p>
    <w:p w14:paraId="06E8497E" w14:textId="77777777" w:rsidR="00065A3A" w:rsidRDefault="00065A3A"/>
    <w:p w14:paraId="18582C62" w14:textId="77777777" w:rsidR="00065A3A" w:rsidRDefault="00065A3A"/>
    <w:p w14:paraId="09AB7BA1" w14:textId="77777777" w:rsidR="00065A3A" w:rsidRDefault="00065A3A"/>
    <w:p w14:paraId="12B282AB" w14:textId="77777777" w:rsidR="00065A3A" w:rsidRDefault="00065A3A"/>
    <w:p w14:paraId="654B8FEB" w14:textId="77777777" w:rsidR="00065A3A" w:rsidRDefault="00065A3A"/>
    <w:p w14:paraId="1EDD143F" w14:textId="77777777" w:rsidR="00065A3A" w:rsidRDefault="00065A3A"/>
    <w:p w14:paraId="225E819E" w14:textId="77777777" w:rsidR="00065A3A" w:rsidRDefault="00065A3A"/>
    <w:p w14:paraId="1E9F3DE0" w14:textId="77777777" w:rsidR="00065A3A" w:rsidRDefault="00065A3A"/>
    <w:p w14:paraId="5E158C0C" w14:textId="77777777" w:rsidR="00065A3A" w:rsidRDefault="00065A3A"/>
    <w:p w14:paraId="7BAA81BF" w14:textId="77777777" w:rsidR="00065A3A" w:rsidRDefault="00065A3A"/>
    <w:p w14:paraId="574070F9" w14:textId="77777777" w:rsidR="00065A3A" w:rsidRDefault="00065A3A"/>
    <w:p w14:paraId="5E3AF292" w14:textId="77777777" w:rsidR="00065A3A" w:rsidRDefault="00065A3A"/>
    <w:p w14:paraId="1678BD62" w14:textId="77777777" w:rsidR="00065A3A" w:rsidRDefault="00065A3A"/>
    <w:p w14:paraId="2E40EA83" w14:textId="77777777" w:rsidR="00065A3A" w:rsidRDefault="00C41667">
      <w:pPr>
        <w:pStyle w:val="1"/>
        <w:numPr>
          <w:ilvl w:val="0"/>
          <w:numId w:val="0"/>
        </w:numPr>
        <w:tabs>
          <w:tab w:val="clear" w:pos="360"/>
        </w:tabs>
        <w:spacing w:beforeLines="100" w:before="312" w:afterLines="100" w:after="312"/>
        <w:ind w:left="360" w:hanging="360"/>
        <w:jc w:val="left"/>
        <w:rPr>
          <w:rFonts w:ascii="黑体" w:eastAsia="黑体" w:hAnsi="黑体"/>
          <w:sz w:val="36"/>
          <w:szCs w:val="36"/>
        </w:rPr>
      </w:pPr>
      <w:bookmarkStart w:id="95" w:name="_Toc482175904"/>
      <w:bookmarkStart w:id="96" w:name="_Toc483557618"/>
      <w:r>
        <w:rPr>
          <w:rFonts w:ascii="黑体" w:eastAsia="黑体" w:hAnsi="黑体" w:hint="eastAsia"/>
          <w:b w:val="0"/>
          <w:sz w:val="36"/>
          <w:szCs w:val="36"/>
        </w:rPr>
        <w:lastRenderedPageBreak/>
        <w:t>4</w:t>
      </w:r>
      <w:r>
        <w:rPr>
          <w:rFonts w:ascii="黑体" w:eastAsia="黑体" w:hAnsi="黑体"/>
          <w:b w:val="0"/>
          <w:sz w:val="36"/>
          <w:szCs w:val="36"/>
        </w:rPr>
        <w:t xml:space="preserve"> </w:t>
      </w:r>
      <w:r>
        <w:rPr>
          <w:rFonts w:ascii="黑体" w:eastAsia="黑体" w:hAnsi="黑体" w:hint="eastAsia"/>
          <w:b w:val="0"/>
          <w:sz w:val="36"/>
          <w:szCs w:val="36"/>
        </w:rPr>
        <w:t>服务</w:t>
      </w:r>
      <w:r>
        <w:rPr>
          <w:rFonts w:ascii="黑体" w:eastAsia="黑体" w:hAnsi="黑体"/>
          <w:b w:val="0"/>
          <w:sz w:val="36"/>
          <w:szCs w:val="36"/>
        </w:rPr>
        <w:t>框架</w:t>
      </w:r>
      <w:r>
        <w:rPr>
          <w:rFonts w:ascii="黑体" w:eastAsia="黑体" w:hAnsi="黑体" w:hint="eastAsia"/>
          <w:b w:val="0"/>
          <w:sz w:val="36"/>
          <w:szCs w:val="36"/>
        </w:rPr>
        <w:t>功能</w:t>
      </w:r>
      <w:r>
        <w:rPr>
          <w:rFonts w:ascii="黑体" w:eastAsia="黑体" w:hAnsi="黑体"/>
          <w:b w:val="0"/>
          <w:sz w:val="36"/>
          <w:szCs w:val="36"/>
        </w:rPr>
        <w:t>组件</w:t>
      </w:r>
      <w:bookmarkEnd w:id="95"/>
      <w:r>
        <w:rPr>
          <w:rFonts w:ascii="黑体" w:eastAsia="黑体" w:hAnsi="黑体" w:hint="eastAsia"/>
          <w:b w:val="0"/>
          <w:sz w:val="36"/>
          <w:szCs w:val="36"/>
        </w:rPr>
        <w:t>和</w:t>
      </w:r>
      <w:r>
        <w:rPr>
          <w:rFonts w:ascii="黑体" w:eastAsia="黑体" w:hAnsi="黑体"/>
          <w:b w:val="0"/>
          <w:sz w:val="36"/>
          <w:szCs w:val="36"/>
        </w:rPr>
        <w:t>模式</w:t>
      </w:r>
      <w:bookmarkEnd w:id="96"/>
      <w:r>
        <w:rPr>
          <w:rFonts w:ascii="黑体" w:eastAsia="黑体" w:hAnsi="黑体" w:hint="eastAsia"/>
          <w:sz w:val="36"/>
          <w:szCs w:val="36"/>
        </w:rPr>
        <w:t xml:space="preserve"> </w:t>
      </w:r>
      <w:bookmarkEnd w:id="94"/>
    </w:p>
    <w:p w14:paraId="0B71708B" w14:textId="43C6F196"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系统</w:t>
      </w:r>
      <w:r>
        <w:rPr>
          <w:rFonts w:asciiTheme="minorEastAsia" w:eastAsiaTheme="minorEastAsia" w:hAnsiTheme="minorEastAsia" w:cs="宋体"/>
          <w:sz w:val="24"/>
        </w:rPr>
        <w:t>往往由一些粗粒度的组件组合在一起</w:t>
      </w:r>
      <w:r>
        <w:rPr>
          <w:rFonts w:asciiTheme="minorEastAsia" w:eastAsiaTheme="minorEastAsia" w:hAnsiTheme="minorEastAsia" w:cs="宋体" w:hint="eastAsia"/>
          <w:sz w:val="24"/>
        </w:rPr>
        <w:t>，分布式服务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也是由</w:t>
      </w:r>
      <w:r>
        <w:rPr>
          <w:rFonts w:asciiTheme="minorEastAsia" w:eastAsiaTheme="minorEastAsia" w:hAnsiTheme="minorEastAsia" w:cs="宋体"/>
          <w:sz w:val="24"/>
        </w:rPr>
        <w:t>几个大的组件组成</w:t>
      </w:r>
      <w:r>
        <w:rPr>
          <w:rFonts w:asciiTheme="minorEastAsia" w:eastAsiaTheme="minorEastAsia" w:hAnsiTheme="minorEastAsia" w:cs="宋体" w:hint="eastAsia"/>
          <w:sz w:val="24"/>
        </w:rPr>
        <w:t>的</w:t>
      </w:r>
      <w:r>
        <w:rPr>
          <w:rFonts w:asciiTheme="minorEastAsia" w:eastAsiaTheme="minorEastAsia" w:hAnsiTheme="minorEastAsia" w:cs="宋体"/>
          <w:sz w:val="24"/>
        </w:rPr>
        <w:t>。</w:t>
      </w:r>
      <w:r>
        <w:rPr>
          <w:rFonts w:asciiTheme="minorEastAsia" w:eastAsiaTheme="minorEastAsia" w:hAnsiTheme="minorEastAsia" w:cs="宋体" w:hint="eastAsia"/>
          <w:sz w:val="24"/>
        </w:rPr>
        <w:t>组件</w:t>
      </w:r>
      <w:r>
        <w:rPr>
          <w:rFonts w:asciiTheme="minorEastAsia" w:eastAsiaTheme="minorEastAsia" w:hAnsiTheme="minorEastAsia" w:cs="宋体"/>
          <w:sz w:val="24"/>
        </w:rPr>
        <w:t>化的好处</w:t>
      </w:r>
      <w:r>
        <w:rPr>
          <w:rFonts w:asciiTheme="minorEastAsia" w:eastAsiaTheme="minorEastAsia" w:hAnsiTheme="minorEastAsia" w:cs="宋体" w:hint="eastAsia"/>
          <w:sz w:val="24"/>
        </w:rPr>
        <w:t>是组件之间</w:t>
      </w:r>
      <w:r>
        <w:rPr>
          <w:rFonts w:asciiTheme="minorEastAsia" w:eastAsiaTheme="minorEastAsia" w:hAnsiTheme="minorEastAsia" w:cs="宋体"/>
          <w:sz w:val="24"/>
        </w:rPr>
        <w:t>是松耦合的，</w:t>
      </w:r>
      <w:r>
        <w:rPr>
          <w:rFonts w:asciiTheme="minorEastAsia" w:eastAsiaTheme="minorEastAsia" w:hAnsiTheme="minorEastAsia" w:cs="宋体" w:hint="eastAsia"/>
          <w:sz w:val="24"/>
        </w:rPr>
        <w:t>组件替换</w:t>
      </w:r>
      <w:r>
        <w:rPr>
          <w:rFonts w:asciiTheme="minorEastAsia" w:eastAsiaTheme="minorEastAsia" w:hAnsiTheme="minorEastAsia" w:cs="宋体"/>
          <w:sz w:val="24"/>
        </w:rPr>
        <w:t>起来方便</w:t>
      </w:r>
      <w:r>
        <w:rPr>
          <w:rFonts w:asciiTheme="minorEastAsia" w:eastAsiaTheme="minorEastAsia" w:hAnsiTheme="minorEastAsia" w:cs="宋体" w:hint="eastAsia"/>
          <w:sz w:val="24"/>
        </w:rPr>
        <w:t>, 有可</w:t>
      </w:r>
      <w:r>
        <w:rPr>
          <w:rFonts w:asciiTheme="minorEastAsia" w:eastAsiaTheme="minorEastAsia" w:hAnsiTheme="minorEastAsia" w:cs="宋体"/>
          <w:sz w:val="24"/>
        </w:rPr>
        <w:t>扩展性</w:t>
      </w:r>
      <w:r>
        <w:rPr>
          <w:rFonts w:asciiTheme="minorEastAsia" w:eastAsiaTheme="minorEastAsia" w:hAnsiTheme="minorEastAsia" w:cs="宋体" w:hint="eastAsia"/>
          <w:sz w:val="24"/>
        </w:rPr>
        <w:t>。 he</w:t>
      </w:r>
      <w:r>
        <w:rPr>
          <w:rFonts w:asciiTheme="minorEastAsia" w:eastAsiaTheme="minorEastAsia" w:hAnsiTheme="minorEastAsia" w:cs="宋体"/>
          <w:sz w:val="24"/>
        </w:rPr>
        <w:t>dwig</w:t>
      </w:r>
      <w:r>
        <w:rPr>
          <w:rFonts w:asciiTheme="minorEastAsia" w:eastAsiaTheme="minorEastAsia" w:hAnsiTheme="minorEastAsia" w:cs="宋体" w:hint="eastAsia"/>
          <w:sz w:val="24"/>
        </w:rPr>
        <w:t>扩展</w:t>
      </w:r>
      <w:r>
        <w:rPr>
          <w:rFonts w:asciiTheme="minorEastAsia" w:eastAsiaTheme="minorEastAsia" w:hAnsiTheme="minorEastAsia" w:cs="宋体"/>
          <w:sz w:val="24"/>
        </w:rPr>
        <w:t>底层Hessian RPC协议比较方便</w:t>
      </w:r>
      <w:r>
        <w:rPr>
          <w:rFonts w:asciiTheme="minorEastAsia" w:eastAsiaTheme="minorEastAsia" w:hAnsiTheme="minorEastAsia" w:cs="宋体" w:hint="eastAsia"/>
          <w:sz w:val="24"/>
        </w:rPr>
        <w:t>，如果</w:t>
      </w:r>
      <w:r>
        <w:rPr>
          <w:rFonts w:asciiTheme="minorEastAsia" w:eastAsiaTheme="minorEastAsia" w:hAnsiTheme="minorEastAsia" w:cs="宋体"/>
          <w:sz w:val="24"/>
        </w:rPr>
        <w:t>要</w:t>
      </w:r>
      <w:r>
        <w:rPr>
          <w:rFonts w:asciiTheme="minorEastAsia" w:eastAsiaTheme="minorEastAsia" w:hAnsiTheme="minorEastAsia" w:cs="宋体" w:hint="eastAsia"/>
          <w:sz w:val="24"/>
        </w:rPr>
        <w:t>扩展新</w:t>
      </w:r>
      <w:r>
        <w:rPr>
          <w:rFonts w:asciiTheme="minorEastAsia" w:eastAsiaTheme="minorEastAsia" w:hAnsiTheme="minorEastAsia" w:cs="宋体"/>
          <w:sz w:val="24"/>
        </w:rPr>
        <w:t>的gRPC</w:t>
      </w:r>
      <w:r>
        <w:rPr>
          <w:rFonts w:asciiTheme="minorEastAsia" w:eastAsiaTheme="minorEastAsia" w:hAnsiTheme="minorEastAsia" w:cs="宋体" w:hint="eastAsia"/>
          <w:sz w:val="24"/>
        </w:rPr>
        <w:t>也就是</w:t>
      </w:r>
      <w:r>
        <w:rPr>
          <w:rFonts w:asciiTheme="minorEastAsia" w:eastAsiaTheme="minorEastAsia" w:hAnsiTheme="minorEastAsia" w:cs="宋体"/>
          <w:sz w:val="24"/>
        </w:rPr>
        <w:t>写一个Client Request Handler</w:t>
      </w:r>
      <w:r>
        <w:rPr>
          <w:rFonts w:asciiTheme="minorEastAsia" w:eastAsiaTheme="minorEastAsia" w:hAnsiTheme="minorEastAsia" w:cs="宋体" w:hint="eastAsia"/>
          <w:sz w:val="24"/>
        </w:rPr>
        <w:t>和</w:t>
      </w:r>
      <w:r>
        <w:rPr>
          <w:rFonts w:asciiTheme="minorEastAsia" w:eastAsiaTheme="minorEastAsia" w:hAnsiTheme="minorEastAsia" w:cs="宋体"/>
          <w:sz w:val="24"/>
        </w:rPr>
        <w:t>Server Request Handler</w:t>
      </w:r>
      <w:r>
        <w:rPr>
          <w:rFonts w:asciiTheme="minorEastAsia" w:eastAsiaTheme="minorEastAsia" w:hAnsiTheme="minorEastAsia" w:cs="宋体" w:hint="eastAsia"/>
          <w:sz w:val="24"/>
        </w:rPr>
        <w:t>，</w:t>
      </w:r>
      <w:r>
        <w:rPr>
          <w:rFonts w:asciiTheme="minorEastAsia" w:eastAsiaTheme="minorEastAsia" w:hAnsiTheme="minorEastAsia" w:cs="宋体"/>
          <w:sz w:val="24"/>
        </w:rPr>
        <w:t>其他的部分不需要变更。</w:t>
      </w:r>
    </w:p>
    <w:p w14:paraId="19F74CE1" w14:textId="5F271D79"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本章</w:t>
      </w:r>
      <w:r>
        <w:rPr>
          <w:rFonts w:asciiTheme="minorEastAsia" w:eastAsiaTheme="minorEastAsia" w:hAnsiTheme="minorEastAsia" w:cs="宋体"/>
          <w:sz w:val="24"/>
        </w:rPr>
        <w:t>会讲解每个组件的职责和抽象出来的模式。</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框架组件模式</w:t>
      </w:r>
      <w:r>
        <w:rPr>
          <w:rFonts w:asciiTheme="minorEastAsia" w:eastAsiaTheme="minorEastAsia" w:hAnsiTheme="minorEastAsia" w:cs="宋体" w:hint="eastAsia"/>
          <w:sz w:val="24"/>
        </w:rPr>
        <w:t>主要</w:t>
      </w:r>
      <w:r>
        <w:rPr>
          <w:rFonts w:asciiTheme="minorEastAsia" w:eastAsiaTheme="minorEastAsia" w:hAnsiTheme="minorEastAsia" w:cs="宋体"/>
          <w:sz w:val="24"/>
        </w:rPr>
        <w:t>由以下几个</w:t>
      </w:r>
      <w:r>
        <w:rPr>
          <w:rFonts w:asciiTheme="minorEastAsia" w:eastAsiaTheme="minorEastAsia" w:hAnsiTheme="minorEastAsia" w:cs="宋体" w:hint="eastAsia"/>
          <w:sz w:val="24"/>
        </w:rPr>
        <w:t>过程</w:t>
      </w:r>
      <w:r>
        <w:rPr>
          <w:rFonts w:asciiTheme="minorEastAsia" w:eastAsiaTheme="minorEastAsia" w:hAnsiTheme="minorEastAsia" w:cs="宋体"/>
          <w:sz w:val="24"/>
        </w:rPr>
        <w:t>实现</w:t>
      </w:r>
      <w:r>
        <w:rPr>
          <w:rFonts w:asciiTheme="minorEastAsia" w:eastAsiaTheme="minorEastAsia" w:hAnsiTheme="minorEastAsia" w:cs="宋体" w:hint="eastAsia"/>
          <w:sz w:val="24"/>
        </w:rPr>
        <w:t>，</w:t>
      </w:r>
      <w:r>
        <w:rPr>
          <w:rFonts w:asciiTheme="minorEastAsia" w:eastAsiaTheme="minorEastAsia" w:hAnsiTheme="minorEastAsia" w:cs="宋体"/>
          <w:sz w:val="24"/>
        </w:rPr>
        <w:t>如图</w:t>
      </w:r>
      <w:r>
        <w:rPr>
          <w:rFonts w:asciiTheme="minorEastAsia" w:eastAsiaTheme="minorEastAsia" w:hAnsiTheme="minorEastAsia" w:cs="宋体" w:hint="eastAsia"/>
          <w:sz w:val="24"/>
        </w:rPr>
        <w:t>4.</w:t>
      </w:r>
      <w:r>
        <w:rPr>
          <w:rFonts w:asciiTheme="minorEastAsia" w:eastAsiaTheme="minorEastAsia" w:hAnsiTheme="minorEastAsia" w:cs="宋体"/>
          <w:sz w:val="24"/>
        </w:rPr>
        <w:t>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sidR="00AD36FC">
        <w:rPr>
          <w:rFonts w:asciiTheme="minorEastAsia" w:eastAsiaTheme="minorEastAsia" w:hAnsiTheme="minorEastAsia" w:cs="宋体"/>
          <w:sz w:val="24"/>
        </w:rPr>
        <w:t>Client proxy</w:t>
      </w:r>
      <w:r w:rsidR="00AD36FC">
        <w:rPr>
          <w:rFonts w:asciiTheme="minorEastAsia" w:eastAsiaTheme="minorEastAsia" w:hAnsiTheme="minorEastAsia" w:cs="宋体" w:hint="eastAsia"/>
          <w:sz w:val="24"/>
        </w:rPr>
        <w:t>、</w:t>
      </w:r>
      <w:r w:rsidR="00AD36FC">
        <w:rPr>
          <w:rFonts w:asciiTheme="minorEastAsia" w:eastAsiaTheme="minorEastAsia" w:hAnsiTheme="minorEastAsia" w:cs="宋体"/>
          <w:sz w:val="24"/>
        </w:rPr>
        <w:t>Requestor</w:t>
      </w:r>
      <w:r w:rsidR="00AD36FC">
        <w:rPr>
          <w:rFonts w:asciiTheme="minorEastAsia" w:eastAsiaTheme="minorEastAsia" w:hAnsiTheme="minorEastAsia" w:cs="宋体" w:hint="eastAsia"/>
          <w:sz w:val="24"/>
        </w:rPr>
        <w:t>、</w:t>
      </w:r>
      <w:r w:rsidR="00AD36FC">
        <w:rPr>
          <w:rFonts w:asciiTheme="minorEastAsia" w:eastAsiaTheme="minorEastAsia" w:hAnsiTheme="minorEastAsia" w:cs="宋体"/>
          <w:sz w:val="24"/>
        </w:rPr>
        <w:t>Client Request Handler</w:t>
      </w:r>
      <w:r w:rsidR="00AD3C18">
        <w:rPr>
          <w:rFonts w:asciiTheme="minorEastAsia" w:eastAsiaTheme="minorEastAsia" w:hAnsiTheme="minorEastAsia" w:cs="宋体" w:hint="eastAsia"/>
          <w:sz w:val="24"/>
        </w:rPr>
        <w:t>是客户端</w:t>
      </w:r>
      <w:r w:rsidR="00AD3C18">
        <w:rPr>
          <w:rFonts w:asciiTheme="minorEastAsia" w:eastAsiaTheme="minorEastAsia" w:hAnsiTheme="minorEastAsia" w:cs="宋体"/>
          <w:sz w:val="24"/>
        </w:rPr>
        <w:t>的组件</w:t>
      </w:r>
      <w:r w:rsidR="00AD3C18">
        <w:rPr>
          <w:rFonts w:asciiTheme="minorEastAsia" w:eastAsiaTheme="minorEastAsia" w:hAnsiTheme="minorEastAsia" w:cs="宋体" w:hint="eastAsia"/>
          <w:sz w:val="24"/>
        </w:rPr>
        <w:t>，</w:t>
      </w:r>
      <w:r w:rsidR="002A7C0C">
        <w:rPr>
          <w:rFonts w:asciiTheme="minorEastAsia" w:eastAsiaTheme="minorEastAsia" w:hAnsiTheme="minorEastAsia" w:cs="宋体"/>
          <w:sz w:val="24"/>
        </w:rPr>
        <w:t>Server Request Handler</w:t>
      </w:r>
      <w:r w:rsidR="009826D4">
        <w:rPr>
          <w:rFonts w:asciiTheme="minorEastAsia" w:eastAsiaTheme="minorEastAsia" w:hAnsiTheme="minorEastAsia" w:cs="宋体" w:hint="eastAsia"/>
          <w:sz w:val="24"/>
        </w:rPr>
        <w:t>，</w:t>
      </w:r>
      <w:r w:rsidR="009826D4">
        <w:rPr>
          <w:rFonts w:asciiTheme="minorEastAsia" w:eastAsiaTheme="minorEastAsia" w:hAnsiTheme="minorEastAsia" w:cs="宋体"/>
          <w:sz w:val="24"/>
        </w:rPr>
        <w:t>Invoker</w:t>
      </w:r>
      <w:r w:rsidR="000E7036">
        <w:rPr>
          <w:rFonts w:asciiTheme="minorEastAsia" w:eastAsiaTheme="minorEastAsia" w:hAnsiTheme="minorEastAsia" w:cs="宋体" w:hint="eastAsia"/>
          <w:sz w:val="24"/>
        </w:rPr>
        <w:t>，</w:t>
      </w:r>
      <w:r w:rsidR="002D1FC8">
        <w:rPr>
          <w:rFonts w:asciiTheme="minorEastAsia" w:eastAsiaTheme="minorEastAsia" w:hAnsiTheme="minorEastAsia" w:cs="宋体"/>
          <w:sz w:val="24"/>
        </w:rPr>
        <w:t>Remote Object</w:t>
      </w:r>
      <w:r w:rsidR="00862CF0">
        <w:rPr>
          <w:rFonts w:asciiTheme="minorEastAsia" w:eastAsiaTheme="minorEastAsia" w:hAnsiTheme="minorEastAsia" w:cs="宋体" w:hint="eastAsia"/>
          <w:sz w:val="24"/>
        </w:rPr>
        <w:t>是服务</w:t>
      </w:r>
      <w:r w:rsidR="00BB310C">
        <w:rPr>
          <w:rFonts w:asciiTheme="minorEastAsia" w:eastAsiaTheme="minorEastAsia" w:hAnsiTheme="minorEastAsia" w:cs="宋体" w:hint="eastAsia"/>
          <w:sz w:val="24"/>
        </w:rPr>
        <w:t>端</w:t>
      </w:r>
      <w:r w:rsidR="00BB310C">
        <w:rPr>
          <w:rFonts w:asciiTheme="minorEastAsia" w:eastAsiaTheme="minorEastAsia" w:hAnsiTheme="minorEastAsia" w:cs="宋体"/>
          <w:sz w:val="24"/>
        </w:rPr>
        <w:t>的组件</w:t>
      </w:r>
      <w:r w:rsidR="00416DA9">
        <w:rPr>
          <w:rFonts w:asciiTheme="minorEastAsia" w:eastAsiaTheme="minorEastAsia" w:hAnsiTheme="minorEastAsia" w:cs="宋体" w:hint="eastAsia"/>
          <w:sz w:val="24"/>
        </w:rPr>
        <w:t>，</w:t>
      </w:r>
      <w:r w:rsidR="006B0C7E">
        <w:rPr>
          <w:rFonts w:asciiTheme="minorEastAsia" w:eastAsiaTheme="minorEastAsia" w:hAnsiTheme="minorEastAsia" w:cs="宋体" w:hint="eastAsia"/>
          <w:sz w:val="24"/>
        </w:rPr>
        <w:t>接口</w:t>
      </w:r>
      <w:r w:rsidR="006B0C7E">
        <w:rPr>
          <w:rFonts w:asciiTheme="minorEastAsia" w:eastAsiaTheme="minorEastAsia" w:hAnsiTheme="minorEastAsia" w:cs="宋体"/>
          <w:sz w:val="24"/>
        </w:rPr>
        <w:t>描述</w:t>
      </w:r>
      <w:r w:rsidR="006B0C7E">
        <w:rPr>
          <w:rFonts w:asciiTheme="minorEastAsia" w:eastAsiaTheme="minorEastAsia" w:hAnsiTheme="minorEastAsia" w:cs="宋体" w:hint="eastAsia"/>
          <w:sz w:val="24"/>
        </w:rPr>
        <w:t>（Interface</w:t>
      </w:r>
      <w:r w:rsidR="006B0C7E">
        <w:rPr>
          <w:rFonts w:asciiTheme="minorEastAsia" w:eastAsiaTheme="minorEastAsia" w:hAnsiTheme="minorEastAsia" w:cs="宋体"/>
          <w:sz w:val="24"/>
        </w:rPr>
        <w:t xml:space="preserve"> Description）</w:t>
      </w:r>
      <w:r w:rsidR="006B0C7E">
        <w:rPr>
          <w:rFonts w:asciiTheme="minorEastAsia" w:eastAsiaTheme="minorEastAsia" w:hAnsiTheme="minorEastAsia" w:cs="宋体" w:hint="eastAsia"/>
          <w:sz w:val="24"/>
        </w:rPr>
        <w:t>和远程</w:t>
      </w:r>
      <w:r w:rsidR="006B0C7E">
        <w:rPr>
          <w:rFonts w:asciiTheme="minorEastAsia" w:eastAsiaTheme="minorEastAsia" w:hAnsiTheme="minorEastAsia" w:cs="宋体"/>
          <w:sz w:val="24"/>
        </w:rPr>
        <w:t>错误</w:t>
      </w:r>
      <w:r w:rsidR="006B0C7E">
        <w:rPr>
          <w:rFonts w:asciiTheme="minorEastAsia" w:eastAsiaTheme="minorEastAsia" w:hAnsiTheme="minorEastAsia" w:cs="宋体" w:hint="eastAsia"/>
          <w:sz w:val="24"/>
        </w:rPr>
        <w:t>(</w:t>
      </w:r>
      <w:r w:rsidR="006B0C7E">
        <w:rPr>
          <w:rFonts w:asciiTheme="minorEastAsia" w:eastAsiaTheme="minorEastAsia" w:hAnsiTheme="minorEastAsia" w:cs="宋体"/>
          <w:sz w:val="24"/>
        </w:rPr>
        <w:t>Remote Error)</w:t>
      </w:r>
      <w:r w:rsidR="002D7C3B">
        <w:rPr>
          <w:rFonts w:asciiTheme="minorEastAsia" w:eastAsiaTheme="minorEastAsia" w:hAnsiTheme="minorEastAsia" w:cs="宋体" w:hint="eastAsia"/>
          <w:sz w:val="24"/>
        </w:rPr>
        <w:t>是客户端和服务端的</w:t>
      </w:r>
      <w:r w:rsidR="002D7C3B">
        <w:rPr>
          <w:rFonts w:asciiTheme="minorEastAsia" w:eastAsiaTheme="minorEastAsia" w:hAnsiTheme="minorEastAsia" w:cs="宋体"/>
          <w:sz w:val="24"/>
        </w:rPr>
        <w:t>公用组件</w:t>
      </w:r>
      <w:r w:rsidR="00AD36FC">
        <w:rPr>
          <w:rFonts w:asciiTheme="minorEastAsia" w:eastAsiaTheme="minorEastAsia" w:hAnsiTheme="minorEastAsia" w:cs="宋体" w:hint="eastAsia"/>
          <w:sz w:val="24"/>
        </w:rPr>
        <w:t>。</w:t>
      </w:r>
      <w:r>
        <w:rPr>
          <w:rFonts w:asciiTheme="minorEastAsia" w:eastAsiaTheme="minorEastAsia" w:hAnsiTheme="minorEastAsia" w:cs="宋体" w:hint="eastAsia"/>
          <w:sz w:val="24"/>
        </w:rPr>
        <w:t>由</w:t>
      </w:r>
      <w:r>
        <w:rPr>
          <w:rFonts w:asciiTheme="minorEastAsia" w:eastAsiaTheme="minorEastAsia" w:hAnsiTheme="minorEastAsia" w:cs="宋体"/>
          <w:sz w:val="24"/>
        </w:rPr>
        <w:t>Client proxy</w:t>
      </w:r>
      <w:r>
        <w:rPr>
          <w:rFonts w:asciiTheme="minorEastAsia" w:eastAsiaTheme="minorEastAsia" w:hAnsiTheme="minorEastAsia" w:cs="宋体" w:hint="eastAsia"/>
          <w:sz w:val="24"/>
        </w:rPr>
        <w:t>构建</w:t>
      </w:r>
      <w:r>
        <w:rPr>
          <w:rFonts w:asciiTheme="minorEastAsia" w:eastAsiaTheme="minorEastAsia" w:hAnsiTheme="minorEastAsia" w:cs="宋体"/>
          <w:sz w:val="24"/>
        </w:rPr>
        <w:t>请求发送到Requestor</w:t>
      </w:r>
      <w:r>
        <w:rPr>
          <w:rFonts w:asciiTheme="minorEastAsia" w:eastAsiaTheme="minorEastAsia" w:hAnsiTheme="minorEastAsia" w:cs="宋体" w:hint="eastAsia"/>
          <w:sz w:val="24"/>
        </w:rPr>
        <w:t>里，</w:t>
      </w:r>
      <w:r>
        <w:rPr>
          <w:rFonts w:asciiTheme="minorEastAsia" w:eastAsiaTheme="minorEastAsia" w:hAnsiTheme="minorEastAsia" w:cs="宋体"/>
          <w:sz w:val="24"/>
        </w:rPr>
        <w:t>Requestor</w:t>
      </w:r>
      <w:r>
        <w:rPr>
          <w:rFonts w:asciiTheme="minorEastAsia" w:eastAsiaTheme="minorEastAsia" w:hAnsiTheme="minorEastAsia" w:cs="宋体" w:hint="eastAsia"/>
          <w:sz w:val="24"/>
        </w:rPr>
        <w:t>发送请求</w:t>
      </w:r>
      <w:r>
        <w:rPr>
          <w:rFonts w:asciiTheme="minorEastAsia" w:eastAsiaTheme="minorEastAsia" w:hAnsiTheme="minorEastAsia" w:cs="宋体"/>
          <w:sz w:val="24"/>
        </w:rPr>
        <w:t>到Client Request Handler</w:t>
      </w:r>
      <w:r>
        <w:rPr>
          <w:rFonts w:asciiTheme="minorEastAsia" w:eastAsiaTheme="minorEastAsia" w:hAnsiTheme="minorEastAsia" w:cs="宋体" w:hint="eastAsia"/>
          <w:sz w:val="24"/>
        </w:rPr>
        <w:t>，</w:t>
      </w:r>
      <w:r>
        <w:rPr>
          <w:rFonts w:asciiTheme="minorEastAsia" w:eastAsiaTheme="minorEastAsia" w:hAnsiTheme="minorEastAsia" w:cs="宋体"/>
          <w:sz w:val="24"/>
        </w:rPr>
        <w:t>Client Request Handler</w:t>
      </w:r>
      <w:r>
        <w:rPr>
          <w:rFonts w:asciiTheme="minorEastAsia" w:eastAsiaTheme="minorEastAsia" w:hAnsiTheme="minorEastAsia" w:cs="宋体" w:hint="eastAsia"/>
          <w:sz w:val="24"/>
        </w:rPr>
        <w:t>远程和</w:t>
      </w:r>
      <w:r>
        <w:rPr>
          <w:rFonts w:asciiTheme="minorEastAsia" w:eastAsiaTheme="minorEastAsia" w:hAnsiTheme="minorEastAsia" w:cs="宋体"/>
          <w:sz w:val="24"/>
        </w:rPr>
        <w:t>Server Request Handler</w:t>
      </w:r>
      <w:r>
        <w:rPr>
          <w:rFonts w:asciiTheme="minorEastAsia" w:eastAsiaTheme="minorEastAsia" w:hAnsiTheme="minorEastAsia" w:cs="宋体" w:hint="eastAsia"/>
          <w:sz w:val="24"/>
        </w:rPr>
        <w:t>通信</w:t>
      </w:r>
      <w:r>
        <w:rPr>
          <w:rFonts w:asciiTheme="minorEastAsia" w:eastAsiaTheme="minorEastAsia" w:hAnsiTheme="minorEastAsia" w:cs="宋体"/>
          <w:sz w:val="24"/>
        </w:rPr>
        <w:t>，并发送请求</w:t>
      </w:r>
      <w:r>
        <w:rPr>
          <w:rFonts w:asciiTheme="minorEastAsia" w:eastAsiaTheme="minorEastAsia" w:hAnsiTheme="minorEastAsia" w:cs="宋体" w:hint="eastAsia"/>
          <w:sz w:val="24"/>
        </w:rPr>
        <w:t>。</w:t>
      </w:r>
      <w:r>
        <w:rPr>
          <w:rFonts w:asciiTheme="minorEastAsia" w:eastAsiaTheme="minorEastAsia" w:hAnsiTheme="minorEastAsia" w:cs="宋体"/>
          <w:sz w:val="24"/>
        </w:rPr>
        <w:t>Server Request Handler</w:t>
      </w:r>
      <w:r>
        <w:rPr>
          <w:rFonts w:asciiTheme="minorEastAsia" w:eastAsiaTheme="minorEastAsia" w:hAnsiTheme="minorEastAsia" w:cs="宋体" w:hint="eastAsia"/>
          <w:sz w:val="24"/>
        </w:rPr>
        <w:t>分配</w:t>
      </w:r>
      <w:r>
        <w:rPr>
          <w:rFonts w:asciiTheme="minorEastAsia" w:eastAsiaTheme="minorEastAsia" w:hAnsiTheme="minorEastAsia" w:cs="宋体"/>
          <w:sz w:val="24"/>
        </w:rPr>
        <w:t>请求</w:t>
      </w:r>
      <w:r>
        <w:rPr>
          <w:rFonts w:asciiTheme="minorEastAsia" w:eastAsiaTheme="minorEastAsia" w:hAnsiTheme="minorEastAsia" w:cs="宋体" w:hint="eastAsia"/>
          <w:sz w:val="24"/>
        </w:rPr>
        <w:t>给</w:t>
      </w:r>
      <w:r>
        <w:rPr>
          <w:rFonts w:asciiTheme="minorEastAsia" w:eastAsiaTheme="minorEastAsia" w:hAnsiTheme="minorEastAsia" w:cs="宋体"/>
          <w:sz w:val="24"/>
        </w:rPr>
        <w:t>Invoker</w:t>
      </w:r>
      <w:r>
        <w:rPr>
          <w:rFonts w:asciiTheme="minorEastAsia" w:eastAsiaTheme="minorEastAsia" w:hAnsiTheme="minorEastAsia" w:cs="宋体" w:hint="eastAsia"/>
          <w:sz w:val="24"/>
        </w:rPr>
        <w:t>，</w:t>
      </w:r>
      <w:r>
        <w:rPr>
          <w:rFonts w:asciiTheme="minorEastAsia" w:eastAsiaTheme="minorEastAsia" w:hAnsiTheme="minorEastAsia" w:cs="宋体"/>
          <w:sz w:val="24"/>
        </w:rPr>
        <w:t>Invoker</w:t>
      </w:r>
      <w:r>
        <w:rPr>
          <w:rFonts w:asciiTheme="minorEastAsia" w:eastAsiaTheme="minorEastAsia" w:hAnsiTheme="minorEastAsia" w:cs="宋体" w:hint="eastAsia"/>
          <w:sz w:val="24"/>
        </w:rPr>
        <w:t>分配</w:t>
      </w:r>
      <w:r>
        <w:rPr>
          <w:rFonts w:asciiTheme="minorEastAsia" w:eastAsiaTheme="minorEastAsia" w:hAnsiTheme="minorEastAsia" w:cs="宋体"/>
          <w:sz w:val="24"/>
        </w:rPr>
        <w:t>调用给Remote Object。Client proxy</w:t>
      </w:r>
      <w:r>
        <w:rPr>
          <w:rFonts w:asciiTheme="minorEastAsia" w:eastAsiaTheme="minorEastAsia" w:hAnsiTheme="minorEastAsia" w:cs="宋体" w:hint="eastAsia"/>
          <w:sz w:val="24"/>
        </w:rPr>
        <w:t>和</w:t>
      </w:r>
      <w:r>
        <w:rPr>
          <w:rFonts w:asciiTheme="minorEastAsia" w:eastAsiaTheme="minorEastAsia" w:hAnsiTheme="minorEastAsia" w:cs="宋体"/>
          <w:sz w:val="24"/>
        </w:rPr>
        <w:t>Remote Object</w:t>
      </w:r>
      <w:r>
        <w:rPr>
          <w:rFonts w:asciiTheme="minorEastAsia" w:eastAsiaTheme="minorEastAsia" w:hAnsiTheme="minorEastAsia" w:cs="宋体" w:hint="eastAsia"/>
          <w:sz w:val="24"/>
        </w:rPr>
        <w:t>之间</w:t>
      </w:r>
      <w:r>
        <w:rPr>
          <w:rFonts w:asciiTheme="minorEastAsia" w:eastAsiaTheme="minorEastAsia" w:hAnsiTheme="minorEastAsia" w:cs="宋体"/>
          <w:sz w:val="24"/>
        </w:rPr>
        <w:t>使用</w:t>
      </w:r>
      <w:r>
        <w:rPr>
          <w:rFonts w:asciiTheme="minorEastAsia" w:eastAsiaTheme="minorEastAsia" w:hAnsiTheme="minorEastAsia" w:cs="宋体" w:hint="eastAsia"/>
          <w:sz w:val="24"/>
        </w:rPr>
        <w:t>统一</w:t>
      </w:r>
      <w:r>
        <w:rPr>
          <w:rFonts w:asciiTheme="minorEastAsia" w:eastAsiaTheme="minorEastAsia" w:hAnsiTheme="minorEastAsia" w:cs="宋体"/>
          <w:sz w:val="24"/>
        </w:rPr>
        <w:t>的接口描述。</w:t>
      </w:r>
    </w:p>
    <w:p w14:paraId="3F4D190C" w14:textId="77777777" w:rsidR="00065A3A" w:rsidRDefault="00C41667">
      <w:r>
        <w:rPr>
          <w:noProof/>
        </w:rPr>
        <w:drawing>
          <wp:inline distT="0" distB="0" distL="0" distR="0" wp14:anchorId="110062A4" wp14:editId="56D4E0E7">
            <wp:extent cx="4769485" cy="4389120"/>
            <wp:effectExtent l="0" t="0" r="0" b="0"/>
            <wp:docPr id="35" name="图片 35" descr="D:\yan\内容\send（论文）\20170506\图\remote_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yan\内容\send（论文）\20170506\图\remote_patter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75075" cy="4394212"/>
                    </a:xfrm>
                    <a:prstGeom prst="rect">
                      <a:avLst/>
                    </a:prstGeom>
                    <a:noFill/>
                    <a:ln>
                      <a:noFill/>
                    </a:ln>
                  </pic:spPr>
                </pic:pic>
              </a:graphicData>
            </a:graphic>
          </wp:inline>
        </w:drawing>
      </w:r>
    </w:p>
    <w:p w14:paraId="0BC6BBE0" w14:textId="77777777" w:rsidR="00065A3A" w:rsidRDefault="00C41667">
      <w:pPr>
        <w:spacing w:line="400" w:lineRule="atLeast"/>
        <w:ind w:firstLine="420"/>
      </w:pPr>
      <w:r>
        <w:rPr>
          <w:rFonts w:hint="eastAsia"/>
        </w:rPr>
        <w:lastRenderedPageBreak/>
        <w:t xml:space="preserve">                      </w:t>
      </w:r>
      <w:r>
        <w:rPr>
          <w:rFonts w:ascii="楷体" w:eastAsia="楷体" w:hAnsi="楷体" w:hint="eastAsia"/>
          <w:sz w:val="18"/>
          <w:szCs w:val="18"/>
        </w:rPr>
        <w:t xml:space="preserve">图4.1 </w:t>
      </w:r>
      <w:r>
        <w:rPr>
          <w:rFonts w:ascii="楷体" w:eastAsia="楷体" w:hAnsi="楷体"/>
          <w:sz w:val="18"/>
          <w:szCs w:val="18"/>
        </w:rPr>
        <w:t xml:space="preserve"> </w:t>
      </w:r>
      <w:r>
        <w:rPr>
          <w:rFonts w:ascii="楷体" w:eastAsia="楷体" w:hAnsi="楷体" w:hint="eastAsia"/>
          <w:sz w:val="18"/>
          <w:szCs w:val="18"/>
        </w:rPr>
        <w:t>服务</w:t>
      </w:r>
      <w:r>
        <w:rPr>
          <w:rFonts w:ascii="楷体" w:eastAsia="楷体" w:hAnsi="楷体"/>
          <w:sz w:val="18"/>
          <w:szCs w:val="18"/>
        </w:rPr>
        <w:t>框架</w:t>
      </w:r>
      <w:r>
        <w:rPr>
          <w:rFonts w:ascii="楷体" w:eastAsia="楷体" w:hAnsi="楷体" w:hint="eastAsia"/>
          <w:sz w:val="18"/>
          <w:szCs w:val="18"/>
        </w:rPr>
        <w:t>组件</w:t>
      </w:r>
      <w:r>
        <w:rPr>
          <w:rFonts w:ascii="楷体" w:eastAsia="楷体" w:hAnsi="楷体"/>
          <w:sz w:val="18"/>
          <w:szCs w:val="18"/>
        </w:rPr>
        <w:t>模式</w:t>
      </w:r>
    </w:p>
    <w:p w14:paraId="62224409" w14:textId="77777777" w:rsidR="00065A3A" w:rsidRDefault="00C41667">
      <w:pPr>
        <w:pStyle w:val="3"/>
        <w:spacing w:beforeLines="100" w:before="312" w:afterLines="100" w:after="312" w:line="415" w:lineRule="auto"/>
        <w:jc w:val="left"/>
        <w:rPr>
          <w:rFonts w:ascii="黑体" w:eastAsia="黑体" w:hAnsi="黑体"/>
          <w:b w:val="0"/>
        </w:rPr>
      </w:pPr>
      <w:bookmarkStart w:id="97" w:name="_Toc483557619"/>
      <w:bookmarkStart w:id="98" w:name="_Toc482175905"/>
      <w:bookmarkStart w:id="99" w:name="_Toc481258164"/>
      <w:r>
        <w:rPr>
          <w:rFonts w:ascii="黑体" w:eastAsia="黑体" w:hAnsi="黑体" w:hint="eastAsia"/>
          <w:b w:val="0"/>
        </w:rPr>
        <w:t>4.</w:t>
      </w:r>
      <w:r>
        <w:rPr>
          <w:rFonts w:ascii="黑体" w:eastAsia="黑体" w:hAnsi="黑体"/>
          <w:b w:val="0"/>
        </w:rPr>
        <w:t>1</w:t>
      </w:r>
      <w:r>
        <w:rPr>
          <w:rFonts w:ascii="黑体" w:eastAsia="黑体" w:hAnsi="黑体" w:hint="eastAsia"/>
          <w:b w:val="0"/>
        </w:rPr>
        <w:t xml:space="preserve"> 客户端</w:t>
      </w:r>
      <w:r>
        <w:rPr>
          <w:rFonts w:ascii="黑体" w:eastAsia="黑体" w:hAnsi="黑体"/>
          <w:b w:val="0"/>
        </w:rPr>
        <w:t>代理</w:t>
      </w:r>
      <w:bookmarkEnd w:id="97"/>
      <w:bookmarkEnd w:id="98"/>
      <w:bookmarkEnd w:id="99"/>
    </w:p>
    <w:p w14:paraId="5798E7E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为</w:t>
      </w:r>
      <w:r>
        <w:rPr>
          <w:rFonts w:asciiTheme="minorEastAsia" w:eastAsiaTheme="minorEastAsia" w:hAnsiTheme="minorEastAsia" w:cs="宋体"/>
          <w:sz w:val="24"/>
        </w:rPr>
        <w:t>客户端提供了一个</w:t>
      </w:r>
      <w:r>
        <w:rPr>
          <w:rFonts w:asciiTheme="minorEastAsia" w:eastAsiaTheme="minorEastAsia" w:hAnsiTheme="minorEastAsia" w:cs="宋体" w:hint="eastAsia"/>
          <w:sz w:val="24"/>
        </w:rPr>
        <w:t>本地</w:t>
      </w:r>
      <w:r>
        <w:rPr>
          <w:rFonts w:asciiTheme="minorEastAsia" w:eastAsiaTheme="minorEastAsia" w:hAnsiTheme="minorEastAsia" w:cs="宋体"/>
          <w:sz w:val="24"/>
        </w:rPr>
        <w:t>接口，</w:t>
      </w:r>
      <w:r>
        <w:rPr>
          <w:rFonts w:asciiTheme="minorEastAsia" w:eastAsiaTheme="minorEastAsia" w:hAnsiTheme="minorEastAsia" w:cs="宋体" w:hint="eastAsia"/>
          <w:sz w:val="24"/>
        </w:rPr>
        <w:t>用于</w:t>
      </w:r>
      <w:r>
        <w:rPr>
          <w:rFonts w:asciiTheme="minorEastAsia" w:eastAsiaTheme="minorEastAsia" w:hAnsiTheme="minorEastAsia" w:cs="宋体"/>
          <w:sz w:val="24"/>
        </w:rPr>
        <w:t>与远程</w:t>
      </w:r>
      <w:r>
        <w:rPr>
          <w:rFonts w:asciiTheme="minorEastAsia" w:eastAsiaTheme="minorEastAsia" w:hAnsiTheme="minorEastAsia" w:cs="宋体" w:hint="eastAsia"/>
          <w:sz w:val="24"/>
        </w:rPr>
        <w:t>组件</w:t>
      </w:r>
      <w:r>
        <w:rPr>
          <w:rFonts w:asciiTheme="minorEastAsia" w:eastAsiaTheme="minorEastAsia" w:hAnsiTheme="minorEastAsia" w:cs="宋体"/>
          <w:sz w:val="24"/>
        </w:rPr>
        <w:t>进行交互。</w:t>
      </w:r>
      <w:r>
        <w:rPr>
          <w:rFonts w:asciiTheme="minorEastAsia" w:eastAsiaTheme="minorEastAsia" w:hAnsiTheme="minorEastAsia" w:cs="宋体" w:hint="eastAsia"/>
          <w:sz w:val="24"/>
        </w:rPr>
        <w:t>客户端</w:t>
      </w:r>
      <w:r>
        <w:rPr>
          <w:rFonts w:asciiTheme="minorEastAsia" w:eastAsiaTheme="minorEastAsia" w:hAnsiTheme="minorEastAsia" w:cs="宋体"/>
          <w:sz w:val="24"/>
        </w:rPr>
        <w:t>能够以一种</w:t>
      </w:r>
      <w:r>
        <w:rPr>
          <w:rFonts w:asciiTheme="minorEastAsia" w:eastAsiaTheme="minorEastAsia" w:hAnsiTheme="minorEastAsia" w:cs="宋体" w:hint="eastAsia"/>
          <w:sz w:val="24"/>
        </w:rPr>
        <w:t>与</w:t>
      </w:r>
      <w:r>
        <w:rPr>
          <w:rFonts w:asciiTheme="minorEastAsia" w:eastAsiaTheme="minorEastAsia" w:hAnsiTheme="minorEastAsia" w:cs="宋体"/>
          <w:sz w:val="24"/>
        </w:rPr>
        <w:t>位置无关的方式访问远程组件，使得远程组件看起来</w:t>
      </w:r>
      <w:r>
        <w:rPr>
          <w:rFonts w:asciiTheme="minorEastAsia" w:eastAsiaTheme="minorEastAsia" w:hAnsiTheme="minorEastAsia" w:cs="宋体" w:hint="eastAsia"/>
          <w:sz w:val="24"/>
        </w:rPr>
        <w:t>是与</w:t>
      </w:r>
      <w:r>
        <w:rPr>
          <w:rFonts w:asciiTheme="minorEastAsia" w:eastAsiaTheme="minorEastAsia" w:hAnsiTheme="minorEastAsia" w:cs="宋体"/>
          <w:sz w:val="24"/>
        </w:rPr>
        <w:t>本地组件在一起的。</w:t>
      </w:r>
      <w:r>
        <w:rPr>
          <w:rFonts w:asciiTheme="minorEastAsia" w:eastAsiaTheme="minorEastAsia" w:hAnsiTheme="minorEastAsia" w:cs="宋体" w:hint="eastAsia"/>
          <w:sz w:val="24"/>
        </w:rPr>
        <w:t xml:space="preserve"> </w:t>
      </w:r>
    </w:p>
    <w:p w14:paraId="20068D6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客户端中提供一个</w:t>
      </w:r>
      <w:r>
        <w:rPr>
          <w:rFonts w:asciiTheme="minorEastAsia" w:eastAsiaTheme="minorEastAsia" w:hAnsiTheme="minorEastAsia" w:cs="宋体" w:hint="eastAsia"/>
          <w:sz w:val="24"/>
        </w:rPr>
        <w:t>客户端</w:t>
      </w:r>
      <w:r>
        <w:rPr>
          <w:rFonts w:asciiTheme="minorEastAsia" w:eastAsiaTheme="minorEastAsia" w:hAnsiTheme="minorEastAsia" w:cs="宋体"/>
          <w:sz w:val="24"/>
        </w:rPr>
        <w:t>代理</w:t>
      </w:r>
      <w:r>
        <w:rPr>
          <w:rFonts w:asciiTheme="minorEastAsia" w:eastAsiaTheme="minorEastAsia" w:hAnsiTheme="minorEastAsia" w:cs="宋体" w:hint="eastAsia"/>
          <w:sz w:val="24"/>
        </w:rPr>
        <w:t>(</w:t>
      </w:r>
      <w:r>
        <w:rPr>
          <w:rFonts w:asciiTheme="minorEastAsia" w:eastAsiaTheme="minorEastAsia" w:hAnsiTheme="minorEastAsia" w:cs="宋体"/>
          <w:sz w:val="24"/>
        </w:rPr>
        <w:t>client proxy)，它可以代替远程组件。Proxy</w:t>
      </w:r>
      <w:r>
        <w:rPr>
          <w:rFonts w:asciiTheme="minorEastAsia" w:eastAsiaTheme="minorEastAsia" w:hAnsiTheme="minorEastAsia" w:cs="宋体" w:hint="eastAsia"/>
          <w:sz w:val="24"/>
        </w:rPr>
        <w:t>提供</w:t>
      </w:r>
      <w:r>
        <w:rPr>
          <w:rFonts w:asciiTheme="minorEastAsia" w:eastAsiaTheme="minorEastAsia" w:hAnsiTheme="minorEastAsia" w:cs="宋体"/>
          <w:sz w:val="24"/>
        </w:rPr>
        <w:t>了与远程组件相同的接口，并</w:t>
      </w:r>
      <w:r>
        <w:rPr>
          <w:rFonts w:asciiTheme="minorEastAsia" w:eastAsiaTheme="minorEastAsia" w:hAnsiTheme="minorEastAsia" w:cs="宋体" w:hint="eastAsia"/>
          <w:sz w:val="24"/>
        </w:rPr>
        <w:t>将</w:t>
      </w:r>
      <w:r>
        <w:rPr>
          <w:rFonts w:asciiTheme="minorEastAsia" w:eastAsiaTheme="minorEastAsia" w:hAnsiTheme="minorEastAsia" w:cs="宋体"/>
          <w:sz w:val="24"/>
        </w:rPr>
        <w:t>客户端的调用映射到特定的消息格式和协议，以便跨网络发送这些调用请求。</w:t>
      </w:r>
    </w:p>
    <w:p w14:paraId="366C3AA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Client proxy支持远程方法调用风格的IPC。这样调用本地组件和调用远程之间就没有api上的区别了，这</w:t>
      </w:r>
      <w:r>
        <w:rPr>
          <w:rFonts w:asciiTheme="minorEastAsia" w:eastAsiaTheme="minorEastAsia" w:hAnsiTheme="minorEastAsia" w:cs="宋体" w:hint="eastAsia"/>
          <w:sz w:val="24"/>
        </w:rPr>
        <w:t>提高了</w:t>
      </w:r>
      <w:r>
        <w:rPr>
          <w:rFonts w:asciiTheme="minorEastAsia" w:eastAsiaTheme="minorEastAsia" w:hAnsiTheme="minorEastAsia" w:cs="宋体"/>
          <w:sz w:val="24"/>
        </w:rPr>
        <w:t>分布式应用内部通信的位置</w:t>
      </w:r>
      <w:r>
        <w:rPr>
          <w:rFonts w:asciiTheme="minorEastAsia" w:eastAsiaTheme="minorEastAsia" w:hAnsiTheme="minorEastAsia" w:cs="宋体" w:hint="eastAsia"/>
          <w:sz w:val="24"/>
        </w:rPr>
        <w:t>无关性</w:t>
      </w:r>
      <w:r>
        <w:rPr>
          <w:rFonts w:asciiTheme="minorEastAsia" w:eastAsiaTheme="minorEastAsia" w:hAnsiTheme="minorEastAsia" w:cs="宋体"/>
          <w:sz w:val="24"/>
        </w:rPr>
        <w:t>。另外</w:t>
      </w:r>
      <w:r>
        <w:rPr>
          <w:rFonts w:asciiTheme="minorEastAsia" w:eastAsiaTheme="minorEastAsia" w:hAnsiTheme="minorEastAsia" w:cs="宋体" w:hint="eastAsia"/>
          <w:sz w:val="24"/>
        </w:rPr>
        <w:t>，</w:t>
      </w:r>
      <w:r>
        <w:rPr>
          <w:rFonts w:asciiTheme="minorEastAsia" w:eastAsiaTheme="minorEastAsia" w:hAnsiTheme="minorEastAsia" w:cs="宋体"/>
          <w:sz w:val="24"/>
        </w:rPr>
        <w:t>client proxy可以为客户端屏蔽掉远程组件接口上的变化，这样可以避免在更新组件</w:t>
      </w:r>
      <w:r>
        <w:rPr>
          <w:rFonts w:asciiTheme="minorEastAsia" w:eastAsiaTheme="minorEastAsia" w:hAnsiTheme="minorEastAsia" w:cs="宋体" w:hint="eastAsia"/>
          <w:sz w:val="24"/>
        </w:rPr>
        <w:t>时</w:t>
      </w:r>
      <w:r>
        <w:rPr>
          <w:rFonts w:asciiTheme="minorEastAsia" w:eastAsiaTheme="minorEastAsia" w:hAnsiTheme="minorEastAsia" w:cs="宋体"/>
          <w:sz w:val="24"/>
        </w:rPr>
        <w:t>产生涟漪效应。</w:t>
      </w:r>
    </w:p>
    <w:p w14:paraId="71131160" w14:textId="77777777" w:rsidR="00065A3A" w:rsidRDefault="00C41667">
      <w:pPr>
        <w:pStyle w:val="3"/>
        <w:spacing w:beforeLines="100" w:before="312" w:afterLines="100" w:after="312" w:line="415" w:lineRule="auto"/>
        <w:jc w:val="left"/>
        <w:rPr>
          <w:rFonts w:ascii="黑体" w:eastAsia="黑体" w:hAnsi="黑体"/>
          <w:b w:val="0"/>
        </w:rPr>
      </w:pPr>
      <w:bookmarkStart w:id="100" w:name="_Toc482175906"/>
      <w:bookmarkStart w:id="101" w:name="_Toc481258165"/>
      <w:bookmarkStart w:id="102" w:name="_Toc483557620"/>
      <w:r>
        <w:rPr>
          <w:rFonts w:ascii="黑体" w:eastAsia="黑体" w:hAnsi="黑体" w:hint="eastAsia"/>
          <w:b w:val="0"/>
        </w:rPr>
        <w:t>4.2 请求</w:t>
      </w:r>
      <w:r>
        <w:rPr>
          <w:rFonts w:ascii="黑体" w:eastAsia="黑体" w:hAnsi="黑体"/>
          <w:b w:val="0"/>
        </w:rPr>
        <w:t>者</w:t>
      </w:r>
      <w:bookmarkEnd w:id="100"/>
      <w:bookmarkEnd w:id="101"/>
      <w:bookmarkEnd w:id="102"/>
    </w:p>
    <w:p w14:paraId="038E819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封装</w:t>
      </w:r>
      <w:r>
        <w:rPr>
          <w:rFonts w:asciiTheme="minorEastAsia" w:eastAsiaTheme="minorEastAsia" w:hAnsiTheme="minorEastAsia" w:cs="宋体"/>
          <w:sz w:val="24"/>
        </w:rPr>
        <w:t>了客户端远程通信的各种</w:t>
      </w:r>
      <w:r>
        <w:rPr>
          <w:rFonts w:asciiTheme="minorEastAsia" w:eastAsiaTheme="minorEastAsia" w:hAnsiTheme="minorEastAsia" w:cs="宋体" w:hint="eastAsia"/>
          <w:sz w:val="24"/>
        </w:rPr>
        <w:t>细节</w:t>
      </w:r>
      <w:r>
        <w:rPr>
          <w:rFonts w:asciiTheme="minorEastAsia" w:eastAsiaTheme="minorEastAsia" w:hAnsiTheme="minorEastAsia" w:cs="宋体"/>
          <w:sz w:val="24"/>
        </w:rPr>
        <w:t>，比如封送</w:t>
      </w:r>
      <w:r>
        <w:rPr>
          <w:rFonts w:asciiTheme="minorEastAsia" w:eastAsiaTheme="minorEastAsia" w:hAnsiTheme="minorEastAsia" w:cs="宋体" w:hint="eastAsia"/>
          <w:sz w:val="24"/>
        </w:rPr>
        <w:t>，</w:t>
      </w:r>
      <w:r>
        <w:rPr>
          <w:rFonts w:asciiTheme="minorEastAsia" w:eastAsiaTheme="minorEastAsia" w:hAnsiTheme="minorEastAsia" w:cs="宋体"/>
          <w:sz w:val="24"/>
        </w:rPr>
        <w:t>通过网络发送</w:t>
      </w:r>
      <w:r>
        <w:rPr>
          <w:rFonts w:asciiTheme="minorEastAsia" w:eastAsiaTheme="minorEastAsia" w:hAnsiTheme="minorEastAsia" w:cs="宋体" w:hint="eastAsia"/>
          <w:sz w:val="24"/>
        </w:rPr>
        <w:t>请求</w:t>
      </w:r>
      <w:r>
        <w:rPr>
          <w:rFonts w:asciiTheme="minorEastAsia" w:eastAsiaTheme="minorEastAsia" w:hAnsiTheme="minorEastAsia" w:cs="宋体"/>
          <w:sz w:val="24"/>
        </w:rPr>
        <w:t>，允许客户以位置无关的方式访问远程组件。</w:t>
      </w:r>
      <w:r>
        <w:rPr>
          <w:rFonts w:asciiTheme="minorEastAsia" w:eastAsiaTheme="minorEastAsia" w:hAnsiTheme="minorEastAsia" w:cs="宋体" w:hint="eastAsia"/>
          <w:sz w:val="24"/>
        </w:rPr>
        <w:t>请求</w:t>
      </w:r>
      <w:r>
        <w:rPr>
          <w:rFonts w:asciiTheme="minorEastAsia" w:eastAsiaTheme="minorEastAsia" w:hAnsiTheme="minorEastAsia" w:cs="宋体"/>
          <w:sz w:val="24"/>
        </w:rPr>
        <w:t>者</w:t>
      </w:r>
      <w:r>
        <w:rPr>
          <w:rFonts w:asciiTheme="minorEastAsia" w:eastAsiaTheme="minorEastAsia" w:hAnsiTheme="minorEastAsia" w:cs="宋体" w:hint="eastAsia"/>
          <w:sz w:val="24"/>
        </w:rPr>
        <w:t>(</w:t>
      </w:r>
      <w:r>
        <w:rPr>
          <w:rFonts w:asciiTheme="minorEastAsia" w:eastAsiaTheme="minorEastAsia" w:hAnsiTheme="minorEastAsia" w:cs="宋体"/>
          <w:sz w:val="24"/>
        </w:rPr>
        <w:t>Requestor)</w:t>
      </w:r>
      <w:r>
        <w:rPr>
          <w:rFonts w:asciiTheme="minorEastAsia" w:eastAsiaTheme="minorEastAsia" w:hAnsiTheme="minorEastAsia" w:cs="宋体" w:hint="eastAsia"/>
          <w:sz w:val="24"/>
        </w:rPr>
        <w:t>负责</w:t>
      </w:r>
      <w:r>
        <w:rPr>
          <w:rFonts w:asciiTheme="minorEastAsia" w:eastAsiaTheme="minorEastAsia" w:hAnsiTheme="minorEastAsia" w:cs="宋体"/>
          <w:sz w:val="24"/>
        </w:rPr>
        <w:t>创建和</w:t>
      </w:r>
      <w:r>
        <w:rPr>
          <w:rFonts w:asciiTheme="minorEastAsia" w:eastAsiaTheme="minorEastAsia" w:hAnsiTheme="minorEastAsia" w:cs="宋体" w:hint="eastAsia"/>
          <w:sz w:val="24"/>
        </w:rPr>
        <w:t>处理</w:t>
      </w:r>
      <w:r>
        <w:rPr>
          <w:rFonts w:asciiTheme="minorEastAsia" w:eastAsiaTheme="minorEastAsia" w:hAnsiTheme="minorEastAsia" w:cs="宋体"/>
          <w:sz w:val="24"/>
        </w:rPr>
        <w:t>请求消息，并将请求发送给远程组件。</w:t>
      </w:r>
    </w:p>
    <w:p w14:paraId="0D0F5A0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Requestor</w:t>
      </w:r>
      <w:r>
        <w:rPr>
          <w:rFonts w:asciiTheme="minorEastAsia" w:eastAsiaTheme="minorEastAsia" w:hAnsiTheme="minorEastAsia" w:cs="宋体" w:hint="eastAsia"/>
          <w:sz w:val="24"/>
        </w:rPr>
        <w:t>可以</w:t>
      </w:r>
      <w:r>
        <w:rPr>
          <w:rFonts w:asciiTheme="minorEastAsia" w:eastAsiaTheme="minorEastAsia" w:hAnsiTheme="minorEastAsia" w:cs="宋体"/>
          <w:sz w:val="24"/>
        </w:rPr>
        <w:t>将它的一些子任务委托给其他的组件。Marshaler</w:t>
      </w:r>
      <w:r>
        <w:rPr>
          <w:rFonts w:asciiTheme="minorEastAsia" w:eastAsiaTheme="minorEastAsia" w:hAnsiTheme="minorEastAsia" w:cs="宋体" w:hint="eastAsia"/>
          <w:sz w:val="24"/>
        </w:rPr>
        <w:t>可以</w:t>
      </w:r>
      <w:r>
        <w:rPr>
          <w:rFonts w:asciiTheme="minorEastAsia" w:eastAsiaTheme="minorEastAsia" w:hAnsiTheme="minorEastAsia" w:cs="宋体"/>
          <w:sz w:val="24"/>
        </w:rPr>
        <w:t>将一个具体的服务请求序列化</w:t>
      </w:r>
      <w:r>
        <w:rPr>
          <w:rFonts w:asciiTheme="minorEastAsia" w:eastAsiaTheme="minorEastAsia" w:hAnsiTheme="minorEastAsia" w:cs="宋体" w:hint="eastAsia"/>
          <w:sz w:val="24"/>
        </w:rPr>
        <w:t>为</w:t>
      </w:r>
      <w:r>
        <w:rPr>
          <w:rFonts w:asciiTheme="minorEastAsia" w:eastAsiaTheme="minorEastAsia" w:hAnsiTheme="minorEastAsia" w:cs="宋体"/>
          <w:sz w:val="24"/>
        </w:rPr>
        <w:t>请求Message</w:t>
      </w:r>
      <w:r>
        <w:rPr>
          <w:rFonts w:asciiTheme="minorEastAsia" w:eastAsiaTheme="minorEastAsia" w:hAnsiTheme="minorEastAsia" w:cs="宋体" w:hint="eastAsia"/>
          <w:sz w:val="24"/>
        </w:rPr>
        <w:t>，</w:t>
      </w:r>
      <w:r>
        <w:rPr>
          <w:rFonts w:asciiTheme="minorEastAsia" w:eastAsiaTheme="minorEastAsia" w:hAnsiTheme="minorEastAsia" w:cs="宋体"/>
          <w:sz w:val="24"/>
        </w:rPr>
        <w:t>以及将包含了结果的消息反序列化为一个具体的</w:t>
      </w:r>
      <w:r>
        <w:rPr>
          <w:rFonts w:asciiTheme="minorEastAsia" w:eastAsiaTheme="minorEastAsia" w:hAnsiTheme="minorEastAsia" w:cs="宋体" w:hint="eastAsia"/>
          <w:sz w:val="24"/>
        </w:rPr>
        <w:t>响应</w:t>
      </w:r>
      <w:r>
        <w:rPr>
          <w:rFonts w:asciiTheme="minorEastAsia" w:eastAsiaTheme="minorEastAsia" w:hAnsiTheme="minorEastAsia" w:cs="宋体"/>
          <w:sz w:val="24"/>
        </w:rPr>
        <w:t>。</w:t>
      </w:r>
    </w:p>
    <w:p w14:paraId="20FE5B6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一些</w:t>
      </w:r>
      <w:r>
        <w:rPr>
          <w:rFonts w:asciiTheme="minorEastAsia" w:eastAsiaTheme="minorEastAsia" w:hAnsiTheme="minorEastAsia" w:cs="宋体"/>
          <w:sz w:val="24"/>
        </w:rPr>
        <w:t>应用需要Requestor</w:t>
      </w:r>
      <w:r>
        <w:rPr>
          <w:rFonts w:asciiTheme="minorEastAsia" w:eastAsiaTheme="minorEastAsia" w:hAnsiTheme="minorEastAsia" w:cs="宋体" w:hint="eastAsia"/>
          <w:sz w:val="24"/>
        </w:rPr>
        <w:t>完成</w:t>
      </w:r>
      <w:r>
        <w:rPr>
          <w:rFonts w:asciiTheme="minorEastAsia" w:eastAsiaTheme="minorEastAsia" w:hAnsiTheme="minorEastAsia" w:cs="宋体"/>
          <w:sz w:val="24"/>
        </w:rPr>
        <w:t>额外的工作，比如</w:t>
      </w:r>
      <w:r>
        <w:rPr>
          <w:rFonts w:asciiTheme="minorEastAsia" w:eastAsiaTheme="minorEastAsia" w:hAnsiTheme="minorEastAsia" w:cs="宋体" w:hint="eastAsia"/>
          <w:sz w:val="24"/>
        </w:rPr>
        <w:t>添加</w:t>
      </w:r>
      <w:r>
        <w:rPr>
          <w:rFonts w:asciiTheme="minorEastAsia" w:eastAsiaTheme="minorEastAsia" w:hAnsiTheme="minorEastAsia" w:cs="宋体"/>
          <w:sz w:val="24"/>
        </w:rPr>
        <w:t>安全令牌，Interceptor</w:t>
      </w:r>
      <w:r>
        <w:rPr>
          <w:rFonts w:asciiTheme="minorEastAsia" w:eastAsiaTheme="minorEastAsia" w:hAnsiTheme="minorEastAsia" w:cs="宋体" w:hint="eastAsia"/>
          <w:sz w:val="24"/>
        </w:rPr>
        <w:t>可以</w:t>
      </w:r>
      <w:r>
        <w:rPr>
          <w:rFonts w:asciiTheme="minorEastAsia" w:eastAsiaTheme="minorEastAsia" w:hAnsiTheme="minorEastAsia" w:cs="宋体"/>
          <w:sz w:val="24"/>
        </w:rPr>
        <w:t>通过提供统一的接口来封装这</w:t>
      </w:r>
      <w:r>
        <w:rPr>
          <w:rFonts w:asciiTheme="minorEastAsia" w:eastAsiaTheme="minorEastAsia" w:hAnsiTheme="minorEastAsia" w:cs="宋体" w:hint="eastAsia"/>
          <w:sz w:val="24"/>
        </w:rPr>
        <w:t>项</w:t>
      </w:r>
      <w:r>
        <w:rPr>
          <w:rFonts w:asciiTheme="minorEastAsia" w:eastAsiaTheme="minorEastAsia" w:hAnsiTheme="minorEastAsia" w:cs="宋体"/>
          <w:sz w:val="24"/>
        </w:rPr>
        <w:t>任务。</w:t>
      </w:r>
    </w:p>
    <w:p w14:paraId="590608A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Absolute Object Reference</w:t>
      </w:r>
      <w:r>
        <w:rPr>
          <w:rFonts w:asciiTheme="minorEastAsia" w:eastAsiaTheme="minorEastAsia" w:hAnsiTheme="minorEastAsia" w:cs="宋体" w:hint="eastAsia"/>
          <w:sz w:val="24"/>
        </w:rPr>
        <w:t>可以</w:t>
      </w:r>
      <w:r>
        <w:rPr>
          <w:rFonts w:asciiTheme="minorEastAsia" w:eastAsiaTheme="minorEastAsia" w:hAnsiTheme="minorEastAsia" w:cs="宋体"/>
          <w:sz w:val="24"/>
        </w:rPr>
        <w:t>封装远程目标组件的位置和标识信息。与前面类似，当过程中出现了</w:t>
      </w:r>
      <w:r>
        <w:rPr>
          <w:rFonts w:asciiTheme="minorEastAsia" w:eastAsiaTheme="minorEastAsia" w:hAnsiTheme="minorEastAsia" w:cs="宋体" w:hint="eastAsia"/>
          <w:sz w:val="24"/>
        </w:rPr>
        <w:t>失败</w:t>
      </w:r>
      <w:r>
        <w:rPr>
          <w:rFonts w:asciiTheme="minorEastAsia" w:eastAsiaTheme="minorEastAsia" w:hAnsiTheme="minorEastAsia" w:cs="宋体"/>
          <w:sz w:val="24"/>
        </w:rPr>
        <w:t>，无法由Requestor</w:t>
      </w:r>
      <w:r>
        <w:rPr>
          <w:rFonts w:asciiTheme="minorEastAsia" w:eastAsiaTheme="minorEastAsia" w:hAnsiTheme="minorEastAsia" w:cs="宋体" w:hint="eastAsia"/>
          <w:sz w:val="24"/>
        </w:rPr>
        <w:t>透明</w:t>
      </w:r>
      <w:r>
        <w:rPr>
          <w:rFonts w:asciiTheme="minorEastAsia" w:eastAsiaTheme="minorEastAsia" w:hAnsiTheme="minorEastAsia" w:cs="宋体"/>
          <w:sz w:val="24"/>
        </w:rPr>
        <w:t>的处理</w:t>
      </w:r>
      <w:r>
        <w:rPr>
          <w:rFonts w:asciiTheme="minorEastAsia" w:eastAsiaTheme="minorEastAsia" w:hAnsiTheme="minorEastAsia" w:cs="宋体" w:hint="eastAsia"/>
          <w:sz w:val="24"/>
        </w:rPr>
        <w:t>时</w:t>
      </w:r>
      <w:r>
        <w:rPr>
          <w:rFonts w:asciiTheme="minorEastAsia" w:eastAsiaTheme="minorEastAsia" w:hAnsiTheme="minorEastAsia" w:cs="宋体"/>
          <w:sz w:val="24"/>
        </w:rPr>
        <w:t>，将会返回给客户端一个Remoting Error.</w:t>
      </w:r>
    </w:p>
    <w:p w14:paraId="57863D37" w14:textId="77777777" w:rsidR="00065A3A" w:rsidRDefault="00C41667">
      <w:pPr>
        <w:pStyle w:val="3"/>
        <w:spacing w:beforeLines="100" w:before="312" w:afterLines="100" w:after="312" w:line="415" w:lineRule="auto"/>
        <w:jc w:val="left"/>
        <w:rPr>
          <w:rFonts w:ascii="黑体" w:eastAsia="黑体" w:hAnsi="黑体"/>
          <w:b w:val="0"/>
        </w:rPr>
      </w:pPr>
      <w:bookmarkStart w:id="103" w:name="_Toc481258166"/>
      <w:bookmarkStart w:id="104" w:name="_Toc482175907"/>
      <w:bookmarkStart w:id="105" w:name="_Toc483557621"/>
      <w:r>
        <w:rPr>
          <w:rFonts w:ascii="黑体" w:eastAsia="黑体" w:hAnsi="黑体" w:hint="eastAsia"/>
          <w:b w:val="0"/>
        </w:rPr>
        <w:t>4.3 客户端</w:t>
      </w:r>
      <w:r>
        <w:rPr>
          <w:rFonts w:ascii="黑体" w:eastAsia="黑体" w:hAnsi="黑体"/>
          <w:b w:val="0"/>
        </w:rPr>
        <w:t>请求处理器</w:t>
      </w:r>
      <w:bookmarkEnd w:id="103"/>
      <w:bookmarkEnd w:id="104"/>
      <w:bookmarkEnd w:id="105"/>
    </w:p>
    <w:p w14:paraId="53E7455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封装</w:t>
      </w:r>
      <w:r>
        <w:rPr>
          <w:rFonts w:asciiTheme="minorEastAsia" w:eastAsiaTheme="minorEastAsia" w:hAnsiTheme="minorEastAsia" w:cs="宋体"/>
          <w:sz w:val="24"/>
        </w:rPr>
        <w:t>了</w:t>
      </w:r>
      <w:r>
        <w:rPr>
          <w:rFonts w:asciiTheme="minorEastAsia" w:eastAsiaTheme="minorEastAsia" w:hAnsiTheme="minorEastAsia" w:cs="宋体" w:hint="eastAsia"/>
          <w:sz w:val="24"/>
        </w:rPr>
        <w:t>客户端里底层</w:t>
      </w:r>
      <w:r>
        <w:rPr>
          <w:rFonts w:asciiTheme="minorEastAsia" w:eastAsiaTheme="minorEastAsia" w:hAnsiTheme="minorEastAsia" w:cs="宋体"/>
          <w:sz w:val="24"/>
        </w:rPr>
        <w:t>进程间通信的细节</w:t>
      </w:r>
      <w:r>
        <w:rPr>
          <w:rFonts w:asciiTheme="minorEastAsia" w:eastAsiaTheme="minorEastAsia" w:hAnsiTheme="minorEastAsia" w:cs="宋体" w:hint="eastAsia"/>
          <w:sz w:val="24"/>
        </w:rPr>
        <w:t>，</w:t>
      </w:r>
      <w:r>
        <w:rPr>
          <w:rFonts w:asciiTheme="minorEastAsia" w:eastAsiaTheme="minorEastAsia" w:hAnsiTheme="minorEastAsia" w:cs="宋体"/>
          <w:sz w:val="24"/>
        </w:rPr>
        <w:t>这些细节在</w:t>
      </w:r>
      <w:r>
        <w:rPr>
          <w:rFonts w:asciiTheme="minorEastAsia" w:eastAsiaTheme="minorEastAsia" w:hAnsiTheme="minorEastAsia" w:cs="宋体" w:hint="eastAsia"/>
          <w:sz w:val="24"/>
        </w:rPr>
        <w:t>统一</w:t>
      </w:r>
      <w:r>
        <w:rPr>
          <w:rFonts w:asciiTheme="minorEastAsia" w:eastAsiaTheme="minorEastAsia" w:hAnsiTheme="minorEastAsia" w:cs="宋体"/>
          <w:sz w:val="24"/>
        </w:rPr>
        <w:t>的接口背后。</w:t>
      </w:r>
      <w:r>
        <w:rPr>
          <w:rFonts w:asciiTheme="minorEastAsia" w:eastAsiaTheme="minorEastAsia" w:hAnsiTheme="minorEastAsia" w:cs="宋体" w:hint="eastAsia"/>
          <w:sz w:val="24"/>
        </w:rPr>
        <w:t>职责包括创建连接，发送请求和分配结果，处理超时和错误。另外，客户端</w:t>
      </w:r>
      <w:r>
        <w:rPr>
          <w:rFonts w:asciiTheme="minorEastAsia" w:eastAsiaTheme="minorEastAsia" w:hAnsiTheme="minorEastAsia" w:cs="宋体"/>
          <w:sz w:val="24"/>
        </w:rPr>
        <w:t>请求处理器</w:t>
      </w:r>
      <w:r>
        <w:rPr>
          <w:rFonts w:asciiTheme="minorEastAsia" w:eastAsiaTheme="minorEastAsia" w:hAnsiTheme="minorEastAsia" w:cs="宋体" w:hint="eastAsia"/>
          <w:sz w:val="24"/>
        </w:rPr>
        <w:t>(client request handler</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还要负责网络和计算资源的高效管理和利用，比如网络连接，内存和线程。</w:t>
      </w:r>
    </w:p>
    <w:p w14:paraId="6A5B023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client request handler实现了Acceptor-Connector模式中的Connector角色，它可以使网络连接创建策略的变化独立于client request handler的其他职责。</w:t>
      </w:r>
    </w:p>
    <w:p w14:paraId="40704D3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由</w:t>
      </w:r>
      <w:r>
        <w:rPr>
          <w:rFonts w:asciiTheme="minorEastAsia" w:eastAsiaTheme="minorEastAsia" w:hAnsiTheme="minorEastAsia" w:cs="宋体"/>
          <w:sz w:val="24"/>
        </w:rPr>
        <w:t>Connector</w:t>
      </w:r>
      <w:r>
        <w:rPr>
          <w:rFonts w:asciiTheme="minorEastAsia" w:eastAsiaTheme="minorEastAsia" w:hAnsiTheme="minorEastAsia" w:cs="宋体" w:hint="eastAsia"/>
          <w:sz w:val="24"/>
        </w:rPr>
        <w:t>创建</w:t>
      </w:r>
      <w:r>
        <w:rPr>
          <w:rFonts w:asciiTheme="minorEastAsia" w:eastAsiaTheme="minorEastAsia" w:hAnsiTheme="minorEastAsia" w:cs="宋体"/>
          <w:sz w:val="24"/>
        </w:rPr>
        <w:t>的连接</w:t>
      </w:r>
      <w:r>
        <w:rPr>
          <w:rFonts w:asciiTheme="minorEastAsia" w:eastAsiaTheme="minorEastAsia" w:hAnsiTheme="minorEastAsia" w:cs="宋体" w:hint="eastAsia"/>
          <w:sz w:val="24"/>
        </w:rPr>
        <w:t>可以</w:t>
      </w:r>
      <w:r>
        <w:rPr>
          <w:rFonts w:asciiTheme="minorEastAsia" w:eastAsiaTheme="minorEastAsia" w:hAnsiTheme="minorEastAsia" w:cs="宋体"/>
          <w:sz w:val="24"/>
        </w:rPr>
        <w:t>封装</w:t>
      </w:r>
      <w:r>
        <w:rPr>
          <w:rFonts w:asciiTheme="minorEastAsia" w:eastAsiaTheme="minorEastAsia" w:hAnsiTheme="minorEastAsia" w:cs="宋体" w:hint="eastAsia"/>
          <w:sz w:val="24"/>
        </w:rPr>
        <w:t>在</w:t>
      </w:r>
      <w:r>
        <w:rPr>
          <w:rFonts w:asciiTheme="minorEastAsia" w:eastAsiaTheme="minorEastAsia" w:hAnsiTheme="minorEastAsia" w:cs="宋体"/>
          <w:sz w:val="24"/>
        </w:rPr>
        <w:t>连接处理程序中，后者扮演了</w:t>
      </w:r>
      <w:r>
        <w:rPr>
          <w:rFonts w:asciiTheme="minorEastAsia" w:eastAsiaTheme="minorEastAsia" w:hAnsiTheme="minorEastAsia" w:cs="宋体" w:hint="eastAsia"/>
          <w:sz w:val="24"/>
        </w:rPr>
        <w:t>Acceptor-Connector中</w:t>
      </w:r>
      <w:r>
        <w:rPr>
          <w:rFonts w:asciiTheme="minorEastAsia" w:eastAsiaTheme="minorEastAsia" w:hAnsiTheme="minorEastAsia" w:cs="宋体"/>
          <w:sz w:val="24"/>
        </w:rPr>
        <w:t>Service Handler的角色。这种</w:t>
      </w:r>
      <w:r>
        <w:rPr>
          <w:rFonts w:asciiTheme="minorEastAsia" w:eastAsiaTheme="minorEastAsia" w:hAnsiTheme="minorEastAsia" w:cs="宋体" w:hint="eastAsia"/>
          <w:sz w:val="24"/>
        </w:rPr>
        <w:t>设计</w:t>
      </w:r>
      <w:r>
        <w:rPr>
          <w:rFonts w:asciiTheme="minorEastAsia" w:eastAsiaTheme="minorEastAsia" w:hAnsiTheme="minorEastAsia" w:cs="宋体"/>
          <w:sz w:val="24"/>
        </w:rPr>
        <w:t>将连接视</w:t>
      </w:r>
      <w:r>
        <w:rPr>
          <w:rFonts w:asciiTheme="minorEastAsia" w:eastAsiaTheme="minorEastAsia" w:hAnsiTheme="minorEastAsia" w:cs="宋体" w:hint="eastAsia"/>
          <w:sz w:val="24"/>
        </w:rPr>
        <w:t>为</w:t>
      </w:r>
      <w:r>
        <w:rPr>
          <w:rFonts w:asciiTheme="minorEastAsia" w:eastAsiaTheme="minorEastAsia" w:hAnsiTheme="minorEastAsia" w:cs="宋体"/>
          <w:sz w:val="24"/>
        </w:rPr>
        <w:t>一阶</w:t>
      </w:r>
      <w:r>
        <w:rPr>
          <w:rFonts w:asciiTheme="minorEastAsia" w:eastAsiaTheme="minorEastAsia" w:hAnsiTheme="minorEastAsia" w:cs="宋体" w:hint="eastAsia"/>
          <w:sz w:val="24"/>
        </w:rPr>
        <w:t>实体，</w:t>
      </w:r>
      <w:r>
        <w:rPr>
          <w:rFonts w:asciiTheme="minorEastAsia" w:eastAsiaTheme="minorEastAsia" w:hAnsiTheme="minorEastAsia" w:cs="宋体"/>
          <w:sz w:val="24"/>
        </w:rPr>
        <w:t>这样</w:t>
      </w:r>
      <w:r>
        <w:rPr>
          <w:rFonts w:asciiTheme="minorEastAsia" w:eastAsiaTheme="minorEastAsia" w:hAnsiTheme="minorEastAsia" w:cs="宋体" w:hint="eastAsia"/>
          <w:sz w:val="24"/>
        </w:rPr>
        <w:t>可以支持对</w:t>
      </w:r>
      <w:r>
        <w:rPr>
          <w:rFonts w:asciiTheme="minorEastAsia" w:eastAsiaTheme="minorEastAsia" w:hAnsiTheme="minorEastAsia" w:cs="宋体"/>
          <w:sz w:val="24"/>
        </w:rPr>
        <w:t xml:space="preserve">特定于连接的状态进行高效维护，同时可以处理产生于连接过程中的Remoting Error. </w:t>
      </w:r>
      <w:r>
        <w:rPr>
          <w:rFonts w:asciiTheme="minorEastAsia" w:eastAsiaTheme="minorEastAsia" w:hAnsiTheme="minorEastAsia" w:cs="宋体" w:hint="eastAsia"/>
          <w:sz w:val="24"/>
        </w:rPr>
        <w:t>同时</w:t>
      </w:r>
      <w:r>
        <w:rPr>
          <w:rFonts w:asciiTheme="minorEastAsia" w:eastAsiaTheme="minorEastAsia" w:hAnsiTheme="minorEastAsia" w:cs="宋体"/>
          <w:sz w:val="24"/>
        </w:rPr>
        <w:t>也可以支持可伸缩性，因为每</w:t>
      </w:r>
      <w:r>
        <w:rPr>
          <w:rFonts w:asciiTheme="minorEastAsia" w:eastAsiaTheme="minorEastAsia" w:hAnsiTheme="minorEastAsia" w:cs="宋体" w:hint="eastAsia"/>
          <w:sz w:val="24"/>
        </w:rPr>
        <w:t>一个</w:t>
      </w:r>
      <w:r>
        <w:rPr>
          <w:rFonts w:asciiTheme="minorEastAsia" w:eastAsiaTheme="minorEastAsia" w:hAnsiTheme="minorEastAsia" w:cs="宋体"/>
          <w:sz w:val="24"/>
        </w:rPr>
        <w:t>连接处理程序都要运行在它自己的线程中，所以能同时处理</w:t>
      </w:r>
      <w:r>
        <w:rPr>
          <w:rFonts w:asciiTheme="minorEastAsia" w:eastAsiaTheme="minorEastAsia" w:hAnsiTheme="minorEastAsia" w:cs="宋体" w:hint="eastAsia"/>
          <w:sz w:val="24"/>
        </w:rPr>
        <w:t>来</w:t>
      </w:r>
      <w:r>
        <w:rPr>
          <w:rFonts w:asciiTheme="minorEastAsia" w:eastAsiaTheme="minorEastAsia" w:hAnsiTheme="minorEastAsia" w:cs="宋体"/>
          <w:sz w:val="24"/>
        </w:rPr>
        <w:t>自多个客户端的请求</w:t>
      </w:r>
      <w:r>
        <w:rPr>
          <w:rFonts w:asciiTheme="minorEastAsia" w:eastAsiaTheme="minorEastAsia" w:hAnsiTheme="minorEastAsia" w:cs="宋体" w:hint="eastAsia"/>
          <w:sz w:val="24"/>
        </w:rPr>
        <w:t>，</w:t>
      </w:r>
      <w:r>
        <w:rPr>
          <w:rFonts w:asciiTheme="minorEastAsia" w:eastAsiaTheme="minorEastAsia" w:hAnsiTheme="minorEastAsia" w:cs="宋体"/>
          <w:sz w:val="24"/>
        </w:rPr>
        <w:t>并同时</w:t>
      </w:r>
      <w:r>
        <w:rPr>
          <w:rFonts w:asciiTheme="minorEastAsia" w:eastAsiaTheme="minorEastAsia" w:hAnsiTheme="minorEastAsia" w:cs="宋体" w:hint="eastAsia"/>
          <w:sz w:val="24"/>
        </w:rPr>
        <w:t>回复</w:t>
      </w:r>
      <w:r>
        <w:rPr>
          <w:rFonts w:asciiTheme="minorEastAsia" w:eastAsiaTheme="minorEastAsia" w:hAnsiTheme="minorEastAsia" w:cs="宋体"/>
          <w:sz w:val="24"/>
        </w:rPr>
        <w:t>多个客户端。</w:t>
      </w:r>
    </w:p>
    <w:p w14:paraId="2F4E5BD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连接</w:t>
      </w:r>
      <w:r>
        <w:rPr>
          <w:rFonts w:asciiTheme="minorEastAsia" w:eastAsiaTheme="minorEastAsia" w:hAnsiTheme="minorEastAsia" w:cs="宋体"/>
          <w:sz w:val="24"/>
        </w:rPr>
        <w:t>处理</w:t>
      </w:r>
      <w:r>
        <w:rPr>
          <w:rFonts w:asciiTheme="minorEastAsia" w:eastAsiaTheme="minorEastAsia" w:hAnsiTheme="minorEastAsia" w:cs="宋体" w:hint="eastAsia"/>
          <w:sz w:val="24"/>
        </w:rPr>
        <w:t>程序</w:t>
      </w:r>
      <w:r>
        <w:rPr>
          <w:rFonts w:asciiTheme="minorEastAsia" w:eastAsiaTheme="minorEastAsia" w:hAnsiTheme="minorEastAsia" w:cs="宋体"/>
          <w:sz w:val="24"/>
        </w:rPr>
        <w:t>可以</w:t>
      </w:r>
      <w:r>
        <w:rPr>
          <w:rFonts w:asciiTheme="minorEastAsia" w:eastAsiaTheme="minorEastAsia" w:hAnsiTheme="minorEastAsia" w:cs="宋体" w:hint="eastAsia"/>
          <w:sz w:val="24"/>
        </w:rPr>
        <w:t>实现</w:t>
      </w:r>
      <w:r>
        <w:rPr>
          <w:rFonts w:asciiTheme="minorEastAsia" w:eastAsiaTheme="minorEastAsia" w:hAnsiTheme="minorEastAsia" w:cs="宋体"/>
          <w:sz w:val="24"/>
        </w:rPr>
        <w:t>同步</w:t>
      </w:r>
      <w:r>
        <w:rPr>
          <w:rFonts w:asciiTheme="minorEastAsia" w:eastAsiaTheme="minorEastAsia" w:hAnsiTheme="minorEastAsia" w:cs="宋体" w:hint="eastAsia"/>
          <w:sz w:val="24"/>
        </w:rPr>
        <w:t>或者</w:t>
      </w:r>
      <w:r>
        <w:rPr>
          <w:rFonts w:asciiTheme="minorEastAsia" w:eastAsiaTheme="minorEastAsia" w:hAnsiTheme="minorEastAsia" w:cs="宋体"/>
          <w:sz w:val="24"/>
        </w:rPr>
        <w:t>异步</w:t>
      </w:r>
      <w:r>
        <w:rPr>
          <w:rFonts w:asciiTheme="minorEastAsia" w:eastAsiaTheme="minorEastAsia" w:hAnsiTheme="minorEastAsia" w:cs="宋体" w:hint="eastAsia"/>
          <w:sz w:val="24"/>
        </w:rPr>
        <w:t>的</w:t>
      </w:r>
      <w:r>
        <w:rPr>
          <w:rFonts w:asciiTheme="minorEastAsia" w:eastAsiaTheme="minorEastAsia" w:hAnsiTheme="minorEastAsia" w:cs="宋体"/>
          <w:sz w:val="24"/>
        </w:rPr>
        <w:t>通信策略。同步</w:t>
      </w:r>
      <w:r>
        <w:rPr>
          <w:rFonts w:asciiTheme="minorEastAsia" w:eastAsiaTheme="minorEastAsia" w:hAnsiTheme="minorEastAsia" w:cs="宋体" w:hint="eastAsia"/>
          <w:sz w:val="24"/>
        </w:rPr>
        <w:t>通信能够</w:t>
      </w:r>
      <w:r>
        <w:rPr>
          <w:rFonts w:asciiTheme="minorEastAsia" w:eastAsiaTheme="minorEastAsia" w:hAnsiTheme="minorEastAsia" w:cs="宋体"/>
          <w:sz w:val="24"/>
        </w:rPr>
        <w:t>简化客户端的编程模型，</w:t>
      </w:r>
      <w:r>
        <w:rPr>
          <w:rFonts w:asciiTheme="minorEastAsia" w:eastAsiaTheme="minorEastAsia" w:hAnsiTheme="minorEastAsia" w:cs="宋体" w:hint="eastAsia"/>
          <w:sz w:val="24"/>
        </w:rPr>
        <w:t>但</w:t>
      </w:r>
      <w:r>
        <w:rPr>
          <w:rFonts w:asciiTheme="minorEastAsia" w:eastAsiaTheme="minorEastAsia" w:hAnsiTheme="minorEastAsia" w:cs="宋体"/>
          <w:sz w:val="24"/>
        </w:rPr>
        <w:t>也会降低性能和吞吐量，而异步通信恰恰想法。有</w:t>
      </w:r>
      <w:r>
        <w:rPr>
          <w:rFonts w:asciiTheme="minorEastAsia" w:eastAsiaTheme="minorEastAsia" w:hAnsiTheme="minorEastAsia" w:cs="宋体" w:hint="eastAsia"/>
          <w:sz w:val="24"/>
        </w:rPr>
        <w:t>4种</w:t>
      </w:r>
      <w:r>
        <w:rPr>
          <w:rFonts w:asciiTheme="minorEastAsia" w:eastAsiaTheme="minorEastAsia" w:hAnsiTheme="minorEastAsia" w:cs="宋体"/>
          <w:sz w:val="24"/>
        </w:rPr>
        <w:t>模式</w:t>
      </w:r>
      <w:r>
        <w:rPr>
          <w:rFonts w:asciiTheme="minorEastAsia" w:eastAsiaTheme="minorEastAsia" w:hAnsiTheme="minorEastAsia" w:cs="宋体" w:hint="eastAsia"/>
          <w:sz w:val="24"/>
        </w:rPr>
        <w:t>来</w:t>
      </w:r>
      <w:r>
        <w:rPr>
          <w:rFonts w:asciiTheme="minorEastAsia" w:eastAsiaTheme="minorEastAsia" w:hAnsiTheme="minorEastAsia" w:cs="宋体"/>
          <w:sz w:val="24"/>
        </w:rPr>
        <w:t>实现异步通信模型-Fire and Forget，</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Sync with Server，Poll Object</w:t>
      </w:r>
      <w:r>
        <w:rPr>
          <w:rFonts w:asciiTheme="minorEastAsia" w:eastAsiaTheme="minorEastAsia" w:hAnsiTheme="minorEastAsia" w:cs="宋体" w:hint="eastAsia"/>
          <w:sz w:val="24"/>
        </w:rPr>
        <w:t>和</w:t>
      </w:r>
      <w:r>
        <w:rPr>
          <w:rFonts w:asciiTheme="minorEastAsia" w:eastAsiaTheme="minorEastAsia" w:hAnsiTheme="minorEastAsia" w:cs="宋体"/>
          <w:sz w:val="24"/>
        </w:rPr>
        <w:t xml:space="preserve">Result Callback. </w:t>
      </w:r>
      <w:r>
        <w:rPr>
          <w:rFonts w:asciiTheme="minorEastAsia" w:eastAsiaTheme="minorEastAsia" w:hAnsiTheme="minorEastAsia" w:cs="宋体" w:hint="eastAsia"/>
          <w:sz w:val="24"/>
        </w:rPr>
        <w:t>这4种</w:t>
      </w:r>
      <w:r>
        <w:rPr>
          <w:rFonts w:asciiTheme="minorEastAsia" w:eastAsiaTheme="minorEastAsia" w:hAnsiTheme="minorEastAsia" w:cs="宋体"/>
          <w:sz w:val="24"/>
        </w:rPr>
        <w:t>模式为应对</w:t>
      </w:r>
      <w:r>
        <w:rPr>
          <w:rFonts w:asciiTheme="minorEastAsia" w:eastAsiaTheme="minorEastAsia" w:hAnsiTheme="minorEastAsia" w:cs="宋体" w:hint="eastAsia"/>
          <w:sz w:val="24"/>
        </w:rPr>
        <w:t>下面3个</w:t>
      </w:r>
      <w:r>
        <w:rPr>
          <w:rFonts w:asciiTheme="minorEastAsia" w:eastAsiaTheme="minorEastAsia" w:hAnsiTheme="minorEastAsia" w:cs="宋体"/>
          <w:sz w:val="24"/>
        </w:rPr>
        <w:t>问题给出了</w:t>
      </w:r>
      <w:r>
        <w:rPr>
          <w:rFonts w:asciiTheme="minorEastAsia" w:eastAsiaTheme="minorEastAsia" w:hAnsiTheme="minorEastAsia" w:cs="宋体" w:hint="eastAsia"/>
          <w:sz w:val="24"/>
        </w:rPr>
        <w:t>4种</w:t>
      </w:r>
      <w:r>
        <w:rPr>
          <w:rFonts w:asciiTheme="minorEastAsia" w:eastAsiaTheme="minorEastAsia" w:hAnsiTheme="minorEastAsia" w:cs="宋体"/>
          <w:sz w:val="24"/>
        </w:rPr>
        <w:t>不同的解决方案</w:t>
      </w:r>
      <w:r>
        <w:rPr>
          <w:rFonts w:asciiTheme="minorEastAsia" w:eastAsiaTheme="minorEastAsia" w:hAnsiTheme="minorEastAsia" w:cs="宋体" w:hint="eastAsia"/>
          <w:sz w:val="24"/>
        </w:rPr>
        <w:t>，</w:t>
      </w:r>
      <w:r>
        <w:rPr>
          <w:rFonts w:asciiTheme="minorEastAsia" w:eastAsiaTheme="minorEastAsia" w:hAnsiTheme="minorEastAsia" w:cs="宋体"/>
          <w:sz w:val="24"/>
        </w:rPr>
        <w:t>这</w:t>
      </w:r>
      <w:r>
        <w:rPr>
          <w:rFonts w:asciiTheme="minorEastAsia" w:eastAsiaTheme="minorEastAsia" w:hAnsiTheme="minorEastAsia" w:cs="宋体" w:hint="eastAsia"/>
          <w:sz w:val="24"/>
        </w:rPr>
        <w:t>3个</w:t>
      </w:r>
      <w:r>
        <w:rPr>
          <w:rFonts w:asciiTheme="minorEastAsia" w:eastAsiaTheme="minorEastAsia" w:hAnsiTheme="minorEastAsia" w:cs="宋体"/>
          <w:sz w:val="24"/>
        </w:rPr>
        <w:t>问题是：结果</w:t>
      </w:r>
      <w:r>
        <w:rPr>
          <w:rFonts w:asciiTheme="minorEastAsia" w:eastAsiaTheme="minorEastAsia" w:hAnsiTheme="minorEastAsia" w:cs="宋体" w:hint="eastAsia"/>
          <w:sz w:val="24"/>
        </w:rPr>
        <w:t>是否</w:t>
      </w:r>
      <w:r>
        <w:rPr>
          <w:rFonts w:asciiTheme="minorEastAsia" w:eastAsiaTheme="minorEastAsia" w:hAnsiTheme="minorEastAsia" w:cs="宋体"/>
          <w:sz w:val="24"/>
        </w:rPr>
        <w:t>需要发送给客户端；</w:t>
      </w:r>
      <w:r>
        <w:rPr>
          <w:rFonts w:asciiTheme="minorEastAsia" w:eastAsiaTheme="minorEastAsia" w:hAnsiTheme="minorEastAsia" w:cs="宋体" w:hint="eastAsia"/>
          <w:sz w:val="24"/>
        </w:rPr>
        <w:t xml:space="preserve"> 客户端</w:t>
      </w:r>
      <w:r>
        <w:rPr>
          <w:rFonts w:asciiTheme="minorEastAsia" w:eastAsiaTheme="minorEastAsia" w:hAnsiTheme="minorEastAsia" w:cs="宋体"/>
          <w:sz w:val="24"/>
        </w:rPr>
        <w:t>是否需要接收确认信息；向客户端发出结果后，客户端是自主获取这个结果，还是需要回调</w:t>
      </w:r>
      <w:r>
        <w:rPr>
          <w:rFonts w:asciiTheme="minorEastAsia" w:eastAsiaTheme="minorEastAsia" w:hAnsiTheme="minorEastAsia" w:cs="宋体" w:hint="eastAsia"/>
          <w:sz w:val="24"/>
        </w:rPr>
        <w:t>函数</w:t>
      </w:r>
      <w:r>
        <w:rPr>
          <w:rFonts w:asciiTheme="minorEastAsia" w:eastAsiaTheme="minorEastAsia" w:hAnsiTheme="minorEastAsia" w:cs="宋体"/>
          <w:sz w:val="24"/>
        </w:rPr>
        <w:t>的通知。</w:t>
      </w:r>
    </w:p>
    <w:p w14:paraId="6C27324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Connector</w:t>
      </w:r>
      <w:r>
        <w:rPr>
          <w:rFonts w:asciiTheme="minorEastAsia" w:eastAsiaTheme="minorEastAsia" w:hAnsiTheme="minorEastAsia" w:cs="宋体" w:hint="eastAsia"/>
          <w:sz w:val="24"/>
        </w:rPr>
        <w:t>和</w:t>
      </w:r>
      <w:r>
        <w:rPr>
          <w:rFonts w:asciiTheme="minorEastAsia" w:eastAsiaTheme="minorEastAsia" w:hAnsiTheme="minorEastAsia" w:cs="宋体"/>
          <w:sz w:val="24"/>
        </w:rPr>
        <w:t>Client Request Handler的连接处理所使用的ipc机制，可以用Protocol Plug-in</w:t>
      </w:r>
      <w:r>
        <w:rPr>
          <w:rFonts w:asciiTheme="minorEastAsia" w:eastAsiaTheme="minorEastAsia" w:hAnsiTheme="minorEastAsia" w:cs="宋体" w:hint="eastAsia"/>
          <w:sz w:val="24"/>
        </w:rPr>
        <w:t>或者</w:t>
      </w:r>
      <w:r>
        <w:rPr>
          <w:rFonts w:asciiTheme="minorEastAsia" w:eastAsiaTheme="minorEastAsia" w:hAnsiTheme="minorEastAsia" w:cs="宋体"/>
          <w:sz w:val="24"/>
        </w:rPr>
        <w:t>一系列Wrapper Façade</w:t>
      </w:r>
      <w:r>
        <w:rPr>
          <w:rFonts w:asciiTheme="minorEastAsia" w:eastAsiaTheme="minorEastAsia" w:hAnsiTheme="minorEastAsia" w:cs="宋体" w:hint="eastAsia"/>
          <w:sz w:val="24"/>
        </w:rPr>
        <w:t>来</w:t>
      </w:r>
      <w:r>
        <w:rPr>
          <w:rFonts w:asciiTheme="minorEastAsia" w:eastAsiaTheme="minorEastAsia" w:hAnsiTheme="minorEastAsia" w:cs="宋体"/>
          <w:sz w:val="24"/>
        </w:rPr>
        <w:t xml:space="preserve">进行封装. </w:t>
      </w:r>
      <w:r>
        <w:rPr>
          <w:rFonts w:asciiTheme="minorEastAsia" w:eastAsiaTheme="minorEastAsia" w:hAnsiTheme="minorEastAsia" w:cs="宋体" w:hint="eastAsia"/>
          <w:sz w:val="24"/>
        </w:rPr>
        <w:t>这两个</w:t>
      </w:r>
      <w:r>
        <w:rPr>
          <w:rFonts w:asciiTheme="minorEastAsia" w:eastAsiaTheme="minorEastAsia" w:hAnsiTheme="minorEastAsia" w:cs="宋体"/>
          <w:sz w:val="24"/>
        </w:rPr>
        <w:t>模式都可以</w:t>
      </w:r>
      <w:r>
        <w:rPr>
          <w:rFonts w:asciiTheme="minorEastAsia" w:eastAsiaTheme="minorEastAsia" w:hAnsiTheme="minorEastAsia" w:cs="宋体" w:hint="eastAsia"/>
          <w:sz w:val="24"/>
        </w:rPr>
        <w:t>在</w:t>
      </w:r>
      <w:r>
        <w:rPr>
          <w:rFonts w:asciiTheme="minorEastAsia" w:eastAsiaTheme="minorEastAsia" w:hAnsiTheme="minorEastAsia" w:cs="宋体"/>
          <w:sz w:val="24"/>
        </w:rPr>
        <w:t>统一的平台无关的接口之后</w:t>
      </w:r>
      <w:r>
        <w:rPr>
          <w:rFonts w:asciiTheme="minorEastAsia" w:eastAsiaTheme="minorEastAsia" w:hAnsiTheme="minorEastAsia" w:cs="宋体" w:hint="eastAsia"/>
          <w:sz w:val="24"/>
        </w:rPr>
        <w:t>隐藏</w:t>
      </w:r>
      <w:r>
        <w:rPr>
          <w:rFonts w:asciiTheme="minorEastAsia" w:eastAsiaTheme="minorEastAsia" w:hAnsiTheme="minorEastAsia" w:cs="宋体"/>
          <w:sz w:val="24"/>
        </w:rPr>
        <w:t>ipc</w:t>
      </w:r>
      <w:r>
        <w:rPr>
          <w:rFonts w:asciiTheme="minorEastAsia" w:eastAsiaTheme="minorEastAsia" w:hAnsiTheme="minorEastAsia" w:cs="宋体" w:hint="eastAsia"/>
          <w:sz w:val="24"/>
        </w:rPr>
        <w:t>机制</w:t>
      </w:r>
      <w:r>
        <w:rPr>
          <w:rFonts w:asciiTheme="minorEastAsia" w:eastAsiaTheme="minorEastAsia" w:hAnsiTheme="minorEastAsia" w:cs="宋体"/>
          <w:sz w:val="24"/>
        </w:rPr>
        <w:t>的细节</w:t>
      </w:r>
      <w:r>
        <w:rPr>
          <w:rFonts w:asciiTheme="minorEastAsia" w:eastAsiaTheme="minorEastAsia" w:hAnsiTheme="minorEastAsia" w:cs="宋体" w:hint="eastAsia"/>
          <w:sz w:val="24"/>
        </w:rPr>
        <w:t>。Protocol</w:t>
      </w:r>
      <w:r>
        <w:rPr>
          <w:rFonts w:asciiTheme="minorEastAsia" w:eastAsiaTheme="minorEastAsia" w:hAnsiTheme="minorEastAsia" w:cs="宋体"/>
          <w:sz w:val="24"/>
        </w:rPr>
        <w:t xml:space="preserve"> Plug-in允许</w:t>
      </w:r>
      <w:r>
        <w:rPr>
          <w:rFonts w:asciiTheme="minorEastAsia" w:eastAsiaTheme="minorEastAsia" w:hAnsiTheme="minorEastAsia" w:cs="宋体" w:hint="eastAsia"/>
          <w:sz w:val="24"/>
        </w:rPr>
        <w:t>运行</w:t>
      </w:r>
      <w:r>
        <w:rPr>
          <w:rFonts w:asciiTheme="minorEastAsia" w:eastAsiaTheme="minorEastAsia" w:hAnsiTheme="minorEastAsia" w:cs="宋体"/>
          <w:sz w:val="24"/>
        </w:rPr>
        <w:t>时（</w:t>
      </w:r>
      <w:r>
        <w:rPr>
          <w:rFonts w:asciiTheme="minorEastAsia" w:eastAsiaTheme="minorEastAsia" w:hAnsiTheme="minorEastAsia" w:cs="宋体" w:hint="eastAsia"/>
          <w:sz w:val="24"/>
        </w:rPr>
        <w:t>重</w:t>
      </w:r>
      <w:r>
        <w:rPr>
          <w:rFonts w:asciiTheme="minorEastAsia" w:eastAsiaTheme="minorEastAsia" w:hAnsiTheme="minorEastAsia" w:cs="宋体"/>
          <w:sz w:val="24"/>
        </w:rPr>
        <w:t>）</w:t>
      </w:r>
      <w:r>
        <w:rPr>
          <w:rFonts w:asciiTheme="minorEastAsia" w:eastAsiaTheme="minorEastAsia" w:hAnsiTheme="minorEastAsia" w:cs="宋体" w:hint="eastAsia"/>
          <w:sz w:val="24"/>
        </w:rPr>
        <w:t>配置</w:t>
      </w:r>
      <w:r>
        <w:rPr>
          <w:rFonts w:asciiTheme="minorEastAsia" w:eastAsiaTheme="minorEastAsia" w:hAnsiTheme="minorEastAsia" w:cs="宋体"/>
          <w:sz w:val="24"/>
        </w:rPr>
        <w:t>ipc</w:t>
      </w:r>
      <w:r>
        <w:rPr>
          <w:rFonts w:asciiTheme="minorEastAsia" w:eastAsiaTheme="minorEastAsia" w:hAnsiTheme="minorEastAsia" w:cs="宋体" w:hint="eastAsia"/>
          <w:sz w:val="24"/>
        </w:rPr>
        <w:t>机制</w:t>
      </w:r>
      <w:r>
        <w:rPr>
          <w:rFonts w:asciiTheme="minorEastAsia" w:eastAsiaTheme="minorEastAsia" w:hAnsiTheme="minorEastAsia" w:cs="宋体"/>
          <w:sz w:val="24"/>
        </w:rPr>
        <w:t>，但是会</w:t>
      </w:r>
      <w:r>
        <w:rPr>
          <w:rFonts w:asciiTheme="minorEastAsia" w:eastAsiaTheme="minorEastAsia" w:hAnsiTheme="minorEastAsia" w:cs="宋体" w:hint="eastAsia"/>
          <w:sz w:val="24"/>
        </w:rPr>
        <w:t>导致</w:t>
      </w:r>
      <w:r>
        <w:rPr>
          <w:rFonts w:asciiTheme="minorEastAsia" w:eastAsiaTheme="minorEastAsia" w:hAnsiTheme="minorEastAsia" w:cs="宋体"/>
          <w:sz w:val="24"/>
        </w:rPr>
        <w:t>一些运行</w:t>
      </w:r>
      <w:r>
        <w:rPr>
          <w:rFonts w:asciiTheme="minorEastAsia" w:eastAsiaTheme="minorEastAsia" w:hAnsiTheme="minorEastAsia" w:cs="宋体" w:hint="eastAsia"/>
          <w:sz w:val="24"/>
        </w:rPr>
        <w:t>时</w:t>
      </w:r>
      <w:r>
        <w:rPr>
          <w:rFonts w:asciiTheme="minorEastAsia" w:eastAsiaTheme="minorEastAsia" w:hAnsiTheme="minorEastAsia" w:cs="宋体"/>
          <w:sz w:val="24"/>
        </w:rPr>
        <w:t>的开销</w:t>
      </w:r>
      <w:r>
        <w:rPr>
          <w:rFonts w:asciiTheme="minorEastAsia" w:eastAsiaTheme="minorEastAsia" w:hAnsiTheme="minorEastAsia" w:cs="宋体" w:hint="eastAsia"/>
          <w:sz w:val="24"/>
        </w:rPr>
        <w:t>。</w:t>
      </w:r>
      <w:r>
        <w:rPr>
          <w:rFonts w:asciiTheme="minorEastAsia" w:eastAsiaTheme="minorEastAsia" w:hAnsiTheme="minorEastAsia" w:cs="宋体"/>
          <w:sz w:val="24"/>
        </w:rPr>
        <w:t>相反</w:t>
      </w:r>
      <w:r>
        <w:rPr>
          <w:rFonts w:asciiTheme="minorEastAsia" w:eastAsiaTheme="minorEastAsia" w:hAnsiTheme="minorEastAsia" w:cs="宋体" w:hint="eastAsia"/>
          <w:sz w:val="24"/>
        </w:rPr>
        <w:t>，</w:t>
      </w:r>
      <w:r>
        <w:rPr>
          <w:rFonts w:asciiTheme="minorEastAsia" w:eastAsiaTheme="minorEastAsia" w:hAnsiTheme="minorEastAsia" w:cs="宋体"/>
          <w:sz w:val="24"/>
        </w:rPr>
        <w:t>Wrapper Façade可以避免运行时的开销，但是只支持编译时的配置。</w:t>
      </w:r>
    </w:p>
    <w:p w14:paraId="36C0DDC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调用</w:t>
      </w:r>
      <w:r>
        <w:rPr>
          <w:rFonts w:asciiTheme="minorEastAsia" w:eastAsiaTheme="minorEastAsia" w:hAnsiTheme="minorEastAsia" w:cs="宋体"/>
          <w:sz w:val="24"/>
        </w:rPr>
        <w:t>的结果，以及无法由client Request Handler</w:t>
      </w:r>
      <w:r>
        <w:rPr>
          <w:rFonts w:asciiTheme="minorEastAsia" w:eastAsiaTheme="minorEastAsia" w:hAnsiTheme="minorEastAsia" w:cs="宋体" w:hint="eastAsia"/>
          <w:sz w:val="24"/>
        </w:rPr>
        <w:t>处理</w:t>
      </w:r>
      <w:r>
        <w:rPr>
          <w:rFonts w:asciiTheme="minorEastAsia" w:eastAsiaTheme="minorEastAsia" w:hAnsiTheme="minorEastAsia" w:cs="宋体"/>
          <w:sz w:val="24"/>
        </w:rPr>
        <w:t>的Remoting Errors,</w:t>
      </w:r>
      <w:r>
        <w:rPr>
          <w:rFonts w:asciiTheme="minorEastAsia" w:eastAsiaTheme="minorEastAsia" w:hAnsiTheme="minorEastAsia" w:cs="宋体" w:hint="eastAsia"/>
          <w:sz w:val="24"/>
        </w:rPr>
        <w:t>都</w:t>
      </w:r>
      <w:r>
        <w:rPr>
          <w:rFonts w:asciiTheme="minorEastAsia" w:eastAsiaTheme="minorEastAsia" w:hAnsiTheme="minorEastAsia" w:cs="宋体"/>
          <w:sz w:val="24"/>
        </w:rPr>
        <w:t>会返回给发送相应请求的客户端。</w:t>
      </w:r>
    </w:p>
    <w:p w14:paraId="200A062C" w14:textId="77777777" w:rsidR="00065A3A" w:rsidRDefault="00C41667">
      <w:pPr>
        <w:pStyle w:val="3"/>
        <w:spacing w:beforeLines="100" w:before="312" w:afterLines="100" w:after="312" w:line="415" w:lineRule="auto"/>
        <w:jc w:val="left"/>
        <w:rPr>
          <w:rFonts w:ascii="黑体" w:eastAsia="黑体" w:hAnsi="黑体"/>
          <w:b w:val="0"/>
        </w:rPr>
      </w:pPr>
      <w:bookmarkStart w:id="106" w:name="_Toc483557622"/>
      <w:bookmarkStart w:id="107" w:name="_Toc482175908"/>
      <w:bookmarkStart w:id="108" w:name="_Toc481258167"/>
      <w:r>
        <w:rPr>
          <w:rFonts w:ascii="黑体" w:eastAsia="黑体" w:hAnsi="黑体" w:hint="eastAsia"/>
          <w:b w:val="0"/>
        </w:rPr>
        <w:t>4.4 调用</w:t>
      </w:r>
      <w:r>
        <w:rPr>
          <w:rFonts w:ascii="黑体" w:eastAsia="黑体" w:hAnsi="黑体"/>
          <w:b w:val="0"/>
        </w:rPr>
        <w:t>者</w:t>
      </w:r>
      <w:bookmarkEnd w:id="106"/>
      <w:bookmarkEnd w:id="107"/>
      <w:bookmarkEnd w:id="108"/>
    </w:p>
    <w:p w14:paraId="3B9B93C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可以在</w:t>
      </w:r>
      <w:r>
        <w:rPr>
          <w:rFonts w:asciiTheme="minorEastAsia" w:eastAsiaTheme="minorEastAsia" w:hAnsiTheme="minorEastAsia" w:cs="宋体"/>
          <w:sz w:val="24"/>
        </w:rPr>
        <w:t>服务</w:t>
      </w:r>
      <w:r>
        <w:rPr>
          <w:rFonts w:asciiTheme="minorEastAsia" w:eastAsiaTheme="minorEastAsia" w:hAnsiTheme="minorEastAsia" w:cs="宋体" w:hint="eastAsia"/>
          <w:sz w:val="24"/>
        </w:rPr>
        <w:t>器</w:t>
      </w:r>
      <w:r>
        <w:rPr>
          <w:rFonts w:asciiTheme="minorEastAsia" w:eastAsiaTheme="minorEastAsia" w:hAnsiTheme="minorEastAsia" w:cs="宋体"/>
          <w:sz w:val="24"/>
        </w:rPr>
        <w:t>组件</w:t>
      </w:r>
      <w:r>
        <w:rPr>
          <w:rFonts w:asciiTheme="minorEastAsia" w:eastAsiaTheme="minorEastAsia" w:hAnsiTheme="minorEastAsia" w:cs="宋体" w:hint="eastAsia"/>
          <w:sz w:val="24"/>
        </w:rPr>
        <w:t>收</w:t>
      </w:r>
      <w:r>
        <w:rPr>
          <w:rFonts w:asciiTheme="minorEastAsia" w:eastAsiaTheme="minorEastAsia" w:hAnsiTheme="minorEastAsia" w:cs="宋体"/>
          <w:sz w:val="24"/>
        </w:rPr>
        <w:t>到来自远程客户端的请求</w:t>
      </w:r>
      <w:r>
        <w:rPr>
          <w:rFonts w:asciiTheme="minorEastAsia" w:eastAsiaTheme="minorEastAsia" w:hAnsiTheme="minorEastAsia" w:cs="宋体" w:hint="eastAsia"/>
          <w:sz w:val="24"/>
        </w:rPr>
        <w:t>时</w:t>
      </w:r>
      <w:r>
        <w:rPr>
          <w:rFonts w:asciiTheme="minorEastAsia" w:eastAsiaTheme="minorEastAsia" w:hAnsiTheme="minorEastAsia" w:cs="宋体"/>
          <w:sz w:val="24"/>
        </w:rPr>
        <w:t>，替</w:t>
      </w:r>
      <w:r>
        <w:rPr>
          <w:rFonts w:asciiTheme="minorEastAsia" w:eastAsiaTheme="minorEastAsia" w:hAnsiTheme="minorEastAsia" w:cs="宋体" w:hint="eastAsia"/>
          <w:sz w:val="24"/>
        </w:rPr>
        <w:t>服务器</w:t>
      </w:r>
      <w:r>
        <w:rPr>
          <w:rFonts w:asciiTheme="minorEastAsia" w:eastAsiaTheme="minorEastAsia" w:hAnsiTheme="minorEastAsia" w:cs="宋体"/>
          <w:sz w:val="24"/>
        </w:rPr>
        <w:t>组件屏蔽掉与网络</w:t>
      </w:r>
      <w:r>
        <w:rPr>
          <w:rFonts w:asciiTheme="minorEastAsia" w:eastAsiaTheme="minorEastAsia" w:hAnsiTheme="minorEastAsia" w:cs="宋体" w:hint="eastAsia"/>
          <w:sz w:val="24"/>
        </w:rPr>
        <w:t>相关</w:t>
      </w:r>
      <w:r>
        <w:rPr>
          <w:rFonts w:asciiTheme="minorEastAsia" w:eastAsiaTheme="minorEastAsia" w:hAnsiTheme="minorEastAsia" w:cs="宋体"/>
          <w:sz w:val="24"/>
        </w:rPr>
        <w:t>的问题</w:t>
      </w:r>
      <w:r>
        <w:rPr>
          <w:rFonts w:asciiTheme="minorEastAsia" w:eastAsiaTheme="minorEastAsia" w:hAnsiTheme="minorEastAsia" w:cs="宋体" w:hint="eastAsia"/>
          <w:sz w:val="24"/>
        </w:rPr>
        <w:t>，</w:t>
      </w:r>
      <w:r>
        <w:rPr>
          <w:rFonts w:asciiTheme="minorEastAsia" w:eastAsiaTheme="minorEastAsia" w:hAnsiTheme="minorEastAsia" w:cs="宋体"/>
          <w:sz w:val="24"/>
        </w:rPr>
        <w:t>比如请求的接收，解</w:t>
      </w:r>
      <w:r>
        <w:rPr>
          <w:rFonts w:asciiTheme="minorEastAsia" w:eastAsiaTheme="minorEastAsia" w:hAnsiTheme="minorEastAsia" w:cs="宋体" w:hint="eastAsia"/>
          <w:sz w:val="24"/>
        </w:rPr>
        <w:t>封</w:t>
      </w:r>
      <w:r>
        <w:rPr>
          <w:rFonts w:asciiTheme="minorEastAsia" w:eastAsiaTheme="minorEastAsia" w:hAnsiTheme="minorEastAsia" w:cs="宋体"/>
          <w:sz w:val="24"/>
        </w:rPr>
        <w:t>送，</w:t>
      </w:r>
      <w:r>
        <w:rPr>
          <w:rFonts w:asciiTheme="minorEastAsia" w:eastAsiaTheme="minorEastAsia" w:hAnsiTheme="minorEastAsia" w:cs="宋体" w:hint="eastAsia"/>
          <w:sz w:val="24"/>
        </w:rPr>
        <w:t>分</w:t>
      </w:r>
      <w:r>
        <w:rPr>
          <w:rFonts w:asciiTheme="minorEastAsia" w:eastAsiaTheme="minorEastAsia" w:hAnsiTheme="minorEastAsia" w:cs="宋体"/>
          <w:sz w:val="24"/>
        </w:rPr>
        <w:t>派请求。</w:t>
      </w:r>
    </w:p>
    <w:p w14:paraId="5A80682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调用</w:t>
      </w:r>
      <w:r>
        <w:rPr>
          <w:rFonts w:asciiTheme="minorEastAsia" w:eastAsiaTheme="minorEastAsia" w:hAnsiTheme="minorEastAsia" w:cs="宋体"/>
          <w:sz w:val="24"/>
        </w:rPr>
        <w:t>者</w:t>
      </w:r>
      <w:r>
        <w:rPr>
          <w:rFonts w:asciiTheme="minorEastAsia" w:eastAsiaTheme="minorEastAsia" w:hAnsiTheme="minorEastAsia" w:cs="宋体" w:hint="eastAsia"/>
          <w:sz w:val="24"/>
        </w:rPr>
        <w:t>(</w:t>
      </w:r>
      <w:r>
        <w:rPr>
          <w:rFonts w:asciiTheme="minorEastAsia" w:eastAsiaTheme="minorEastAsia" w:hAnsiTheme="minorEastAsia" w:cs="宋体"/>
          <w:sz w:val="24"/>
        </w:rPr>
        <w:t>Invoker)</w:t>
      </w:r>
      <w:r>
        <w:rPr>
          <w:rFonts w:asciiTheme="minorEastAsia" w:eastAsiaTheme="minorEastAsia" w:hAnsiTheme="minorEastAsia" w:cs="宋体" w:hint="eastAsia"/>
          <w:sz w:val="24"/>
        </w:rPr>
        <w:t>可以</w:t>
      </w:r>
      <w:r>
        <w:rPr>
          <w:rFonts w:asciiTheme="minorEastAsia" w:eastAsiaTheme="minorEastAsia" w:hAnsiTheme="minorEastAsia" w:cs="宋体"/>
          <w:sz w:val="24"/>
        </w:rPr>
        <w:t>将</w:t>
      </w:r>
      <w:r>
        <w:rPr>
          <w:rFonts w:asciiTheme="minorEastAsia" w:eastAsiaTheme="minorEastAsia" w:hAnsiTheme="minorEastAsia" w:cs="宋体" w:hint="eastAsia"/>
          <w:sz w:val="24"/>
        </w:rPr>
        <w:t>多个</w:t>
      </w:r>
      <w:r>
        <w:rPr>
          <w:rFonts w:asciiTheme="minorEastAsia" w:eastAsiaTheme="minorEastAsia" w:hAnsiTheme="minorEastAsia" w:cs="宋体"/>
          <w:sz w:val="24"/>
        </w:rPr>
        <w:t>子活动的职责委托给其他组件。</w:t>
      </w:r>
      <w:r>
        <w:rPr>
          <w:rFonts w:asciiTheme="minorEastAsia" w:eastAsiaTheme="minorEastAsia" w:hAnsiTheme="minorEastAsia" w:cs="宋体" w:hint="eastAsia"/>
          <w:sz w:val="24"/>
        </w:rPr>
        <w:t>Marshaler可以</w:t>
      </w:r>
      <w:r>
        <w:rPr>
          <w:rFonts w:asciiTheme="minorEastAsia" w:eastAsiaTheme="minorEastAsia" w:hAnsiTheme="minorEastAsia" w:cs="宋体"/>
          <w:sz w:val="24"/>
        </w:rPr>
        <w:t>将消息Message</w:t>
      </w:r>
      <w:r>
        <w:rPr>
          <w:rFonts w:asciiTheme="minorEastAsia" w:eastAsiaTheme="minorEastAsia" w:hAnsiTheme="minorEastAsia" w:cs="宋体" w:hint="eastAsia"/>
          <w:sz w:val="24"/>
        </w:rPr>
        <w:t>反</w:t>
      </w:r>
      <w:r>
        <w:rPr>
          <w:rFonts w:asciiTheme="minorEastAsia" w:eastAsiaTheme="minorEastAsia" w:hAnsiTheme="minorEastAsia" w:cs="宋体"/>
          <w:sz w:val="24"/>
        </w:rPr>
        <w:t>序列化为一个具体的服务，再将相应的服务结果序列化到结果</w:t>
      </w:r>
      <w:r>
        <w:rPr>
          <w:rFonts w:asciiTheme="minorEastAsia" w:eastAsiaTheme="minorEastAsia" w:hAnsiTheme="minorEastAsia" w:cs="宋体" w:hint="eastAsia"/>
          <w:sz w:val="24"/>
        </w:rPr>
        <w:t>Message</w:t>
      </w:r>
      <w:r>
        <w:rPr>
          <w:rFonts w:asciiTheme="minorEastAsia" w:eastAsiaTheme="minorEastAsia" w:hAnsiTheme="minorEastAsia" w:cs="宋体"/>
          <w:sz w:val="24"/>
        </w:rPr>
        <w:t>s中。</w:t>
      </w:r>
    </w:p>
    <w:p w14:paraId="0B28382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Absolute</w:t>
      </w:r>
      <w:r>
        <w:rPr>
          <w:rFonts w:asciiTheme="minorEastAsia" w:eastAsiaTheme="minorEastAsia" w:hAnsiTheme="minorEastAsia" w:cs="宋体"/>
          <w:sz w:val="24"/>
        </w:rPr>
        <w:t xml:space="preserve"> Object Reference</w:t>
      </w:r>
      <w:r>
        <w:rPr>
          <w:rFonts w:asciiTheme="minorEastAsia" w:eastAsiaTheme="minorEastAsia" w:hAnsiTheme="minorEastAsia" w:cs="宋体" w:hint="eastAsia"/>
          <w:sz w:val="24"/>
        </w:rPr>
        <w:t>封</w:t>
      </w:r>
      <w:r>
        <w:rPr>
          <w:rFonts w:asciiTheme="minorEastAsia" w:eastAsiaTheme="minorEastAsia" w:hAnsiTheme="minorEastAsia" w:cs="宋体"/>
          <w:sz w:val="24"/>
        </w:rPr>
        <w:t>装了</w:t>
      </w:r>
      <w:r>
        <w:rPr>
          <w:rFonts w:asciiTheme="minorEastAsia" w:eastAsiaTheme="minorEastAsia" w:hAnsiTheme="minorEastAsia" w:cs="宋体" w:hint="eastAsia"/>
          <w:sz w:val="24"/>
        </w:rPr>
        <w:t>特定</w:t>
      </w:r>
      <w:r>
        <w:rPr>
          <w:rFonts w:asciiTheme="minorEastAsia" w:eastAsiaTheme="minorEastAsia" w:hAnsiTheme="minorEastAsia" w:cs="宋体"/>
          <w:sz w:val="24"/>
        </w:rPr>
        <w:t>组件实现的标识信息。</w:t>
      </w:r>
      <w:r>
        <w:rPr>
          <w:rFonts w:asciiTheme="minorEastAsia" w:eastAsiaTheme="minorEastAsia" w:hAnsiTheme="minorEastAsia" w:cs="宋体" w:hint="eastAsia"/>
          <w:sz w:val="24"/>
        </w:rPr>
        <w:t>当</w:t>
      </w:r>
      <w:r>
        <w:rPr>
          <w:rFonts w:asciiTheme="minorEastAsia" w:eastAsiaTheme="minorEastAsia" w:hAnsiTheme="minorEastAsia" w:cs="宋体"/>
          <w:sz w:val="24"/>
        </w:rPr>
        <w:t>过程中出现了失败，无法由Invoke透明的处理时，将会返回给发送请求的客户端一个Remoting Error</w:t>
      </w:r>
      <w:r>
        <w:rPr>
          <w:rFonts w:asciiTheme="minorEastAsia" w:eastAsiaTheme="minorEastAsia" w:hAnsiTheme="minorEastAsia" w:cs="宋体" w:hint="eastAsia"/>
          <w:sz w:val="24"/>
        </w:rPr>
        <w:t>.</w:t>
      </w:r>
      <w:r>
        <w:rPr>
          <w:rFonts w:asciiTheme="minorEastAsia" w:eastAsiaTheme="minorEastAsia" w:hAnsiTheme="minorEastAsia" w:cs="宋体"/>
          <w:sz w:val="24"/>
        </w:rPr>
        <w:t>如果Invoker无法找到组件的实现</w:t>
      </w:r>
      <w:r>
        <w:rPr>
          <w:rFonts w:asciiTheme="minorEastAsia" w:eastAsiaTheme="minorEastAsia" w:hAnsiTheme="minorEastAsia" w:cs="宋体" w:hint="eastAsia"/>
          <w:sz w:val="24"/>
        </w:rPr>
        <w:t>（比如</w:t>
      </w:r>
      <w:r>
        <w:rPr>
          <w:rFonts w:asciiTheme="minorEastAsia" w:eastAsiaTheme="minorEastAsia" w:hAnsiTheme="minorEastAsia" w:cs="宋体"/>
          <w:sz w:val="24"/>
        </w:rPr>
        <w:t>，组件已被重新部署或者组件</w:t>
      </w:r>
      <w:r>
        <w:rPr>
          <w:rFonts w:asciiTheme="minorEastAsia" w:eastAsiaTheme="minorEastAsia" w:hAnsiTheme="minorEastAsia" w:cs="宋体" w:hint="eastAsia"/>
          <w:sz w:val="24"/>
        </w:rPr>
        <w:t>在</w:t>
      </w:r>
      <w:r>
        <w:rPr>
          <w:rFonts w:asciiTheme="minorEastAsia" w:eastAsiaTheme="minorEastAsia" w:hAnsiTheme="minorEastAsia" w:cs="宋体"/>
          <w:sz w:val="24"/>
        </w:rPr>
        <w:t>高负载的情况下暂时不可用）</w:t>
      </w:r>
      <w:r>
        <w:rPr>
          <w:rFonts w:asciiTheme="minorEastAsia" w:eastAsiaTheme="minorEastAsia" w:hAnsiTheme="minorEastAsia" w:cs="宋体" w:hint="eastAsia"/>
          <w:sz w:val="24"/>
        </w:rPr>
        <w:t>， 它</w:t>
      </w:r>
      <w:r>
        <w:rPr>
          <w:rFonts w:asciiTheme="minorEastAsia" w:eastAsiaTheme="minorEastAsia" w:hAnsiTheme="minorEastAsia" w:cs="宋体"/>
          <w:sz w:val="24"/>
        </w:rPr>
        <w:t>可以把调用委托给Location</w:t>
      </w:r>
    </w:p>
    <w:p w14:paraId="20FEC214"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lastRenderedPageBreak/>
        <w:t>Forwarder.</w:t>
      </w:r>
    </w:p>
    <w:p w14:paraId="68683C8D" w14:textId="77777777" w:rsidR="00065A3A" w:rsidRDefault="00C41667">
      <w:pPr>
        <w:pStyle w:val="3"/>
        <w:spacing w:beforeLines="100" w:before="312" w:afterLines="100" w:after="312" w:line="415" w:lineRule="auto"/>
        <w:jc w:val="left"/>
        <w:rPr>
          <w:rFonts w:ascii="黑体" w:eastAsia="黑体" w:hAnsi="黑体"/>
          <w:b w:val="0"/>
        </w:rPr>
      </w:pPr>
      <w:bookmarkStart w:id="109" w:name="_Toc481258168"/>
      <w:bookmarkStart w:id="110" w:name="_Toc482175909"/>
      <w:bookmarkStart w:id="111" w:name="_Toc483557623"/>
      <w:r>
        <w:rPr>
          <w:rFonts w:ascii="黑体" w:eastAsia="黑体" w:hAnsi="黑体" w:hint="eastAsia"/>
          <w:b w:val="0"/>
        </w:rPr>
        <w:t>4.5 服务</w:t>
      </w:r>
      <w:r>
        <w:rPr>
          <w:rFonts w:ascii="黑体" w:eastAsia="黑体" w:hAnsi="黑体"/>
          <w:b w:val="0"/>
        </w:rPr>
        <w:t>端请求处理器</w:t>
      </w:r>
      <w:bookmarkEnd w:id="109"/>
      <w:bookmarkEnd w:id="110"/>
      <w:bookmarkEnd w:id="111"/>
    </w:p>
    <w:p w14:paraId="01E7CB6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封装</w:t>
      </w:r>
      <w:r>
        <w:rPr>
          <w:rFonts w:asciiTheme="minorEastAsia" w:eastAsiaTheme="minorEastAsia" w:hAnsiTheme="minorEastAsia" w:cs="宋体"/>
          <w:sz w:val="24"/>
        </w:rPr>
        <w:t>了</w:t>
      </w:r>
      <w:r>
        <w:rPr>
          <w:rFonts w:asciiTheme="minorEastAsia" w:eastAsiaTheme="minorEastAsia" w:hAnsiTheme="minorEastAsia" w:cs="宋体" w:hint="eastAsia"/>
          <w:sz w:val="24"/>
        </w:rPr>
        <w:t>服务端底层</w:t>
      </w:r>
      <w:r>
        <w:rPr>
          <w:rFonts w:asciiTheme="minorEastAsia" w:eastAsiaTheme="minorEastAsia" w:hAnsiTheme="minorEastAsia" w:cs="宋体"/>
          <w:sz w:val="24"/>
        </w:rPr>
        <w:t>进程间通信的细节</w:t>
      </w:r>
      <w:r>
        <w:rPr>
          <w:rFonts w:asciiTheme="minorEastAsia" w:eastAsiaTheme="minorEastAsia" w:hAnsiTheme="minorEastAsia" w:cs="宋体" w:hint="eastAsia"/>
          <w:sz w:val="24"/>
        </w:rPr>
        <w:t>，</w:t>
      </w:r>
      <w:r>
        <w:rPr>
          <w:rFonts w:asciiTheme="minorEastAsia" w:eastAsiaTheme="minorEastAsia" w:hAnsiTheme="minorEastAsia" w:cs="宋体"/>
          <w:sz w:val="24"/>
        </w:rPr>
        <w:t>这些细节在</w:t>
      </w:r>
      <w:r>
        <w:rPr>
          <w:rFonts w:asciiTheme="minorEastAsia" w:eastAsiaTheme="minorEastAsia" w:hAnsiTheme="minorEastAsia" w:cs="宋体" w:hint="eastAsia"/>
          <w:sz w:val="24"/>
        </w:rPr>
        <w:t>统一</w:t>
      </w:r>
      <w:r>
        <w:rPr>
          <w:rFonts w:asciiTheme="minorEastAsia" w:eastAsiaTheme="minorEastAsia" w:hAnsiTheme="minorEastAsia" w:cs="宋体"/>
          <w:sz w:val="24"/>
        </w:rPr>
        <w:t>的接口背后。</w:t>
      </w:r>
      <w:r>
        <w:rPr>
          <w:rFonts w:asciiTheme="minorEastAsia" w:eastAsiaTheme="minorEastAsia" w:hAnsiTheme="minorEastAsia" w:cs="宋体" w:hint="eastAsia"/>
          <w:sz w:val="24"/>
        </w:rPr>
        <w:t>职责包括创建连接，接收</w:t>
      </w:r>
      <w:r>
        <w:rPr>
          <w:rFonts w:asciiTheme="minorEastAsia" w:eastAsiaTheme="minorEastAsia" w:hAnsiTheme="minorEastAsia" w:cs="宋体"/>
          <w:sz w:val="24"/>
        </w:rPr>
        <w:t>和分派请求</w:t>
      </w:r>
      <w:r>
        <w:rPr>
          <w:rFonts w:asciiTheme="minorEastAsia" w:eastAsiaTheme="minorEastAsia" w:hAnsiTheme="minorEastAsia" w:cs="宋体" w:hint="eastAsia"/>
          <w:sz w:val="24"/>
        </w:rPr>
        <w:t>，发送执行</w:t>
      </w:r>
      <w:r>
        <w:rPr>
          <w:rFonts w:asciiTheme="minorEastAsia" w:eastAsiaTheme="minorEastAsia" w:hAnsiTheme="minorEastAsia" w:cs="宋体"/>
          <w:sz w:val="24"/>
        </w:rPr>
        <w:t>结果和</w:t>
      </w:r>
      <w:r>
        <w:rPr>
          <w:rFonts w:asciiTheme="minorEastAsia" w:eastAsiaTheme="minorEastAsia" w:hAnsiTheme="minorEastAsia" w:cs="宋体" w:hint="eastAsia"/>
          <w:sz w:val="24"/>
        </w:rPr>
        <w:t>处理</w:t>
      </w:r>
      <w:r>
        <w:rPr>
          <w:rFonts w:asciiTheme="minorEastAsia" w:eastAsiaTheme="minorEastAsia" w:hAnsiTheme="minorEastAsia" w:cs="宋体"/>
          <w:sz w:val="24"/>
        </w:rPr>
        <w:t>错误</w:t>
      </w:r>
      <w:r>
        <w:rPr>
          <w:rFonts w:asciiTheme="minorEastAsia" w:eastAsiaTheme="minorEastAsia" w:hAnsiTheme="minorEastAsia" w:cs="宋体" w:hint="eastAsia"/>
          <w:sz w:val="24"/>
        </w:rPr>
        <w:t>。另外，服务</w:t>
      </w:r>
      <w:r>
        <w:rPr>
          <w:rFonts w:asciiTheme="minorEastAsia" w:eastAsiaTheme="minorEastAsia" w:hAnsiTheme="minorEastAsia" w:cs="宋体"/>
          <w:sz w:val="24"/>
        </w:rPr>
        <w:t>端请求处理器</w:t>
      </w:r>
      <w:r>
        <w:rPr>
          <w:rFonts w:asciiTheme="minorEastAsia" w:eastAsiaTheme="minorEastAsia" w:hAnsiTheme="minorEastAsia" w:cs="宋体" w:hint="eastAsia"/>
          <w:sz w:val="24"/>
        </w:rPr>
        <w:t>(</w:t>
      </w:r>
      <w:r>
        <w:rPr>
          <w:rFonts w:asciiTheme="minorEastAsia" w:eastAsiaTheme="minorEastAsia" w:hAnsiTheme="minorEastAsia" w:cs="宋体"/>
          <w:sz w:val="24"/>
        </w:rPr>
        <w:t>server</w:t>
      </w:r>
      <w:r>
        <w:rPr>
          <w:rFonts w:asciiTheme="minorEastAsia" w:eastAsiaTheme="minorEastAsia" w:hAnsiTheme="minorEastAsia" w:cs="宋体" w:hint="eastAsia"/>
          <w:sz w:val="24"/>
        </w:rPr>
        <w:t xml:space="preserve"> request handler</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还要负责网络和计算资源的高效管理和利用，比如网络连接，内存和线程。</w:t>
      </w:r>
    </w:p>
    <w:p w14:paraId="34733AF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server</w:t>
      </w:r>
      <w:r>
        <w:rPr>
          <w:rFonts w:asciiTheme="minorEastAsia" w:eastAsiaTheme="minorEastAsia" w:hAnsiTheme="minorEastAsia" w:cs="宋体" w:hint="eastAsia"/>
          <w:sz w:val="24"/>
        </w:rPr>
        <w:t xml:space="preserve"> request handler需要</w:t>
      </w:r>
      <w:r>
        <w:rPr>
          <w:rFonts w:asciiTheme="minorEastAsia" w:eastAsiaTheme="minorEastAsia" w:hAnsiTheme="minorEastAsia" w:cs="宋体"/>
          <w:sz w:val="24"/>
        </w:rPr>
        <w:t>一个</w:t>
      </w:r>
      <w:r>
        <w:rPr>
          <w:rFonts w:asciiTheme="minorEastAsia" w:eastAsiaTheme="minorEastAsia" w:hAnsiTheme="minorEastAsia" w:cs="宋体" w:hint="eastAsia"/>
          <w:sz w:val="24"/>
        </w:rPr>
        <w:t>事件</w:t>
      </w:r>
      <w:r>
        <w:rPr>
          <w:rFonts w:asciiTheme="minorEastAsia" w:eastAsiaTheme="minorEastAsia" w:hAnsiTheme="minorEastAsia" w:cs="宋体"/>
          <w:sz w:val="24"/>
        </w:rPr>
        <w:t>处理基础设施，它会监听网络中到来的连接请求，建立请求的连接，</w:t>
      </w:r>
      <w:r>
        <w:rPr>
          <w:rFonts w:asciiTheme="minorEastAsia" w:eastAsiaTheme="minorEastAsia" w:hAnsiTheme="minorEastAsia" w:cs="宋体" w:hint="eastAsia"/>
          <w:sz w:val="24"/>
        </w:rPr>
        <w:t>将</w:t>
      </w:r>
      <w:r>
        <w:rPr>
          <w:rFonts w:asciiTheme="minorEastAsia" w:eastAsiaTheme="minorEastAsia" w:hAnsiTheme="minorEastAsia" w:cs="宋体"/>
          <w:sz w:val="24"/>
        </w:rPr>
        <w:t>服务请求分</w:t>
      </w:r>
      <w:r>
        <w:rPr>
          <w:rFonts w:asciiTheme="minorEastAsia" w:eastAsiaTheme="minorEastAsia" w:hAnsiTheme="minorEastAsia" w:cs="宋体" w:hint="eastAsia"/>
          <w:sz w:val="24"/>
        </w:rPr>
        <w:t>派</w:t>
      </w:r>
      <w:r>
        <w:rPr>
          <w:rFonts w:asciiTheme="minorEastAsia" w:eastAsiaTheme="minorEastAsia" w:hAnsiTheme="minorEastAsia" w:cs="宋体"/>
          <w:sz w:val="24"/>
        </w:rPr>
        <w:t>到合适的应用组件的方法上。</w:t>
      </w:r>
      <w:r>
        <w:rPr>
          <w:rFonts w:asciiTheme="minorEastAsia" w:eastAsiaTheme="minorEastAsia" w:hAnsiTheme="minorEastAsia" w:cs="宋体" w:hint="eastAsia"/>
          <w:sz w:val="24"/>
        </w:rPr>
        <w:t>这个</w:t>
      </w:r>
      <w:r>
        <w:rPr>
          <w:rFonts w:asciiTheme="minorEastAsia" w:eastAsiaTheme="minorEastAsia" w:hAnsiTheme="minorEastAsia" w:cs="宋体"/>
          <w:sz w:val="24"/>
        </w:rPr>
        <w:t>基础设施必须可以同时接收和处理</w:t>
      </w:r>
      <w:r>
        <w:rPr>
          <w:rFonts w:asciiTheme="minorEastAsia" w:eastAsiaTheme="minorEastAsia" w:hAnsiTheme="minorEastAsia" w:cs="宋体" w:hint="eastAsia"/>
          <w:sz w:val="24"/>
        </w:rPr>
        <w:t>多个</w:t>
      </w:r>
      <w:r>
        <w:rPr>
          <w:rFonts w:asciiTheme="minorEastAsia" w:eastAsiaTheme="minorEastAsia" w:hAnsiTheme="minorEastAsia" w:cs="宋体"/>
          <w:sz w:val="24"/>
        </w:rPr>
        <w:t>连接和服务请求，这样才能得到适当的延迟</w:t>
      </w:r>
      <w:r>
        <w:rPr>
          <w:rFonts w:asciiTheme="minorEastAsia" w:eastAsiaTheme="minorEastAsia" w:hAnsiTheme="minorEastAsia" w:cs="宋体" w:hint="eastAsia"/>
          <w:sz w:val="24"/>
        </w:rPr>
        <w:t>时间</w:t>
      </w:r>
      <w:r>
        <w:rPr>
          <w:rFonts w:asciiTheme="minorEastAsia" w:eastAsiaTheme="minorEastAsia" w:hAnsiTheme="minorEastAsia" w:cs="宋体"/>
          <w:sz w:val="24"/>
        </w:rPr>
        <w:t>，吞吐量和可伸缩性。</w:t>
      </w:r>
      <w:r>
        <w:rPr>
          <w:rFonts w:asciiTheme="minorEastAsia" w:eastAsiaTheme="minorEastAsia" w:hAnsiTheme="minorEastAsia" w:cs="宋体" w:hint="eastAsia"/>
          <w:sz w:val="24"/>
        </w:rPr>
        <w:t>它</w:t>
      </w:r>
      <w:r>
        <w:rPr>
          <w:rFonts w:asciiTheme="minorEastAsia" w:eastAsiaTheme="minorEastAsia" w:hAnsiTheme="minorEastAsia" w:cs="宋体"/>
          <w:sz w:val="24"/>
        </w:rPr>
        <w:t>的核心可以实现为Reactor</w:t>
      </w:r>
      <w:r>
        <w:rPr>
          <w:rFonts w:asciiTheme="minorEastAsia" w:eastAsiaTheme="minorEastAsia" w:hAnsiTheme="minorEastAsia" w:cs="宋体" w:hint="eastAsia"/>
          <w:sz w:val="24"/>
        </w:rPr>
        <w:t>或者</w:t>
      </w:r>
      <w:r>
        <w:rPr>
          <w:rFonts w:asciiTheme="minorEastAsia" w:eastAsiaTheme="minorEastAsia" w:hAnsiTheme="minorEastAsia" w:cs="宋体"/>
          <w:sz w:val="24"/>
        </w:rPr>
        <w:t>Proactor</w:t>
      </w:r>
      <w:r>
        <w:rPr>
          <w:rFonts w:asciiTheme="minorEastAsia" w:eastAsiaTheme="minorEastAsia" w:hAnsiTheme="minorEastAsia" w:cs="宋体" w:hint="eastAsia"/>
          <w:sz w:val="24"/>
        </w:rPr>
        <w:t>，</w:t>
      </w:r>
      <w:r>
        <w:rPr>
          <w:rFonts w:asciiTheme="minorEastAsia" w:eastAsiaTheme="minorEastAsia" w:hAnsiTheme="minorEastAsia" w:cs="宋体"/>
          <w:sz w:val="24"/>
        </w:rPr>
        <w:t>这</w:t>
      </w:r>
      <w:r>
        <w:rPr>
          <w:rFonts w:asciiTheme="minorEastAsia" w:eastAsiaTheme="minorEastAsia" w:hAnsiTheme="minorEastAsia" w:cs="宋体" w:hint="eastAsia"/>
          <w:sz w:val="24"/>
        </w:rPr>
        <w:t>取决</w:t>
      </w:r>
      <w:r>
        <w:rPr>
          <w:rFonts w:asciiTheme="minorEastAsia" w:eastAsiaTheme="minorEastAsia" w:hAnsiTheme="minorEastAsia" w:cs="宋体"/>
          <w:sz w:val="24"/>
        </w:rPr>
        <w:t>于处理接收</w:t>
      </w:r>
      <w:r>
        <w:rPr>
          <w:rFonts w:asciiTheme="minorEastAsia" w:eastAsiaTheme="minorEastAsia" w:hAnsiTheme="minorEastAsia" w:cs="宋体" w:hint="eastAsia"/>
          <w:sz w:val="24"/>
        </w:rPr>
        <w:t>事件</w:t>
      </w:r>
      <w:r>
        <w:rPr>
          <w:rFonts w:asciiTheme="minorEastAsia" w:eastAsiaTheme="minorEastAsia" w:hAnsiTheme="minorEastAsia" w:cs="宋体"/>
          <w:sz w:val="24"/>
        </w:rPr>
        <w:t>的机制是</w:t>
      </w:r>
      <w:r>
        <w:rPr>
          <w:rFonts w:asciiTheme="minorEastAsia" w:eastAsiaTheme="minorEastAsia" w:hAnsiTheme="minorEastAsia" w:cs="宋体" w:hint="eastAsia"/>
          <w:sz w:val="24"/>
        </w:rPr>
        <w:t>串</w:t>
      </w:r>
      <w:r>
        <w:rPr>
          <w:rFonts w:asciiTheme="minorEastAsia" w:eastAsiaTheme="minorEastAsia" w:hAnsiTheme="minorEastAsia" w:cs="宋体"/>
          <w:sz w:val="24"/>
        </w:rPr>
        <w:t>行的，还是由中断驱动的。</w:t>
      </w:r>
    </w:p>
    <w:p w14:paraId="43AAA619" w14:textId="77777777" w:rsidR="00065A3A" w:rsidRDefault="00C41667">
      <w:pPr>
        <w:pStyle w:val="3"/>
        <w:spacing w:beforeLines="100" w:before="312" w:afterLines="100" w:after="312" w:line="415" w:lineRule="auto"/>
        <w:jc w:val="left"/>
        <w:rPr>
          <w:rFonts w:ascii="黑体" w:eastAsia="黑体" w:hAnsi="黑体"/>
          <w:b w:val="0"/>
        </w:rPr>
      </w:pPr>
      <w:bookmarkStart w:id="112" w:name="_Toc482175910"/>
      <w:bookmarkStart w:id="113" w:name="_Toc483557624"/>
      <w:bookmarkStart w:id="114" w:name="_Toc481258169"/>
      <w:r>
        <w:rPr>
          <w:rFonts w:ascii="黑体" w:eastAsia="黑体" w:hAnsi="黑体" w:hint="eastAsia"/>
          <w:b w:val="0"/>
        </w:rPr>
        <w:t xml:space="preserve">4.6 </w:t>
      </w:r>
      <w:r>
        <w:rPr>
          <w:rFonts w:ascii="黑体" w:eastAsia="黑体" w:hAnsi="黑体"/>
          <w:b w:val="0"/>
        </w:rPr>
        <w:t>接口描述</w:t>
      </w:r>
      <w:bookmarkEnd w:id="112"/>
      <w:bookmarkEnd w:id="113"/>
      <w:r>
        <w:rPr>
          <w:rFonts w:ascii="黑体" w:eastAsia="黑体" w:hAnsi="黑体"/>
          <w:b w:val="0"/>
        </w:rPr>
        <w:t xml:space="preserve"> </w:t>
      </w:r>
      <w:bookmarkEnd w:id="114"/>
    </w:p>
    <w:p w14:paraId="04B2E1A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当客户端</w:t>
      </w:r>
      <w:r>
        <w:rPr>
          <w:rFonts w:asciiTheme="minorEastAsia" w:eastAsiaTheme="minorEastAsia" w:hAnsiTheme="minorEastAsia" w:cs="宋体"/>
          <w:sz w:val="24"/>
        </w:rPr>
        <w:t>要使用client proxy</w:t>
      </w:r>
      <w:r>
        <w:rPr>
          <w:rFonts w:asciiTheme="minorEastAsia" w:eastAsiaTheme="minorEastAsia" w:hAnsiTheme="minorEastAsia" w:cs="宋体" w:hint="eastAsia"/>
          <w:sz w:val="24"/>
        </w:rPr>
        <w:t>调用</w:t>
      </w:r>
      <w:r>
        <w:rPr>
          <w:rFonts w:asciiTheme="minorEastAsia" w:eastAsiaTheme="minorEastAsia" w:hAnsiTheme="minorEastAsia" w:cs="宋体"/>
          <w:sz w:val="24"/>
        </w:rPr>
        <w:t>远程对象的</w:t>
      </w:r>
      <w:r>
        <w:rPr>
          <w:rFonts w:asciiTheme="minorEastAsia" w:eastAsiaTheme="minorEastAsia" w:hAnsiTheme="minorEastAsia" w:cs="宋体" w:hint="eastAsia"/>
          <w:sz w:val="24"/>
        </w:rPr>
        <w:t>操作时</w:t>
      </w:r>
      <w:r>
        <w:rPr>
          <w:rFonts w:asciiTheme="minorEastAsia" w:eastAsiaTheme="minorEastAsia" w:hAnsiTheme="minorEastAsia" w:cs="宋体"/>
          <w:sz w:val="24"/>
        </w:rPr>
        <w:t>，</w:t>
      </w:r>
      <w:r>
        <w:rPr>
          <w:rFonts w:asciiTheme="minorEastAsia" w:eastAsiaTheme="minorEastAsia" w:hAnsiTheme="minorEastAsia" w:cs="宋体" w:hint="eastAsia"/>
          <w:sz w:val="24"/>
        </w:rPr>
        <w:t>client</w:t>
      </w:r>
      <w:r>
        <w:rPr>
          <w:rFonts w:asciiTheme="minorEastAsia" w:eastAsiaTheme="minorEastAsia" w:hAnsiTheme="minorEastAsia" w:cs="宋体"/>
          <w:sz w:val="24"/>
        </w:rPr>
        <w:t xml:space="preserve"> proxy和远程对象的接口要</w:t>
      </w:r>
      <w:r>
        <w:rPr>
          <w:rFonts w:asciiTheme="minorEastAsia" w:eastAsiaTheme="minorEastAsia" w:hAnsiTheme="minorEastAsia" w:cs="宋体" w:hint="eastAsia"/>
          <w:sz w:val="24"/>
        </w:rPr>
        <w:t>一致对齐，序列化</w:t>
      </w:r>
      <w:r>
        <w:rPr>
          <w:rFonts w:asciiTheme="minorEastAsia" w:eastAsiaTheme="minorEastAsia" w:hAnsiTheme="minorEastAsia" w:cs="宋体"/>
          <w:sz w:val="24"/>
        </w:rPr>
        <w:t>和反序列化要</w:t>
      </w:r>
      <w:r>
        <w:rPr>
          <w:rFonts w:asciiTheme="minorEastAsia" w:eastAsiaTheme="minorEastAsia" w:hAnsiTheme="minorEastAsia" w:cs="宋体" w:hint="eastAsia"/>
          <w:sz w:val="24"/>
        </w:rPr>
        <w:t>一致对齐，</w:t>
      </w:r>
      <w:r>
        <w:rPr>
          <w:rFonts w:asciiTheme="minorEastAsia" w:eastAsiaTheme="minorEastAsia" w:hAnsiTheme="minorEastAsia" w:cs="宋体"/>
          <w:sz w:val="24"/>
        </w:rPr>
        <w:t>Client开发者</w:t>
      </w:r>
      <w:r>
        <w:rPr>
          <w:rFonts w:asciiTheme="minorEastAsia" w:eastAsiaTheme="minorEastAsia" w:hAnsiTheme="minorEastAsia" w:cs="宋体" w:hint="eastAsia"/>
          <w:sz w:val="24"/>
        </w:rPr>
        <w:t>需要知道</w:t>
      </w:r>
      <w:r>
        <w:rPr>
          <w:rFonts w:asciiTheme="minorEastAsia" w:eastAsiaTheme="minorEastAsia" w:hAnsiTheme="minorEastAsia" w:cs="宋体"/>
          <w:sz w:val="24"/>
        </w:rPr>
        <w:t>远程</w:t>
      </w:r>
      <w:r>
        <w:rPr>
          <w:rFonts w:asciiTheme="minorEastAsia" w:eastAsiaTheme="minorEastAsia" w:hAnsiTheme="minorEastAsia" w:cs="宋体" w:hint="eastAsia"/>
          <w:sz w:val="24"/>
        </w:rPr>
        <w:t>对象</w:t>
      </w:r>
      <w:r>
        <w:rPr>
          <w:rFonts w:asciiTheme="minorEastAsia" w:eastAsiaTheme="minorEastAsia" w:hAnsiTheme="minorEastAsia" w:cs="宋体"/>
          <w:sz w:val="24"/>
        </w:rPr>
        <w:t>接口</w:t>
      </w:r>
      <w:r>
        <w:rPr>
          <w:rFonts w:asciiTheme="minorEastAsia" w:eastAsiaTheme="minorEastAsia" w:hAnsiTheme="minorEastAsia" w:cs="宋体" w:hint="eastAsia"/>
          <w:sz w:val="24"/>
        </w:rPr>
        <w:t>。</w:t>
      </w:r>
    </w:p>
    <w:p w14:paraId="5D88867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因此，需要</w:t>
      </w:r>
      <w:r>
        <w:rPr>
          <w:rFonts w:asciiTheme="minorEastAsia" w:eastAsiaTheme="minorEastAsia" w:hAnsiTheme="minorEastAsia" w:cs="宋体"/>
          <w:sz w:val="24"/>
        </w:rPr>
        <w:t>使</w:t>
      </w:r>
      <w:r>
        <w:rPr>
          <w:rFonts w:asciiTheme="minorEastAsia" w:eastAsiaTheme="minorEastAsia" w:hAnsiTheme="minorEastAsia" w:cs="宋体" w:hint="eastAsia"/>
          <w:sz w:val="24"/>
        </w:rPr>
        <w:t>用接口</w:t>
      </w:r>
      <w:r>
        <w:rPr>
          <w:rFonts w:asciiTheme="minorEastAsia" w:eastAsiaTheme="minorEastAsia" w:hAnsiTheme="minorEastAsia" w:cs="宋体"/>
          <w:sz w:val="24"/>
        </w:rPr>
        <w:t>描述</w:t>
      </w:r>
      <w:r>
        <w:rPr>
          <w:rFonts w:asciiTheme="minorEastAsia" w:eastAsiaTheme="minorEastAsia" w:hAnsiTheme="minorEastAsia" w:cs="宋体" w:hint="eastAsia"/>
          <w:sz w:val="24"/>
        </w:rPr>
        <w:t>（</w:t>
      </w:r>
      <w:r>
        <w:rPr>
          <w:rFonts w:asciiTheme="minorEastAsia" w:eastAsiaTheme="minorEastAsia" w:hAnsiTheme="minorEastAsia" w:cs="宋体"/>
          <w:sz w:val="24"/>
        </w:rPr>
        <w:t>Interface description）</w:t>
      </w:r>
      <w:r>
        <w:rPr>
          <w:rFonts w:asciiTheme="minorEastAsia" w:eastAsiaTheme="minorEastAsia" w:hAnsiTheme="minorEastAsia" w:cs="宋体" w:hint="eastAsia"/>
          <w:sz w:val="24"/>
        </w:rPr>
        <w:t>来</w:t>
      </w:r>
      <w:r>
        <w:rPr>
          <w:rFonts w:asciiTheme="minorEastAsia" w:eastAsiaTheme="minorEastAsia" w:hAnsiTheme="minorEastAsia" w:cs="宋体"/>
          <w:sz w:val="24"/>
        </w:rPr>
        <w:t>描述远程对象的接口</w:t>
      </w:r>
      <w:r>
        <w:rPr>
          <w:rFonts w:asciiTheme="minorEastAsia" w:eastAsiaTheme="minorEastAsia" w:hAnsiTheme="minorEastAsia" w:cs="宋体" w:hint="eastAsia"/>
          <w:sz w:val="24"/>
        </w:rPr>
        <w:t>。接口</w:t>
      </w:r>
      <w:r>
        <w:rPr>
          <w:rFonts w:asciiTheme="minorEastAsia" w:eastAsiaTheme="minorEastAsia" w:hAnsiTheme="minorEastAsia" w:cs="宋体"/>
          <w:sz w:val="24"/>
        </w:rPr>
        <w:t>描述</w:t>
      </w:r>
      <w:r>
        <w:rPr>
          <w:rFonts w:asciiTheme="minorEastAsia" w:eastAsiaTheme="minorEastAsia" w:hAnsiTheme="minorEastAsia" w:cs="宋体" w:hint="eastAsia"/>
          <w:sz w:val="24"/>
        </w:rPr>
        <w:t>作为</w:t>
      </w:r>
      <w:r>
        <w:rPr>
          <w:rFonts w:asciiTheme="minorEastAsia" w:eastAsiaTheme="minorEastAsia" w:hAnsiTheme="minorEastAsia" w:cs="宋体"/>
          <w:sz w:val="24"/>
        </w:rPr>
        <w:t>Client proxy和</w:t>
      </w:r>
      <w:r>
        <w:rPr>
          <w:rFonts w:asciiTheme="minorEastAsia" w:eastAsiaTheme="minorEastAsia" w:hAnsiTheme="minorEastAsia" w:cs="宋体" w:hint="eastAsia"/>
          <w:sz w:val="24"/>
        </w:rPr>
        <w:t>invoker</w:t>
      </w:r>
      <w:r>
        <w:rPr>
          <w:rFonts w:asciiTheme="minorEastAsia" w:eastAsiaTheme="minorEastAsia" w:hAnsiTheme="minorEastAsia" w:cs="宋体"/>
          <w:sz w:val="24"/>
        </w:rPr>
        <w:t>之间的契约。Client proxy和</w:t>
      </w:r>
      <w:r>
        <w:rPr>
          <w:rFonts w:asciiTheme="minorEastAsia" w:eastAsiaTheme="minorEastAsia" w:hAnsiTheme="minorEastAsia" w:cs="宋体" w:hint="eastAsia"/>
          <w:sz w:val="24"/>
        </w:rPr>
        <w:t>invoker</w:t>
      </w:r>
      <w:r>
        <w:rPr>
          <w:rFonts w:asciiTheme="minorEastAsia" w:eastAsiaTheme="minorEastAsia" w:hAnsiTheme="minorEastAsia" w:cs="宋体"/>
          <w:sz w:val="24"/>
        </w:rPr>
        <w:t>之间</w:t>
      </w:r>
      <w:r>
        <w:rPr>
          <w:rFonts w:asciiTheme="minorEastAsia" w:eastAsiaTheme="minorEastAsia" w:hAnsiTheme="minorEastAsia" w:cs="宋体" w:hint="eastAsia"/>
          <w:sz w:val="24"/>
        </w:rPr>
        <w:t>要么</w:t>
      </w:r>
      <w:r>
        <w:rPr>
          <w:rFonts w:asciiTheme="minorEastAsia" w:eastAsiaTheme="minorEastAsia" w:hAnsiTheme="minorEastAsia" w:cs="宋体"/>
          <w:sz w:val="24"/>
        </w:rPr>
        <w:t>使用代码生成</w:t>
      </w:r>
      <w:r>
        <w:rPr>
          <w:rFonts w:asciiTheme="minorEastAsia" w:eastAsiaTheme="minorEastAsia" w:hAnsiTheme="minorEastAsia" w:cs="宋体" w:hint="eastAsia"/>
          <w:sz w:val="24"/>
        </w:rPr>
        <w:t>要么</w:t>
      </w:r>
      <w:r>
        <w:rPr>
          <w:rFonts w:asciiTheme="minorEastAsia" w:eastAsiaTheme="minorEastAsia" w:hAnsiTheme="minorEastAsia" w:cs="宋体"/>
          <w:sz w:val="24"/>
        </w:rPr>
        <w:t>使用运行时配置技术来遵守这个契约。</w:t>
      </w:r>
    </w:p>
    <w:p w14:paraId="599B23D3" w14:textId="77777777" w:rsidR="00065A3A" w:rsidRDefault="00C41667">
      <w:pPr>
        <w:pStyle w:val="3"/>
        <w:spacing w:beforeLines="100" w:before="312" w:afterLines="100" w:after="312" w:line="415" w:lineRule="auto"/>
        <w:jc w:val="left"/>
        <w:rPr>
          <w:rFonts w:ascii="黑体" w:eastAsia="黑体" w:hAnsi="黑体"/>
          <w:b w:val="0"/>
        </w:rPr>
      </w:pPr>
      <w:bookmarkStart w:id="115" w:name="_Toc483557625"/>
      <w:bookmarkStart w:id="116" w:name="_Toc481258170"/>
      <w:bookmarkStart w:id="117" w:name="_Toc482175911"/>
      <w:r>
        <w:rPr>
          <w:rFonts w:ascii="黑体" w:eastAsia="黑体" w:hAnsi="黑体" w:hint="eastAsia"/>
          <w:b w:val="0"/>
        </w:rPr>
        <w:t>4.7 远程</w:t>
      </w:r>
      <w:r>
        <w:rPr>
          <w:rFonts w:ascii="黑体" w:eastAsia="黑体" w:hAnsi="黑体"/>
          <w:b w:val="0"/>
        </w:rPr>
        <w:t>错误</w:t>
      </w:r>
      <w:bookmarkEnd w:id="115"/>
      <w:bookmarkEnd w:id="116"/>
      <w:bookmarkEnd w:id="117"/>
    </w:p>
    <w:p w14:paraId="2FBA300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远程</w:t>
      </w:r>
      <w:r>
        <w:rPr>
          <w:rFonts w:asciiTheme="minorEastAsia" w:eastAsiaTheme="minorEastAsia" w:hAnsiTheme="minorEastAsia" w:cs="宋体"/>
          <w:sz w:val="24"/>
        </w:rPr>
        <w:t>通信</w:t>
      </w:r>
      <w:r>
        <w:rPr>
          <w:rFonts w:asciiTheme="minorEastAsia" w:eastAsiaTheme="minorEastAsia" w:hAnsiTheme="minorEastAsia" w:cs="宋体" w:hint="eastAsia"/>
          <w:sz w:val="24"/>
        </w:rPr>
        <w:t>往往</w:t>
      </w:r>
      <w:r>
        <w:rPr>
          <w:rFonts w:asciiTheme="minorEastAsia" w:eastAsiaTheme="minorEastAsia" w:hAnsiTheme="minorEastAsia" w:cs="宋体"/>
          <w:sz w:val="24"/>
        </w:rPr>
        <w:t>是不可靠的。</w:t>
      </w:r>
      <w:r>
        <w:rPr>
          <w:rFonts w:asciiTheme="minorEastAsia" w:eastAsiaTheme="minorEastAsia" w:hAnsiTheme="minorEastAsia" w:cs="宋体" w:hint="eastAsia"/>
          <w:sz w:val="24"/>
        </w:rPr>
        <w:t>也是</w:t>
      </w:r>
      <w:r>
        <w:rPr>
          <w:rFonts w:asciiTheme="minorEastAsia" w:eastAsiaTheme="minorEastAsia" w:hAnsiTheme="minorEastAsia" w:cs="宋体"/>
          <w:sz w:val="24"/>
        </w:rPr>
        <w:t>是说，分布式</w:t>
      </w:r>
      <w:r>
        <w:rPr>
          <w:rFonts w:asciiTheme="minorEastAsia" w:eastAsiaTheme="minorEastAsia" w:hAnsiTheme="minorEastAsia" w:cs="宋体" w:hint="eastAsia"/>
          <w:sz w:val="24"/>
        </w:rPr>
        <w:t>调用</w:t>
      </w:r>
      <w:r>
        <w:rPr>
          <w:rFonts w:asciiTheme="minorEastAsia" w:eastAsiaTheme="minorEastAsia" w:hAnsiTheme="minorEastAsia" w:cs="宋体"/>
          <w:sz w:val="24"/>
        </w:rPr>
        <w:t>不可能是完全透明的</w:t>
      </w:r>
      <w:r>
        <w:rPr>
          <w:rFonts w:asciiTheme="minorEastAsia" w:eastAsiaTheme="minorEastAsia" w:hAnsiTheme="minorEastAsia" w:cs="宋体" w:hint="eastAsia"/>
          <w:sz w:val="24"/>
        </w:rPr>
        <w:t>。</w:t>
      </w:r>
    </w:p>
    <w:p w14:paraId="14D0E58B"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除了</w:t>
      </w:r>
      <w:r>
        <w:rPr>
          <w:rFonts w:asciiTheme="minorEastAsia" w:eastAsiaTheme="minorEastAsia" w:hAnsiTheme="minorEastAsia" w:cs="宋体"/>
          <w:sz w:val="24"/>
        </w:rPr>
        <w:t>远程对象自身的错误</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新的</w:t>
      </w:r>
      <w:r>
        <w:rPr>
          <w:rFonts w:asciiTheme="minorEastAsia" w:eastAsiaTheme="minorEastAsia" w:hAnsiTheme="minorEastAsia" w:cs="宋体"/>
          <w:sz w:val="24"/>
        </w:rPr>
        <w:t>类型</w:t>
      </w:r>
      <w:r>
        <w:rPr>
          <w:rFonts w:asciiTheme="minorEastAsia" w:eastAsiaTheme="minorEastAsia" w:hAnsiTheme="minorEastAsia" w:cs="宋体" w:hint="eastAsia"/>
          <w:sz w:val="24"/>
        </w:rPr>
        <w:t>错误</w:t>
      </w:r>
      <w:r>
        <w:rPr>
          <w:rFonts w:asciiTheme="minorEastAsia" w:eastAsiaTheme="minorEastAsia" w:hAnsiTheme="minorEastAsia" w:cs="宋体"/>
          <w:sz w:val="24"/>
        </w:rPr>
        <w:t>也会产生</w:t>
      </w:r>
      <w:r>
        <w:rPr>
          <w:rFonts w:asciiTheme="minorEastAsia" w:eastAsiaTheme="minorEastAsia" w:hAnsiTheme="minorEastAsia" w:cs="宋体" w:hint="eastAsia"/>
          <w:sz w:val="24"/>
        </w:rPr>
        <w:t>，</w:t>
      </w:r>
      <w:r>
        <w:rPr>
          <w:rFonts w:asciiTheme="minorEastAsia" w:eastAsiaTheme="minorEastAsia" w:hAnsiTheme="minorEastAsia" w:cs="宋体"/>
          <w:sz w:val="24"/>
        </w:rPr>
        <w:t>比如网络</w:t>
      </w:r>
      <w:r>
        <w:rPr>
          <w:rFonts w:asciiTheme="minorEastAsia" w:eastAsiaTheme="minorEastAsia" w:hAnsiTheme="minorEastAsia" w:cs="宋体" w:hint="eastAsia"/>
          <w:sz w:val="24"/>
        </w:rPr>
        <w:t>失败</w:t>
      </w:r>
      <w:r>
        <w:rPr>
          <w:rFonts w:asciiTheme="minorEastAsia" w:eastAsiaTheme="minorEastAsia" w:hAnsiTheme="minorEastAsia" w:cs="宋体"/>
          <w:sz w:val="24"/>
        </w:rPr>
        <w:t>，服务器宕机，或者是不可用的对象。</w:t>
      </w:r>
    </w:p>
    <w:p w14:paraId="2D02C20A" w14:textId="77777777" w:rsidR="00065A3A" w:rsidRDefault="00C41667">
      <w:pPr>
        <w:spacing w:line="400" w:lineRule="atLeast"/>
        <w:ind w:firstLineChars="150" w:firstLine="360"/>
        <w:rPr>
          <w:rFonts w:asciiTheme="minorEastAsia" w:eastAsiaTheme="minorEastAsia" w:hAnsiTheme="minorEastAsia" w:cs="宋体"/>
          <w:sz w:val="24"/>
        </w:rPr>
      </w:pPr>
      <w:r>
        <w:rPr>
          <w:rFonts w:asciiTheme="minorEastAsia" w:eastAsiaTheme="minorEastAsia" w:hAnsiTheme="minorEastAsia" w:cs="宋体" w:hint="eastAsia"/>
          <w:sz w:val="24"/>
        </w:rPr>
        <w:t>因此</w:t>
      </w:r>
      <w:r>
        <w:rPr>
          <w:rFonts w:asciiTheme="minorEastAsia" w:eastAsiaTheme="minorEastAsia" w:hAnsiTheme="minorEastAsia" w:cs="宋体"/>
          <w:sz w:val="24"/>
        </w:rPr>
        <w:t>，为了</w:t>
      </w:r>
      <w:r>
        <w:rPr>
          <w:rFonts w:asciiTheme="minorEastAsia" w:eastAsiaTheme="minorEastAsia" w:hAnsiTheme="minorEastAsia" w:cs="宋体" w:hint="eastAsia"/>
          <w:sz w:val="24"/>
        </w:rPr>
        <w:t>客户端</w:t>
      </w:r>
      <w:r>
        <w:rPr>
          <w:rFonts w:asciiTheme="minorEastAsia" w:eastAsiaTheme="minorEastAsia" w:hAnsiTheme="minorEastAsia" w:cs="宋体"/>
          <w:sz w:val="24"/>
        </w:rPr>
        <w:t>可以处理这种</w:t>
      </w:r>
      <w:r>
        <w:rPr>
          <w:rFonts w:asciiTheme="minorEastAsia" w:eastAsiaTheme="minorEastAsia" w:hAnsiTheme="minorEastAsia" w:cs="宋体" w:hint="eastAsia"/>
          <w:sz w:val="24"/>
        </w:rPr>
        <w:t>异常，需要定义</w:t>
      </w:r>
      <w:r>
        <w:rPr>
          <w:rFonts w:asciiTheme="minorEastAsia" w:eastAsiaTheme="minorEastAsia" w:hAnsiTheme="minorEastAsia" w:cs="宋体"/>
          <w:sz w:val="24"/>
        </w:rPr>
        <w:t>分布式相关的异常和应用</w:t>
      </w:r>
      <w:r>
        <w:rPr>
          <w:rFonts w:asciiTheme="minorEastAsia" w:eastAsiaTheme="minorEastAsia" w:hAnsiTheme="minorEastAsia" w:cs="宋体" w:hint="eastAsia"/>
          <w:sz w:val="24"/>
        </w:rPr>
        <w:t>逻辑</w:t>
      </w:r>
      <w:r>
        <w:rPr>
          <w:rFonts w:asciiTheme="minorEastAsia" w:eastAsiaTheme="minorEastAsia" w:hAnsiTheme="minorEastAsia" w:cs="宋体"/>
          <w:sz w:val="24"/>
        </w:rPr>
        <w:t>相关的异常</w:t>
      </w:r>
      <w:r>
        <w:rPr>
          <w:rFonts w:asciiTheme="minorEastAsia" w:eastAsiaTheme="minorEastAsia" w:hAnsiTheme="minorEastAsia" w:cs="宋体" w:hint="eastAsia"/>
          <w:sz w:val="24"/>
        </w:rPr>
        <w:t>,即远程</w:t>
      </w:r>
      <w:r>
        <w:rPr>
          <w:rFonts w:asciiTheme="minorEastAsia" w:eastAsiaTheme="minorEastAsia" w:hAnsiTheme="minorEastAsia" w:cs="宋体"/>
          <w:sz w:val="24"/>
        </w:rPr>
        <w:t>错误</w:t>
      </w:r>
      <w:r>
        <w:rPr>
          <w:rFonts w:asciiTheme="minorEastAsia" w:eastAsiaTheme="minorEastAsia" w:hAnsiTheme="minorEastAsia" w:cs="宋体" w:hint="eastAsia"/>
          <w:sz w:val="24"/>
        </w:rPr>
        <w:t>(</w:t>
      </w:r>
      <w:r>
        <w:rPr>
          <w:rFonts w:asciiTheme="minorEastAsia" w:eastAsiaTheme="minorEastAsia" w:hAnsiTheme="minorEastAsia" w:cs="宋体"/>
          <w:sz w:val="24"/>
        </w:rPr>
        <w:t>Remote Error)。Invoker, requestor, and request handlers</w:t>
      </w:r>
      <w:r>
        <w:rPr>
          <w:rFonts w:asciiTheme="minorEastAsia" w:eastAsiaTheme="minorEastAsia" w:hAnsiTheme="minorEastAsia" w:cs="宋体" w:hint="eastAsia"/>
          <w:sz w:val="24"/>
        </w:rPr>
        <w:t>侦测</w:t>
      </w:r>
      <w:r>
        <w:rPr>
          <w:rFonts w:asciiTheme="minorEastAsia" w:eastAsiaTheme="minorEastAsia" w:hAnsiTheme="minorEastAsia" w:cs="宋体"/>
          <w:sz w:val="24"/>
        </w:rPr>
        <w:t>到</w:t>
      </w:r>
      <w:r>
        <w:rPr>
          <w:rFonts w:asciiTheme="minorEastAsia" w:eastAsiaTheme="minorEastAsia" w:hAnsiTheme="minorEastAsia" w:cs="宋体" w:hint="eastAsia"/>
          <w:sz w:val="24"/>
        </w:rPr>
        <w:t>异常，</w:t>
      </w:r>
      <w:r>
        <w:rPr>
          <w:rFonts w:asciiTheme="minorEastAsia" w:eastAsiaTheme="minorEastAsia" w:hAnsiTheme="minorEastAsia" w:cs="宋体"/>
          <w:sz w:val="24"/>
        </w:rPr>
        <w:t>然后</w:t>
      </w:r>
      <w:r>
        <w:rPr>
          <w:rFonts w:asciiTheme="minorEastAsia" w:eastAsiaTheme="minorEastAsia" w:hAnsiTheme="minorEastAsia" w:cs="宋体" w:hint="eastAsia"/>
          <w:sz w:val="24"/>
        </w:rPr>
        <w:t>传播异常</w:t>
      </w:r>
      <w:r>
        <w:rPr>
          <w:rFonts w:asciiTheme="minorEastAsia" w:eastAsiaTheme="minorEastAsia" w:hAnsiTheme="minorEastAsia" w:cs="宋体"/>
          <w:sz w:val="24"/>
        </w:rPr>
        <w:t>。</w:t>
      </w:r>
    </w:p>
    <w:p w14:paraId="5DDACA7B" w14:textId="77777777" w:rsidR="00065A3A" w:rsidRDefault="00065A3A">
      <w:pPr>
        <w:spacing w:line="400" w:lineRule="atLeast"/>
        <w:ind w:firstLineChars="150" w:firstLine="360"/>
        <w:rPr>
          <w:rFonts w:asciiTheme="minorEastAsia" w:eastAsiaTheme="minorEastAsia" w:hAnsiTheme="minorEastAsia" w:cs="宋体"/>
          <w:sz w:val="24"/>
        </w:rPr>
      </w:pPr>
    </w:p>
    <w:p w14:paraId="2D96AA2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以上</w:t>
      </w:r>
      <w:r>
        <w:rPr>
          <w:rFonts w:asciiTheme="minorEastAsia" w:eastAsiaTheme="minorEastAsia" w:hAnsiTheme="minorEastAsia" w:cs="宋体"/>
          <w:sz w:val="24"/>
        </w:rPr>
        <w:t>这些设计模式</w:t>
      </w:r>
      <w:r>
        <w:rPr>
          <w:rFonts w:asciiTheme="minorEastAsia" w:eastAsiaTheme="minorEastAsia" w:hAnsiTheme="minorEastAsia" w:cs="宋体" w:hint="eastAsia"/>
          <w:sz w:val="24"/>
        </w:rPr>
        <w:t>能</w:t>
      </w:r>
      <w:r>
        <w:rPr>
          <w:rFonts w:asciiTheme="minorEastAsia" w:eastAsiaTheme="minorEastAsia" w:hAnsiTheme="minorEastAsia" w:cs="宋体"/>
          <w:sz w:val="24"/>
        </w:rPr>
        <w:t>清晰划分</w:t>
      </w:r>
      <w:r>
        <w:rPr>
          <w:rFonts w:asciiTheme="minorEastAsia" w:eastAsiaTheme="minorEastAsia" w:hAnsiTheme="minorEastAsia" w:cs="宋体" w:hint="eastAsia"/>
          <w:sz w:val="24"/>
        </w:rPr>
        <w:t>框架</w:t>
      </w:r>
      <w:r>
        <w:rPr>
          <w:rFonts w:asciiTheme="minorEastAsia" w:eastAsiaTheme="minorEastAsia" w:hAnsiTheme="minorEastAsia" w:cs="宋体"/>
          <w:sz w:val="24"/>
        </w:rPr>
        <w:t>的组件边界</w:t>
      </w:r>
      <w:r>
        <w:rPr>
          <w:rFonts w:asciiTheme="minorEastAsia" w:eastAsiaTheme="minorEastAsia" w:hAnsiTheme="minorEastAsia" w:cs="宋体" w:hint="eastAsia"/>
          <w:sz w:val="24"/>
        </w:rPr>
        <w:t>，对</w:t>
      </w:r>
      <w:r>
        <w:rPr>
          <w:rFonts w:asciiTheme="minorEastAsia" w:eastAsiaTheme="minorEastAsia" w:hAnsiTheme="minorEastAsia" w:cs="宋体"/>
          <w:sz w:val="24"/>
        </w:rPr>
        <w:t>设计出可插拔，可</w:t>
      </w:r>
      <w:r>
        <w:rPr>
          <w:rFonts w:asciiTheme="minorEastAsia" w:eastAsiaTheme="minorEastAsia" w:hAnsiTheme="minorEastAsia" w:cs="宋体" w:hint="eastAsia"/>
          <w:sz w:val="24"/>
        </w:rPr>
        <w:t>扩展</w:t>
      </w:r>
      <w:r>
        <w:rPr>
          <w:rFonts w:asciiTheme="minorEastAsia" w:eastAsiaTheme="minorEastAsia" w:hAnsiTheme="minorEastAsia" w:cs="宋体"/>
          <w:sz w:val="24"/>
        </w:rPr>
        <w:t>的框架</w:t>
      </w:r>
      <w:r>
        <w:rPr>
          <w:rFonts w:asciiTheme="minorEastAsia" w:eastAsiaTheme="minorEastAsia" w:hAnsiTheme="minorEastAsia" w:cs="宋体" w:hint="eastAsia"/>
          <w:sz w:val="24"/>
        </w:rPr>
        <w:t>有</w:t>
      </w:r>
      <w:r>
        <w:rPr>
          <w:rFonts w:asciiTheme="minorEastAsia" w:eastAsiaTheme="minorEastAsia" w:hAnsiTheme="minorEastAsia" w:cs="宋体"/>
          <w:sz w:val="24"/>
        </w:rPr>
        <w:t>借鉴意义。</w:t>
      </w:r>
    </w:p>
    <w:p w14:paraId="080A4900" w14:textId="77777777" w:rsidR="00065A3A" w:rsidRDefault="00C41667">
      <w:pPr>
        <w:pStyle w:val="3"/>
        <w:spacing w:beforeLines="100" w:before="312" w:afterLines="100" w:after="312" w:line="415" w:lineRule="auto"/>
        <w:jc w:val="left"/>
        <w:rPr>
          <w:rFonts w:ascii="黑体" w:eastAsia="黑体" w:hAnsi="黑体"/>
          <w:b w:val="0"/>
        </w:rPr>
      </w:pPr>
      <w:bookmarkStart w:id="118" w:name="_Toc483557626"/>
      <w:bookmarkStart w:id="119" w:name="_Toc482175913"/>
      <w:r>
        <w:rPr>
          <w:rFonts w:ascii="黑体" w:eastAsia="黑体" w:hAnsi="黑体" w:hint="eastAsia"/>
          <w:b w:val="0"/>
        </w:rPr>
        <w:lastRenderedPageBreak/>
        <w:t>4.</w:t>
      </w:r>
      <w:r>
        <w:rPr>
          <w:rFonts w:ascii="黑体" w:eastAsia="黑体" w:hAnsi="黑体"/>
          <w:b w:val="0"/>
        </w:rPr>
        <w:t xml:space="preserve">8 </w:t>
      </w:r>
      <w:r>
        <w:rPr>
          <w:rFonts w:ascii="黑体" w:eastAsia="黑体" w:hAnsi="黑体" w:hint="eastAsia"/>
          <w:b w:val="0"/>
        </w:rPr>
        <w:t>本章小节</w:t>
      </w:r>
      <w:bookmarkEnd w:id="118"/>
      <w:bookmarkEnd w:id="119"/>
      <w:r>
        <w:rPr>
          <w:rFonts w:ascii="黑体" w:eastAsia="黑体" w:hAnsi="黑体" w:hint="eastAsia"/>
          <w:b w:val="0"/>
        </w:rPr>
        <w:t xml:space="preserve"> </w:t>
      </w:r>
    </w:p>
    <w:p w14:paraId="0D9F4CA3" w14:textId="77777777" w:rsidR="00065A3A" w:rsidRDefault="00C41667">
      <w:pPr>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本章讲述</w:t>
      </w:r>
      <w:r>
        <w:rPr>
          <w:rFonts w:asciiTheme="minorEastAsia" w:eastAsiaTheme="minorEastAsia" w:hAnsiTheme="minorEastAsia" w:cs="宋体"/>
          <w:sz w:val="24"/>
        </w:rPr>
        <w:t>了</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各个功能组件</w:t>
      </w:r>
      <w:r>
        <w:rPr>
          <w:rFonts w:asciiTheme="minorEastAsia" w:eastAsiaTheme="minorEastAsia" w:hAnsiTheme="minorEastAsia" w:cs="宋体"/>
          <w:sz w:val="24"/>
        </w:rPr>
        <w:t>实现的原理</w:t>
      </w:r>
      <w:r>
        <w:rPr>
          <w:rFonts w:asciiTheme="minorEastAsia" w:eastAsiaTheme="minorEastAsia" w:hAnsiTheme="minorEastAsia" w:cs="宋体" w:hint="eastAsia"/>
          <w:sz w:val="24"/>
        </w:rPr>
        <w:t>和</w:t>
      </w:r>
      <w:r>
        <w:rPr>
          <w:rFonts w:asciiTheme="minorEastAsia" w:eastAsiaTheme="minorEastAsia" w:hAnsiTheme="minorEastAsia" w:cs="宋体"/>
          <w:sz w:val="24"/>
        </w:rPr>
        <w:t>模式。</w:t>
      </w:r>
      <w:bookmarkStart w:id="120" w:name="_Toc482175914"/>
    </w:p>
    <w:p w14:paraId="334BAF34" w14:textId="77777777" w:rsidR="00065A3A" w:rsidRDefault="00065A3A">
      <w:pPr>
        <w:ind w:firstLine="420"/>
        <w:rPr>
          <w:rFonts w:asciiTheme="minorEastAsia" w:eastAsiaTheme="minorEastAsia" w:hAnsiTheme="minorEastAsia" w:cs="宋体"/>
          <w:sz w:val="24"/>
        </w:rPr>
      </w:pPr>
    </w:p>
    <w:p w14:paraId="798D3B40" w14:textId="77777777" w:rsidR="00065A3A" w:rsidRDefault="00065A3A">
      <w:pPr>
        <w:ind w:firstLine="420"/>
        <w:rPr>
          <w:rFonts w:asciiTheme="minorEastAsia" w:eastAsiaTheme="minorEastAsia" w:hAnsiTheme="minorEastAsia" w:cs="宋体"/>
          <w:sz w:val="24"/>
        </w:rPr>
      </w:pPr>
    </w:p>
    <w:p w14:paraId="3A26EC87" w14:textId="77777777" w:rsidR="00065A3A" w:rsidRDefault="00065A3A">
      <w:pPr>
        <w:ind w:firstLine="420"/>
        <w:rPr>
          <w:rFonts w:asciiTheme="minorEastAsia" w:eastAsiaTheme="minorEastAsia" w:hAnsiTheme="minorEastAsia" w:cs="宋体"/>
          <w:sz w:val="24"/>
        </w:rPr>
      </w:pPr>
    </w:p>
    <w:p w14:paraId="024CCEA3" w14:textId="77777777" w:rsidR="00065A3A" w:rsidRDefault="00065A3A">
      <w:pPr>
        <w:ind w:firstLine="420"/>
        <w:rPr>
          <w:rFonts w:asciiTheme="minorEastAsia" w:eastAsiaTheme="minorEastAsia" w:hAnsiTheme="minorEastAsia" w:cs="宋体"/>
          <w:sz w:val="24"/>
        </w:rPr>
      </w:pPr>
    </w:p>
    <w:p w14:paraId="57A003A7" w14:textId="77777777" w:rsidR="00065A3A" w:rsidRDefault="00065A3A">
      <w:pPr>
        <w:ind w:firstLine="420"/>
        <w:rPr>
          <w:rFonts w:asciiTheme="minorEastAsia" w:eastAsiaTheme="minorEastAsia" w:hAnsiTheme="minorEastAsia" w:cs="宋体"/>
          <w:sz w:val="24"/>
        </w:rPr>
      </w:pPr>
    </w:p>
    <w:p w14:paraId="30B8FF9A" w14:textId="77777777" w:rsidR="00065A3A" w:rsidRDefault="00065A3A">
      <w:pPr>
        <w:rPr>
          <w:rFonts w:asciiTheme="minorEastAsia" w:eastAsiaTheme="minorEastAsia" w:hAnsiTheme="minorEastAsia" w:cs="宋体"/>
          <w:sz w:val="24"/>
        </w:rPr>
      </w:pPr>
    </w:p>
    <w:p w14:paraId="443290EF" w14:textId="77777777" w:rsidR="00065A3A" w:rsidRDefault="00065A3A">
      <w:pPr>
        <w:rPr>
          <w:rFonts w:asciiTheme="minorEastAsia" w:eastAsiaTheme="minorEastAsia" w:hAnsiTheme="minorEastAsia" w:cs="宋体"/>
          <w:sz w:val="24"/>
        </w:rPr>
      </w:pPr>
    </w:p>
    <w:p w14:paraId="62EF006E" w14:textId="77777777" w:rsidR="00065A3A" w:rsidRDefault="00065A3A">
      <w:pPr>
        <w:rPr>
          <w:rFonts w:asciiTheme="minorEastAsia" w:eastAsiaTheme="minorEastAsia" w:hAnsiTheme="minorEastAsia" w:cs="宋体"/>
          <w:sz w:val="24"/>
        </w:rPr>
      </w:pPr>
    </w:p>
    <w:p w14:paraId="05F0737A" w14:textId="77777777" w:rsidR="00065A3A" w:rsidRDefault="00065A3A">
      <w:pPr>
        <w:rPr>
          <w:rFonts w:asciiTheme="minorEastAsia" w:eastAsiaTheme="minorEastAsia" w:hAnsiTheme="minorEastAsia" w:cs="宋体"/>
          <w:sz w:val="24"/>
        </w:rPr>
      </w:pPr>
    </w:p>
    <w:p w14:paraId="748AB7EE" w14:textId="77777777" w:rsidR="00065A3A" w:rsidRDefault="00065A3A">
      <w:pPr>
        <w:rPr>
          <w:rFonts w:asciiTheme="minorEastAsia" w:eastAsiaTheme="minorEastAsia" w:hAnsiTheme="minorEastAsia" w:cs="宋体"/>
          <w:sz w:val="24"/>
        </w:rPr>
      </w:pPr>
    </w:p>
    <w:p w14:paraId="08BF108A" w14:textId="77777777" w:rsidR="00065A3A" w:rsidRDefault="00065A3A">
      <w:pPr>
        <w:rPr>
          <w:rFonts w:asciiTheme="minorEastAsia" w:eastAsiaTheme="minorEastAsia" w:hAnsiTheme="minorEastAsia" w:cs="宋体"/>
          <w:sz w:val="24"/>
        </w:rPr>
      </w:pPr>
    </w:p>
    <w:p w14:paraId="24EA20FA" w14:textId="77777777" w:rsidR="00065A3A" w:rsidRDefault="00065A3A">
      <w:pPr>
        <w:rPr>
          <w:rFonts w:asciiTheme="minorEastAsia" w:eastAsiaTheme="minorEastAsia" w:hAnsiTheme="minorEastAsia" w:cs="宋体"/>
          <w:sz w:val="24"/>
        </w:rPr>
      </w:pPr>
    </w:p>
    <w:p w14:paraId="44FFDC0E" w14:textId="77777777" w:rsidR="00065A3A" w:rsidRDefault="00065A3A">
      <w:pPr>
        <w:rPr>
          <w:rFonts w:asciiTheme="minorEastAsia" w:eastAsiaTheme="minorEastAsia" w:hAnsiTheme="minorEastAsia" w:cs="宋体"/>
          <w:sz w:val="24"/>
        </w:rPr>
      </w:pPr>
    </w:p>
    <w:p w14:paraId="26A9D8A2" w14:textId="77777777" w:rsidR="00065A3A" w:rsidRDefault="00065A3A">
      <w:pPr>
        <w:rPr>
          <w:rFonts w:asciiTheme="minorEastAsia" w:eastAsiaTheme="minorEastAsia" w:hAnsiTheme="minorEastAsia" w:cs="宋体"/>
          <w:sz w:val="24"/>
        </w:rPr>
      </w:pPr>
    </w:p>
    <w:p w14:paraId="5CE886A2" w14:textId="77777777" w:rsidR="00065A3A" w:rsidRDefault="00065A3A">
      <w:pPr>
        <w:rPr>
          <w:rFonts w:asciiTheme="minorEastAsia" w:eastAsiaTheme="minorEastAsia" w:hAnsiTheme="minorEastAsia" w:cs="宋体"/>
          <w:sz w:val="24"/>
        </w:rPr>
      </w:pPr>
    </w:p>
    <w:p w14:paraId="5F81CF23" w14:textId="77777777" w:rsidR="00065A3A" w:rsidRDefault="00065A3A">
      <w:pPr>
        <w:rPr>
          <w:rFonts w:asciiTheme="minorEastAsia" w:eastAsiaTheme="minorEastAsia" w:hAnsiTheme="minorEastAsia" w:cs="宋体"/>
          <w:sz w:val="24"/>
        </w:rPr>
      </w:pPr>
    </w:p>
    <w:p w14:paraId="11F46D33" w14:textId="77777777" w:rsidR="00065A3A" w:rsidRDefault="00065A3A">
      <w:pPr>
        <w:rPr>
          <w:rFonts w:asciiTheme="minorEastAsia" w:eastAsiaTheme="minorEastAsia" w:hAnsiTheme="minorEastAsia" w:cs="宋体"/>
          <w:sz w:val="24"/>
        </w:rPr>
      </w:pPr>
    </w:p>
    <w:p w14:paraId="690DFE30" w14:textId="77777777" w:rsidR="00065A3A" w:rsidRDefault="00065A3A">
      <w:pPr>
        <w:rPr>
          <w:rFonts w:asciiTheme="minorEastAsia" w:eastAsiaTheme="minorEastAsia" w:hAnsiTheme="minorEastAsia" w:cs="宋体"/>
          <w:sz w:val="24"/>
        </w:rPr>
      </w:pPr>
    </w:p>
    <w:p w14:paraId="58DD6E46" w14:textId="77777777" w:rsidR="00065A3A" w:rsidRDefault="00065A3A">
      <w:pPr>
        <w:rPr>
          <w:rFonts w:asciiTheme="minorEastAsia" w:eastAsiaTheme="minorEastAsia" w:hAnsiTheme="minorEastAsia" w:cs="宋体"/>
          <w:sz w:val="24"/>
        </w:rPr>
      </w:pPr>
    </w:p>
    <w:p w14:paraId="41DC506A" w14:textId="77777777" w:rsidR="00065A3A" w:rsidRDefault="00065A3A">
      <w:pPr>
        <w:rPr>
          <w:rFonts w:asciiTheme="minorEastAsia" w:eastAsiaTheme="minorEastAsia" w:hAnsiTheme="minorEastAsia" w:cs="宋体"/>
          <w:sz w:val="24"/>
        </w:rPr>
      </w:pPr>
    </w:p>
    <w:p w14:paraId="3C05DC4F" w14:textId="77777777" w:rsidR="00065A3A" w:rsidRDefault="00065A3A">
      <w:pPr>
        <w:rPr>
          <w:rFonts w:asciiTheme="minorEastAsia" w:eastAsiaTheme="minorEastAsia" w:hAnsiTheme="minorEastAsia" w:cs="宋体"/>
          <w:sz w:val="24"/>
        </w:rPr>
      </w:pPr>
    </w:p>
    <w:p w14:paraId="47E18875" w14:textId="77777777" w:rsidR="00065A3A" w:rsidRDefault="00065A3A">
      <w:pPr>
        <w:rPr>
          <w:rFonts w:asciiTheme="minorEastAsia" w:eastAsiaTheme="minorEastAsia" w:hAnsiTheme="minorEastAsia" w:cs="宋体"/>
          <w:sz w:val="24"/>
        </w:rPr>
      </w:pPr>
    </w:p>
    <w:p w14:paraId="323CCE77" w14:textId="77777777" w:rsidR="00065A3A" w:rsidRDefault="00065A3A">
      <w:pPr>
        <w:rPr>
          <w:rFonts w:asciiTheme="minorEastAsia" w:eastAsiaTheme="minorEastAsia" w:hAnsiTheme="minorEastAsia" w:cs="宋体"/>
          <w:sz w:val="24"/>
        </w:rPr>
      </w:pPr>
    </w:p>
    <w:p w14:paraId="61C97C87" w14:textId="77777777" w:rsidR="00065A3A" w:rsidRDefault="00065A3A">
      <w:pPr>
        <w:rPr>
          <w:rFonts w:asciiTheme="minorEastAsia" w:eastAsiaTheme="minorEastAsia" w:hAnsiTheme="minorEastAsia" w:cs="宋体"/>
          <w:sz w:val="24"/>
        </w:rPr>
      </w:pPr>
    </w:p>
    <w:p w14:paraId="09BB23F5" w14:textId="77777777" w:rsidR="00065A3A" w:rsidRDefault="00065A3A">
      <w:pPr>
        <w:rPr>
          <w:rFonts w:asciiTheme="minorEastAsia" w:eastAsiaTheme="minorEastAsia" w:hAnsiTheme="minorEastAsia" w:cs="宋体"/>
          <w:sz w:val="24"/>
        </w:rPr>
      </w:pPr>
    </w:p>
    <w:p w14:paraId="6B5F2A78" w14:textId="77777777" w:rsidR="00065A3A" w:rsidRDefault="00065A3A">
      <w:pPr>
        <w:rPr>
          <w:rFonts w:asciiTheme="minorEastAsia" w:eastAsiaTheme="minorEastAsia" w:hAnsiTheme="minorEastAsia" w:cs="宋体"/>
          <w:sz w:val="24"/>
        </w:rPr>
      </w:pPr>
    </w:p>
    <w:p w14:paraId="3CED2DD6" w14:textId="77777777" w:rsidR="00065A3A" w:rsidRDefault="00065A3A">
      <w:pPr>
        <w:rPr>
          <w:rFonts w:asciiTheme="minorEastAsia" w:eastAsiaTheme="minorEastAsia" w:hAnsiTheme="minorEastAsia" w:cs="宋体"/>
          <w:sz w:val="24"/>
        </w:rPr>
      </w:pPr>
    </w:p>
    <w:p w14:paraId="7204487A" w14:textId="77777777" w:rsidR="00065A3A" w:rsidRDefault="00065A3A">
      <w:pPr>
        <w:rPr>
          <w:rFonts w:asciiTheme="minorEastAsia" w:eastAsiaTheme="minorEastAsia" w:hAnsiTheme="minorEastAsia" w:cs="宋体"/>
          <w:sz w:val="24"/>
        </w:rPr>
      </w:pPr>
    </w:p>
    <w:p w14:paraId="295D5314" w14:textId="77777777" w:rsidR="00065A3A" w:rsidRDefault="00065A3A">
      <w:pPr>
        <w:rPr>
          <w:rFonts w:asciiTheme="minorEastAsia" w:eastAsiaTheme="minorEastAsia" w:hAnsiTheme="minorEastAsia" w:cs="宋体"/>
          <w:sz w:val="24"/>
        </w:rPr>
      </w:pPr>
    </w:p>
    <w:p w14:paraId="7C48E953" w14:textId="77777777" w:rsidR="00065A3A" w:rsidRDefault="00065A3A">
      <w:pPr>
        <w:rPr>
          <w:rFonts w:asciiTheme="minorEastAsia" w:eastAsiaTheme="minorEastAsia" w:hAnsiTheme="minorEastAsia" w:cs="宋体"/>
          <w:sz w:val="24"/>
        </w:rPr>
      </w:pPr>
    </w:p>
    <w:p w14:paraId="142C04CC" w14:textId="77777777" w:rsidR="00065A3A" w:rsidRDefault="00065A3A">
      <w:pPr>
        <w:rPr>
          <w:rFonts w:asciiTheme="minorEastAsia" w:eastAsiaTheme="minorEastAsia" w:hAnsiTheme="minorEastAsia" w:cs="宋体"/>
          <w:sz w:val="24"/>
        </w:rPr>
      </w:pPr>
    </w:p>
    <w:p w14:paraId="77C0D275" w14:textId="77777777" w:rsidR="00065A3A" w:rsidRDefault="00065A3A">
      <w:pPr>
        <w:rPr>
          <w:rFonts w:asciiTheme="minorEastAsia" w:eastAsiaTheme="minorEastAsia" w:hAnsiTheme="minorEastAsia" w:cs="宋体"/>
          <w:sz w:val="24"/>
        </w:rPr>
      </w:pPr>
    </w:p>
    <w:p w14:paraId="3B56D63A" w14:textId="77777777" w:rsidR="00065A3A" w:rsidRDefault="00065A3A">
      <w:pPr>
        <w:rPr>
          <w:rFonts w:asciiTheme="minorEastAsia" w:eastAsiaTheme="minorEastAsia" w:hAnsiTheme="minorEastAsia" w:cs="宋体"/>
          <w:sz w:val="24"/>
        </w:rPr>
      </w:pPr>
    </w:p>
    <w:p w14:paraId="0D655580" w14:textId="77777777" w:rsidR="00065A3A" w:rsidRDefault="00065A3A">
      <w:pPr>
        <w:rPr>
          <w:rFonts w:asciiTheme="minorEastAsia" w:eastAsiaTheme="minorEastAsia" w:hAnsiTheme="minorEastAsia" w:cs="宋体"/>
          <w:sz w:val="24"/>
        </w:rPr>
      </w:pPr>
    </w:p>
    <w:p w14:paraId="038DCE98" w14:textId="77777777" w:rsidR="00065A3A" w:rsidRDefault="00065A3A">
      <w:pPr>
        <w:rPr>
          <w:rFonts w:asciiTheme="minorEastAsia" w:eastAsiaTheme="minorEastAsia" w:hAnsiTheme="minorEastAsia" w:cs="宋体"/>
          <w:sz w:val="24"/>
        </w:rPr>
      </w:pPr>
    </w:p>
    <w:p w14:paraId="723B4E72" w14:textId="77777777" w:rsidR="00065A3A" w:rsidRDefault="00065A3A">
      <w:pPr>
        <w:rPr>
          <w:rFonts w:asciiTheme="minorEastAsia" w:eastAsiaTheme="minorEastAsia" w:hAnsiTheme="minorEastAsia" w:cs="宋体"/>
          <w:sz w:val="24"/>
        </w:rPr>
      </w:pPr>
    </w:p>
    <w:p w14:paraId="683D5237" w14:textId="77777777" w:rsidR="00065A3A" w:rsidRDefault="00065A3A">
      <w:pPr>
        <w:rPr>
          <w:rFonts w:asciiTheme="minorEastAsia" w:eastAsiaTheme="minorEastAsia" w:hAnsiTheme="minorEastAsia" w:cs="宋体"/>
          <w:sz w:val="24"/>
        </w:rPr>
      </w:pPr>
    </w:p>
    <w:p w14:paraId="1387E9EA" w14:textId="77777777" w:rsidR="00065A3A" w:rsidRDefault="00065A3A">
      <w:pPr>
        <w:rPr>
          <w:rFonts w:asciiTheme="minorEastAsia" w:eastAsiaTheme="minorEastAsia" w:hAnsiTheme="minorEastAsia" w:cs="宋体"/>
          <w:sz w:val="24"/>
        </w:rPr>
      </w:pPr>
    </w:p>
    <w:p w14:paraId="602578FE" w14:textId="77777777" w:rsidR="00065A3A" w:rsidRDefault="00C41667">
      <w:pPr>
        <w:pStyle w:val="1"/>
        <w:numPr>
          <w:ilvl w:val="0"/>
          <w:numId w:val="0"/>
        </w:numPr>
        <w:tabs>
          <w:tab w:val="clear" w:pos="360"/>
        </w:tabs>
        <w:spacing w:beforeLines="100" w:before="312" w:afterLines="100" w:after="312"/>
        <w:ind w:left="360" w:hanging="360"/>
        <w:jc w:val="left"/>
        <w:rPr>
          <w:rFonts w:ascii="黑体" w:eastAsia="黑体" w:hAnsi="黑体"/>
          <w:b w:val="0"/>
          <w:sz w:val="36"/>
          <w:szCs w:val="36"/>
        </w:rPr>
      </w:pPr>
      <w:bookmarkStart w:id="121" w:name="_Toc483557627"/>
      <w:r>
        <w:rPr>
          <w:rFonts w:ascii="黑体" w:eastAsia="黑体" w:hAnsi="黑体" w:hint="eastAsia"/>
          <w:b w:val="0"/>
          <w:sz w:val="36"/>
          <w:szCs w:val="36"/>
        </w:rPr>
        <w:lastRenderedPageBreak/>
        <w:t>5 服务框架</w:t>
      </w:r>
      <w:bookmarkEnd w:id="120"/>
      <w:r>
        <w:rPr>
          <w:rFonts w:ascii="黑体" w:eastAsia="黑体" w:hAnsi="黑体" w:hint="eastAsia"/>
          <w:b w:val="0"/>
          <w:sz w:val="36"/>
          <w:szCs w:val="36"/>
        </w:rPr>
        <w:t>容错原理</w:t>
      </w:r>
      <w:r>
        <w:rPr>
          <w:rFonts w:ascii="黑体" w:eastAsia="黑体" w:hAnsi="黑体"/>
          <w:b w:val="0"/>
          <w:sz w:val="36"/>
          <w:szCs w:val="36"/>
        </w:rPr>
        <w:t>和</w:t>
      </w:r>
      <w:r>
        <w:rPr>
          <w:rFonts w:ascii="黑体" w:eastAsia="黑体" w:hAnsi="黑体" w:hint="eastAsia"/>
          <w:b w:val="0"/>
          <w:sz w:val="36"/>
          <w:szCs w:val="36"/>
        </w:rPr>
        <w:t>模式</w:t>
      </w:r>
      <w:bookmarkEnd w:id="121"/>
    </w:p>
    <w:p w14:paraId="189F90F3" w14:textId="77777777" w:rsidR="00065A3A" w:rsidRDefault="00C41667">
      <w:pPr>
        <w:pStyle w:val="3"/>
        <w:spacing w:beforeLines="100" w:before="312" w:afterLines="100" w:after="312" w:line="415" w:lineRule="auto"/>
        <w:jc w:val="left"/>
        <w:rPr>
          <w:ins w:id="122" w:author="Wang Wei14(上海_技术部_平台保障_王伟)" w:date="2017-05-27T13:59:00Z"/>
          <w:rFonts w:ascii="黑体" w:eastAsia="黑体" w:hAnsi="黑体"/>
          <w:b w:val="0"/>
        </w:rPr>
      </w:pPr>
      <w:bookmarkStart w:id="123" w:name="_Toc482175915"/>
      <w:bookmarkStart w:id="124" w:name="_Toc483557628"/>
      <w:bookmarkStart w:id="125" w:name="_Toc481258154"/>
      <w:r>
        <w:rPr>
          <w:rFonts w:ascii="黑体" w:eastAsia="黑体" w:hAnsi="黑体" w:hint="eastAsia"/>
          <w:b w:val="0"/>
        </w:rPr>
        <w:t>5.1 集群</w:t>
      </w:r>
      <w:r>
        <w:rPr>
          <w:rFonts w:ascii="黑体" w:eastAsia="黑体" w:hAnsi="黑体"/>
          <w:b w:val="0"/>
        </w:rPr>
        <w:t>容错</w:t>
      </w:r>
      <w:bookmarkEnd w:id="123"/>
      <w:bookmarkEnd w:id="124"/>
      <w:r>
        <w:rPr>
          <w:rFonts w:ascii="黑体" w:eastAsia="黑体" w:hAnsi="黑体" w:hint="eastAsia"/>
          <w:b w:val="0"/>
        </w:rPr>
        <w:t xml:space="preserve"> </w:t>
      </w:r>
      <w:bookmarkEnd w:id="125"/>
    </w:p>
    <w:p w14:paraId="1F88A8E7" w14:textId="379D2040" w:rsidR="00D40FC4" w:rsidRPr="00D40FC4" w:rsidRDefault="00D40FC4" w:rsidP="00D40FC4">
      <w:pPr>
        <w:ind w:firstLine="420"/>
        <w:rPr>
          <w:rFonts w:asciiTheme="minorEastAsia" w:eastAsiaTheme="minorEastAsia" w:hAnsiTheme="minorEastAsia" w:cs="宋体"/>
          <w:sz w:val="24"/>
        </w:rPr>
      </w:pPr>
      <w:r w:rsidRPr="00D40FC4">
        <w:rPr>
          <w:rFonts w:asciiTheme="minorEastAsia" w:eastAsiaTheme="minorEastAsia" w:hAnsiTheme="minorEastAsia" w:cs="宋体" w:hint="eastAsia"/>
          <w:sz w:val="24"/>
        </w:rPr>
        <w:t>集群中服务</w:t>
      </w:r>
      <w:r w:rsidRPr="00D40FC4">
        <w:rPr>
          <w:rFonts w:asciiTheme="minorEastAsia" w:eastAsiaTheme="minorEastAsia" w:hAnsiTheme="minorEastAsia" w:cs="宋体"/>
          <w:sz w:val="24"/>
        </w:rPr>
        <w:t>调用</w:t>
      </w:r>
      <w:r w:rsidRPr="00D40FC4">
        <w:rPr>
          <w:rFonts w:asciiTheme="minorEastAsia" w:eastAsiaTheme="minorEastAsia" w:hAnsiTheme="minorEastAsia" w:cs="宋体" w:hint="eastAsia"/>
          <w:sz w:val="24"/>
        </w:rPr>
        <w:t>失败</w:t>
      </w:r>
      <w:r w:rsidRPr="00D40FC4">
        <w:rPr>
          <w:rFonts w:asciiTheme="minorEastAsia" w:eastAsiaTheme="minorEastAsia" w:hAnsiTheme="minorEastAsia" w:cs="宋体"/>
          <w:sz w:val="24"/>
        </w:rPr>
        <w:t>后，服务框架需要能够在底层自动</w:t>
      </w:r>
      <w:r w:rsidRPr="00D40FC4">
        <w:rPr>
          <w:rFonts w:asciiTheme="minorEastAsia" w:eastAsiaTheme="minorEastAsia" w:hAnsiTheme="minorEastAsia" w:cs="宋体" w:hint="eastAsia"/>
          <w:sz w:val="24"/>
        </w:rPr>
        <w:t>容错</w:t>
      </w:r>
      <w:r w:rsidRPr="00D40FC4">
        <w:rPr>
          <w:rFonts w:asciiTheme="minorEastAsia" w:eastAsiaTheme="minorEastAsia" w:hAnsiTheme="minorEastAsia" w:cs="宋体"/>
          <w:sz w:val="24"/>
        </w:rPr>
        <w:t>，</w:t>
      </w:r>
      <w:r w:rsidR="00162AE8">
        <w:rPr>
          <w:rFonts w:asciiTheme="minorEastAsia" w:eastAsiaTheme="minorEastAsia" w:hAnsiTheme="minorEastAsia" w:cs="宋体" w:hint="eastAsia"/>
          <w:sz w:val="24"/>
        </w:rPr>
        <w:t>上层</w:t>
      </w:r>
      <w:r w:rsidR="00162AE8">
        <w:rPr>
          <w:rFonts w:asciiTheme="minorEastAsia" w:eastAsiaTheme="minorEastAsia" w:hAnsiTheme="minorEastAsia" w:cs="宋体"/>
          <w:sz w:val="24"/>
        </w:rPr>
        <w:t>应用对下层错误</w:t>
      </w:r>
      <w:r w:rsidR="00162AE8">
        <w:rPr>
          <w:rFonts w:asciiTheme="minorEastAsia" w:eastAsiaTheme="minorEastAsia" w:hAnsiTheme="minorEastAsia" w:cs="宋体" w:hint="eastAsia"/>
          <w:sz w:val="24"/>
        </w:rPr>
        <w:t>是</w:t>
      </w:r>
      <w:r w:rsidR="00162AE8">
        <w:rPr>
          <w:rFonts w:asciiTheme="minorEastAsia" w:eastAsiaTheme="minorEastAsia" w:hAnsiTheme="minorEastAsia" w:cs="宋体"/>
          <w:sz w:val="24"/>
        </w:rPr>
        <w:t>无感知的，这样</w:t>
      </w:r>
      <w:r w:rsidR="004E6295">
        <w:rPr>
          <w:rFonts w:asciiTheme="minorEastAsia" w:eastAsiaTheme="minorEastAsia" w:hAnsiTheme="minorEastAsia" w:cs="宋体" w:hint="eastAsia"/>
          <w:sz w:val="24"/>
        </w:rPr>
        <w:t>就</w:t>
      </w:r>
      <w:r w:rsidR="00162AE8">
        <w:rPr>
          <w:rFonts w:asciiTheme="minorEastAsia" w:eastAsiaTheme="minorEastAsia" w:hAnsiTheme="minorEastAsia" w:cs="宋体"/>
          <w:sz w:val="24"/>
        </w:rPr>
        <w:t>提高了框架的可用性。</w:t>
      </w:r>
      <w:r w:rsidRPr="00D40FC4">
        <w:rPr>
          <w:rFonts w:asciiTheme="minorEastAsia" w:eastAsiaTheme="minorEastAsia" w:hAnsiTheme="minorEastAsia" w:cs="宋体"/>
          <w:sz w:val="24"/>
        </w:rPr>
        <w:t>容错策略很多</w:t>
      </w:r>
      <w:r w:rsidRPr="00D40FC4">
        <w:rPr>
          <w:rFonts w:asciiTheme="minorEastAsia" w:eastAsiaTheme="minorEastAsia" w:hAnsiTheme="minorEastAsia" w:cs="宋体" w:hint="eastAsia"/>
          <w:sz w:val="24"/>
        </w:rPr>
        <w:t>，</w:t>
      </w:r>
      <w:r w:rsidRPr="00D40FC4">
        <w:rPr>
          <w:rFonts w:asciiTheme="minorEastAsia" w:eastAsiaTheme="minorEastAsia" w:hAnsiTheme="minorEastAsia" w:cs="宋体"/>
          <w:sz w:val="24"/>
        </w:rPr>
        <w:t>分别适用于不同场景。</w:t>
      </w:r>
    </w:p>
    <w:p w14:paraId="3C888A9A" w14:textId="77777777" w:rsidR="00065A3A" w:rsidRDefault="00C41667">
      <w:pPr>
        <w:rPr>
          <w:rFonts w:asciiTheme="minorEastAsia" w:eastAsiaTheme="minorEastAsia" w:hAnsiTheme="minorEastAsia"/>
          <w:b/>
          <w:sz w:val="24"/>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容错</w:t>
      </w:r>
      <w:r>
        <w:rPr>
          <w:rFonts w:ascii="黑体" w:eastAsia="黑体" w:hAnsi="黑体" w:cs="宋体"/>
          <w:sz w:val="28"/>
          <w:szCs w:val="28"/>
        </w:rPr>
        <w:t>策略</w:t>
      </w:r>
    </w:p>
    <w:p w14:paraId="5D3A04FE" w14:textId="77777777" w:rsidR="00065A3A" w:rsidRDefault="00C41667">
      <w:pPr>
        <w:rPr>
          <w:rFonts w:asciiTheme="minorEastAsia" w:eastAsiaTheme="minorEastAsia" w:hAnsiTheme="minorEastAsia" w:cs="宋体"/>
          <w:sz w:val="24"/>
        </w:rPr>
      </w:pPr>
      <w:r>
        <w:rPr>
          <w:rFonts w:asciiTheme="minorEastAsia" w:eastAsiaTheme="minorEastAsia" w:hAnsiTheme="minorEastAsia" w:hint="eastAsia"/>
          <w:b/>
          <w:sz w:val="24"/>
        </w:rPr>
        <w:t xml:space="preserve">1. </w:t>
      </w: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 xml:space="preserve"> over</w:t>
      </w:r>
    </w:p>
    <w:p w14:paraId="15DE7651" w14:textId="77777777" w:rsidR="00065A3A" w:rsidRDefault="00C41667">
      <w:pPr>
        <w:ind w:firstLine="420"/>
        <w:rPr>
          <w:rFonts w:asciiTheme="minorEastAsia" w:eastAsiaTheme="minorEastAsia" w:hAnsiTheme="minorEastAsia"/>
          <w:sz w:val="24"/>
        </w:rPr>
      </w:pP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 xml:space="preserve"> over</w:t>
      </w:r>
      <w:r>
        <w:rPr>
          <w:rFonts w:asciiTheme="minorEastAsia" w:eastAsiaTheme="minorEastAsia" w:hAnsiTheme="minorEastAsia" w:cs="宋体" w:hint="eastAsia"/>
          <w:sz w:val="24"/>
        </w:rPr>
        <w:t>是指</w:t>
      </w:r>
      <w:r>
        <w:rPr>
          <w:rFonts w:asciiTheme="minorEastAsia" w:eastAsiaTheme="minorEastAsia" w:hAnsiTheme="minorEastAsia" w:cs="宋体"/>
          <w:sz w:val="24"/>
        </w:rPr>
        <w:t>当发生</w:t>
      </w:r>
      <w:r>
        <w:rPr>
          <w:rFonts w:asciiTheme="minorEastAsia" w:eastAsiaTheme="minorEastAsia" w:hAnsiTheme="minorEastAsia" w:cs="宋体" w:hint="eastAsia"/>
          <w:sz w:val="24"/>
        </w:rPr>
        <w:t>远程</w:t>
      </w:r>
      <w:r>
        <w:rPr>
          <w:rFonts w:asciiTheme="minorEastAsia" w:eastAsiaTheme="minorEastAsia" w:hAnsiTheme="minorEastAsia" w:cs="宋体"/>
          <w:sz w:val="24"/>
        </w:rPr>
        <w:t>调用异常</w:t>
      </w:r>
      <w:r>
        <w:rPr>
          <w:rFonts w:asciiTheme="minorEastAsia" w:eastAsiaTheme="minorEastAsia" w:hAnsiTheme="minorEastAsia" w:cs="宋体" w:hint="eastAsia"/>
          <w:sz w:val="24"/>
        </w:rPr>
        <w:t>时</w:t>
      </w:r>
      <w:r>
        <w:rPr>
          <w:rFonts w:asciiTheme="minorEastAsia" w:eastAsiaTheme="minorEastAsia" w:hAnsiTheme="minorEastAsia" w:cs="宋体"/>
          <w:sz w:val="24"/>
        </w:rPr>
        <w:t>，</w:t>
      </w:r>
      <w:r>
        <w:rPr>
          <w:rFonts w:asciiTheme="minorEastAsia" w:eastAsiaTheme="minorEastAsia" w:hAnsiTheme="minorEastAsia" w:cs="宋体" w:hint="eastAsia"/>
          <w:sz w:val="24"/>
        </w:rPr>
        <w:t>重新选择</w:t>
      </w:r>
      <w:r>
        <w:rPr>
          <w:rFonts w:asciiTheme="minorEastAsia" w:eastAsiaTheme="minorEastAsia" w:hAnsiTheme="minorEastAsia" w:cs="宋体"/>
          <w:sz w:val="24"/>
        </w:rPr>
        <w:t>查找路由</w:t>
      </w:r>
      <w:r>
        <w:rPr>
          <w:rFonts w:asciiTheme="minorEastAsia" w:eastAsiaTheme="minorEastAsia" w:hAnsiTheme="minorEastAsia" w:cs="宋体" w:hint="eastAsia"/>
          <w:sz w:val="24"/>
        </w:rPr>
        <w:t>到下</w:t>
      </w:r>
      <w:r>
        <w:rPr>
          <w:rFonts w:asciiTheme="minorEastAsia" w:eastAsiaTheme="minorEastAsia" w:hAnsiTheme="minorEastAsia" w:cs="宋体"/>
          <w:sz w:val="24"/>
        </w:rPr>
        <w:t>一个可用的</w:t>
      </w:r>
      <w:r>
        <w:rPr>
          <w:rFonts w:asciiTheme="minorEastAsia" w:eastAsiaTheme="minorEastAsia" w:hAnsiTheme="minorEastAsia" w:cs="宋体" w:hint="eastAsia"/>
          <w:sz w:val="24"/>
        </w:rPr>
        <w:t>节点</w:t>
      </w:r>
      <w:r>
        <w:rPr>
          <w:rFonts w:asciiTheme="minorEastAsia" w:eastAsiaTheme="minorEastAsia" w:hAnsiTheme="minorEastAsia" w:cs="宋体"/>
          <w:sz w:val="24"/>
        </w:rPr>
        <w:t>。</w:t>
      </w:r>
    </w:p>
    <w:p w14:paraId="126DC67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 xml:space="preserve"> over</w:t>
      </w:r>
      <w:r>
        <w:rPr>
          <w:rFonts w:asciiTheme="minorEastAsia" w:eastAsiaTheme="minorEastAsia" w:hAnsiTheme="minorEastAsia" w:cs="宋体" w:hint="eastAsia"/>
          <w:sz w:val="24"/>
        </w:rPr>
        <w:t>策略的设计</w:t>
      </w:r>
      <w:r>
        <w:rPr>
          <w:rFonts w:asciiTheme="minorEastAsia" w:eastAsiaTheme="minorEastAsia" w:hAnsiTheme="minorEastAsia" w:cs="宋体"/>
          <w:sz w:val="24"/>
        </w:rPr>
        <w:t>思路</w:t>
      </w:r>
      <w:r>
        <w:rPr>
          <w:rFonts w:asciiTheme="minorEastAsia" w:eastAsiaTheme="minorEastAsia" w:hAnsiTheme="minorEastAsia" w:cs="宋体" w:hint="eastAsia"/>
          <w:sz w:val="24"/>
        </w:rPr>
        <w:t>如下</w:t>
      </w:r>
      <w:r>
        <w:rPr>
          <w:rFonts w:asciiTheme="minorEastAsia" w:eastAsiaTheme="minorEastAsia" w:hAnsiTheme="minorEastAsia" w:cs="宋体"/>
          <w:sz w:val="24"/>
        </w:rPr>
        <w:t>:</w:t>
      </w:r>
      <w:r>
        <w:rPr>
          <w:rFonts w:asciiTheme="minorEastAsia" w:eastAsiaTheme="minorEastAsia" w:hAnsiTheme="minorEastAsia" w:cs="宋体" w:hint="eastAsia"/>
          <w:sz w:val="24"/>
        </w:rPr>
        <w:t>消费</w:t>
      </w:r>
      <w:r>
        <w:rPr>
          <w:rFonts w:asciiTheme="minorEastAsia" w:eastAsiaTheme="minorEastAsia" w:hAnsiTheme="minorEastAsia" w:cs="宋体"/>
          <w:sz w:val="24"/>
        </w:rPr>
        <w:t>者</w:t>
      </w:r>
      <w:r>
        <w:rPr>
          <w:rFonts w:asciiTheme="minorEastAsia" w:eastAsiaTheme="minorEastAsia" w:hAnsiTheme="minorEastAsia" w:cs="宋体" w:hint="eastAsia"/>
          <w:sz w:val="24"/>
        </w:rPr>
        <w:t>路由</w:t>
      </w:r>
      <w:r>
        <w:rPr>
          <w:rFonts w:asciiTheme="minorEastAsia" w:eastAsiaTheme="minorEastAsia" w:hAnsiTheme="minorEastAsia" w:cs="宋体"/>
          <w:sz w:val="24"/>
        </w:rPr>
        <w:t>操作完成后，</w:t>
      </w:r>
      <w:r>
        <w:rPr>
          <w:rFonts w:asciiTheme="minorEastAsia" w:eastAsiaTheme="minorEastAsia" w:hAnsiTheme="minorEastAsia" w:cs="宋体" w:hint="eastAsia"/>
          <w:sz w:val="24"/>
        </w:rPr>
        <w:t xml:space="preserve"> 获得</w:t>
      </w:r>
      <w:r>
        <w:rPr>
          <w:rFonts w:asciiTheme="minorEastAsia" w:eastAsiaTheme="minorEastAsia" w:hAnsiTheme="minorEastAsia" w:cs="宋体"/>
          <w:sz w:val="24"/>
        </w:rPr>
        <w:t>目标地址，调用通信框架的消息发送接口发送请求，</w:t>
      </w:r>
      <w:r>
        <w:rPr>
          <w:rFonts w:asciiTheme="minorEastAsia" w:eastAsiaTheme="minorEastAsia" w:hAnsiTheme="minorEastAsia" w:cs="宋体" w:hint="eastAsia"/>
          <w:sz w:val="24"/>
        </w:rPr>
        <w:t>监听服务</w:t>
      </w:r>
      <w:r>
        <w:rPr>
          <w:rFonts w:asciiTheme="minorEastAsia" w:eastAsiaTheme="minorEastAsia" w:hAnsiTheme="minorEastAsia" w:cs="宋体"/>
          <w:sz w:val="24"/>
        </w:rPr>
        <w:t>端应答</w:t>
      </w:r>
      <w:r>
        <w:rPr>
          <w:rFonts w:asciiTheme="minorEastAsia" w:eastAsiaTheme="minorEastAsia" w:hAnsiTheme="minorEastAsia" w:cs="宋体" w:hint="eastAsia"/>
          <w:sz w:val="24"/>
        </w:rPr>
        <w:t>。 如果</w:t>
      </w:r>
      <w:r>
        <w:rPr>
          <w:rFonts w:asciiTheme="minorEastAsia" w:eastAsiaTheme="minorEastAsia" w:hAnsiTheme="minorEastAsia" w:cs="宋体"/>
          <w:sz w:val="24"/>
        </w:rPr>
        <w:t>返回的</w:t>
      </w:r>
      <w:r>
        <w:rPr>
          <w:rFonts w:asciiTheme="minorEastAsia" w:eastAsiaTheme="minorEastAsia" w:hAnsiTheme="minorEastAsia" w:cs="宋体" w:hint="eastAsia"/>
          <w:sz w:val="24"/>
        </w:rPr>
        <w:t>结果</w:t>
      </w:r>
      <w:r>
        <w:rPr>
          <w:rFonts w:asciiTheme="minorEastAsia" w:eastAsiaTheme="minorEastAsia" w:hAnsiTheme="minorEastAsia" w:cs="宋体"/>
          <w:sz w:val="24"/>
        </w:rPr>
        <w:t>是rpc调用异常（</w:t>
      </w:r>
      <w:r>
        <w:rPr>
          <w:rFonts w:asciiTheme="minorEastAsia" w:eastAsiaTheme="minorEastAsia" w:hAnsiTheme="minorEastAsia" w:cs="宋体" w:hint="eastAsia"/>
          <w:sz w:val="24"/>
        </w:rPr>
        <w:t>超时</w:t>
      </w:r>
      <w:r>
        <w:rPr>
          <w:rFonts w:asciiTheme="minorEastAsia" w:eastAsiaTheme="minorEastAsia" w:hAnsiTheme="minorEastAsia" w:cs="宋体"/>
          <w:sz w:val="24"/>
        </w:rPr>
        <w:t>，流控，解码失败等系统异常）</w:t>
      </w:r>
      <w:r>
        <w:rPr>
          <w:rFonts w:asciiTheme="minorEastAsia" w:eastAsiaTheme="minorEastAsia" w:hAnsiTheme="minorEastAsia" w:cs="宋体" w:hint="eastAsia"/>
          <w:sz w:val="24"/>
        </w:rPr>
        <w:t>，</w:t>
      </w:r>
      <w:r>
        <w:rPr>
          <w:rFonts w:asciiTheme="minorEastAsia" w:eastAsiaTheme="minorEastAsia" w:hAnsiTheme="minorEastAsia" w:cs="宋体"/>
          <w:sz w:val="24"/>
        </w:rPr>
        <w:t>根据消费者集群容错的策略进行容错路由，如果是failover，则重新返回到路由</w:t>
      </w:r>
      <w:r>
        <w:rPr>
          <w:rFonts w:asciiTheme="minorEastAsia" w:eastAsiaTheme="minorEastAsia" w:hAnsiTheme="minorEastAsia" w:cs="宋体" w:hint="eastAsia"/>
          <w:sz w:val="24"/>
        </w:rPr>
        <w:t>handler</w:t>
      </w:r>
      <w:r>
        <w:rPr>
          <w:rFonts w:asciiTheme="minorEastAsia" w:eastAsiaTheme="minorEastAsia" w:hAnsiTheme="minorEastAsia" w:cs="宋体"/>
          <w:sz w:val="24"/>
        </w:rPr>
        <w:t>的入口，从路由</w:t>
      </w:r>
      <w:r>
        <w:rPr>
          <w:rFonts w:asciiTheme="minorEastAsia" w:eastAsiaTheme="minorEastAsia" w:hAnsiTheme="minorEastAsia" w:cs="宋体" w:hint="eastAsia"/>
          <w:sz w:val="24"/>
        </w:rPr>
        <w:t>节点</w:t>
      </w:r>
      <w:r>
        <w:rPr>
          <w:rFonts w:asciiTheme="minorEastAsia" w:eastAsiaTheme="minorEastAsia" w:hAnsiTheme="minorEastAsia" w:cs="宋体"/>
          <w:sz w:val="24"/>
        </w:rPr>
        <w:t>继续执行</w:t>
      </w:r>
      <w:r>
        <w:rPr>
          <w:rFonts w:asciiTheme="minorEastAsia" w:eastAsiaTheme="minorEastAsia" w:hAnsiTheme="minorEastAsia" w:cs="宋体" w:hint="eastAsia"/>
          <w:sz w:val="24"/>
        </w:rPr>
        <w:t>。 重新</w:t>
      </w:r>
      <w:r>
        <w:rPr>
          <w:rFonts w:asciiTheme="minorEastAsia" w:eastAsiaTheme="minorEastAsia" w:hAnsiTheme="minorEastAsia" w:cs="宋体"/>
          <w:sz w:val="24"/>
        </w:rPr>
        <w:t>路由选择后，对目标地址</w:t>
      </w:r>
      <w:r>
        <w:rPr>
          <w:rFonts w:asciiTheme="minorEastAsia" w:eastAsiaTheme="minorEastAsia" w:hAnsiTheme="minorEastAsia" w:cs="宋体" w:hint="eastAsia"/>
          <w:sz w:val="24"/>
        </w:rPr>
        <w:t>进行</w:t>
      </w:r>
      <w:r>
        <w:rPr>
          <w:rFonts w:asciiTheme="minorEastAsia" w:eastAsiaTheme="minorEastAsia" w:hAnsiTheme="minorEastAsia" w:cs="宋体"/>
          <w:sz w:val="24"/>
        </w:rPr>
        <w:t>比对，</w:t>
      </w:r>
      <w:r>
        <w:rPr>
          <w:rFonts w:asciiTheme="minorEastAsia" w:eastAsiaTheme="minorEastAsia" w:hAnsiTheme="minorEastAsia" w:cs="宋体" w:hint="eastAsia"/>
          <w:sz w:val="24"/>
        </w:rPr>
        <w:t xml:space="preserve"> 防止</w:t>
      </w:r>
      <w:r>
        <w:rPr>
          <w:rFonts w:asciiTheme="minorEastAsia" w:eastAsiaTheme="minorEastAsia" w:hAnsiTheme="minorEastAsia" w:cs="宋体"/>
          <w:sz w:val="24"/>
        </w:rPr>
        <w:t>重新路由到</w:t>
      </w:r>
      <w:r>
        <w:rPr>
          <w:rFonts w:asciiTheme="minorEastAsia" w:eastAsiaTheme="minorEastAsia" w:hAnsiTheme="minorEastAsia" w:cs="宋体" w:hint="eastAsia"/>
          <w:sz w:val="24"/>
        </w:rPr>
        <w:t>故障</w:t>
      </w:r>
      <w:r>
        <w:rPr>
          <w:rFonts w:asciiTheme="minorEastAsia" w:eastAsiaTheme="minorEastAsia" w:hAnsiTheme="minorEastAsia" w:cs="宋体"/>
          <w:sz w:val="24"/>
        </w:rPr>
        <w:t>服务节点</w:t>
      </w:r>
      <w:r>
        <w:rPr>
          <w:rFonts w:asciiTheme="minorEastAsia" w:eastAsiaTheme="minorEastAsia" w:hAnsiTheme="minorEastAsia" w:cs="宋体" w:hint="eastAsia"/>
          <w:sz w:val="24"/>
        </w:rPr>
        <w:t>，过滤</w:t>
      </w:r>
      <w:r>
        <w:rPr>
          <w:rFonts w:asciiTheme="minorEastAsia" w:eastAsiaTheme="minorEastAsia" w:hAnsiTheme="minorEastAsia" w:cs="宋体"/>
          <w:sz w:val="24"/>
        </w:rPr>
        <w:t>掉上次的故障</w:t>
      </w:r>
      <w:r>
        <w:rPr>
          <w:rFonts w:asciiTheme="minorEastAsia" w:eastAsiaTheme="minorEastAsia" w:hAnsiTheme="minorEastAsia" w:cs="宋体" w:hint="eastAsia"/>
          <w:sz w:val="24"/>
        </w:rPr>
        <w:t>服务端</w:t>
      </w:r>
      <w:r>
        <w:rPr>
          <w:rFonts w:asciiTheme="minorEastAsia" w:eastAsiaTheme="minorEastAsia" w:hAnsiTheme="minorEastAsia" w:cs="宋体"/>
          <w:sz w:val="24"/>
        </w:rPr>
        <w:t>之后，调用通信框架的消息发送接口发送请求消息。</w:t>
      </w:r>
    </w:p>
    <w:p w14:paraId="18627555"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b/>
          <w:sz w:val="24"/>
        </w:rPr>
        <w:t xml:space="preserve">2. </w:t>
      </w: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 xml:space="preserve"> cache </w:t>
      </w:r>
    </w:p>
    <w:p w14:paraId="143BEBAA"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ab/>
      </w: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 xml:space="preserve"> cache</w:t>
      </w:r>
      <w:r>
        <w:rPr>
          <w:rFonts w:asciiTheme="minorEastAsia" w:eastAsiaTheme="minorEastAsia" w:hAnsiTheme="minorEastAsia" w:cs="宋体" w:hint="eastAsia"/>
          <w:sz w:val="24"/>
        </w:rPr>
        <w:t>是</w:t>
      </w:r>
      <w:r>
        <w:rPr>
          <w:rFonts w:asciiTheme="minorEastAsia" w:eastAsiaTheme="minorEastAsia" w:hAnsiTheme="minorEastAsia" w:cs="宋体"/>
          <w:sz w:val="24"/>
        </w:rPr>
        <w:t>失败自动恢复的一种</w:t>
      </w:r>
      <w:r>
        <w:rPr>
          <w:rFonts w:asciiTheme="minorEastAsia" w:eastAsiaTheme="minorEastAsia" w:hAnsiTheme="minorEastAsia" w:cs="宋体" w:hint="eastAsia"/>
          <w:sz w:val="24"/>
        </w:rPr>
        <w:t>策略。</w:t>
      </w:r>
    </w:p>
    <w:p w14:paraId="59CC8B8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对时间</w:t>
      </w:r>
      <w:r>
        <w:rPr>
          <w:rFonts w:asciiTheme="minorEastAsia" w:eastAsiaTheme="minorEastAsia" w:hAnsiTheme="minorEastAsia" w:cs="宋体"/>
          <w:sz w:val="24"/>
        </w:rPr>
        <w:t>延迟要求不</w:t>
      </w:r>
      <w:r>
        <w:rPr>
          <w:rFonts w:asciiTheme="minorEastAsia" w:eastAsiaTheme="minorEastAsia" w:hAnsiTheme="minorEastAsia" w:cs="宋体" w:hint="eastAsia"/>
          <w:sz w:val="24"/>
        </w:rPr>
        <w:t>是</w:t>
      </w:r>
      <w:r>
        <w:rPr>
          <w:rFonts w:asciiTheme="minorEastAsia" w:eastAsiaTheme="minorEastAsia" w:hAnsiTheme="minorEastAsia" w:cs="宋体"/>
          <w:sz w:val="24"/>
        </w:rPr>
        <w:t>很高的服务</w:t>
      </w:r>
      <w:r>
        <w:rPr>
          <w:rFonts w:asciiTheme="minorEastAsia" w:eastAsiaTheme="minorEastAsia" w:hAnsiTheme="minorEastAsia" w:cs="宋体" w:hint="eastAsia"/>
          <w:sz w:val="24"/>
        </w:rPr>
        <w:t>、必须</w:t>
      </w:r>
      <w:r>
        <w:rPr>
          <w:rFonts w:asciiTheme="minorEastAsia" w:eastAsiaTheme="minorEastAsia" w:hAnsiTheme="minorEastAsia" w:cs="宋体"/>
          <w:sz w:val="24"/>
        </w:rPr>
        <w:t>发送到指定的服务</w:t>
      </w:r>
      <w:r>
        <w:rPr>
          <w:rFonts w:asciiTheme="minorEastAsia" w:eastAsiaTheme="minorEastAsia" w:hAnsiTheme="minorEastAsia" w:cs="宋体" w:hint="eastAsia"/>
          <w:sz w:val="24"/>
        </w:rPr>
        <w:t>端、通知类型</w:t>
      </w:r>
      <w:r>
        <w:rPr>
          <w:rFonts w:asciiTheme="minorEastAsia" w:eastAsiaTheme="minorEastAsia" w:hAnsiTheme="minorEastAsia" w:cs="宋体"/>
          <w:sz w:val="24"/>
        </w:rPr>
        <w:t>的服务</w:t>
      </w:r>
      <w:r>
        <w:rPr>
          <w:rFonts w:asciiTheme="minorEastAsia" w:eastAsiaTheme="minorEastAsia" w:hAnsiTheme="minorEastAsia" w:cs="宋体" w:hint="eastAsia"/>
          <w:sz w:val="24"/>
        </w:rPr>
        <w:t>的这样3种</w:t>
      </w:r>
      <w:r>
        <w:rPr>
          <w:rFonts w:asciiTheme="minorEastAsia" w:eastAsiaTheme="minorEastAsia" w:hAnsiTheme="minorEastAsia" w:cs="宋体"/>
          <w:sz w:val="24"/>
        </w:rPr>
        <w:t>场景</w:t>
      </w:r>
      <w:r>
        <w:rPr>
          <w:rFonts w:asciiTheme="minorEastAsia" w:eastAsiaTheme="minorEastAsia" w:hAnsiTheme="minorEastAsia" w:cs="宋体" w:hint="eastAsia"/>
          <w:sz w:val="24"/>
        </w:rPr>
        <w:t>适合</w:t>
      </w: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 xml:space="preserve"> cache</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p>
    <w:p w14:paraId="1712CCA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服务调用失败通常是链路暂时不可用，服务流控，fullgc导致服务进程暂时夯住。当遇到以上这种情况，服务框架将消息缓存，等待周期t后，重新发送，直到服务端正常处理该消息为止。</w:t>
      </w:r>
    </w:p>
    <w:p w14:paraId="47413AF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w:t>
      </w:r>
      <w:r>
        <w:rPr>
          <w:rFonts w:asciiTheme="minorEastAsia" w:eastAsiaTheme="minorEastAsia" w:hAnsiTheme="minorEastAsia" w:cs="宋体" w:hint="eastAsia"/>
          <w:sz w:val="24"/>
        </w:rPr>
        <w:t>ailcach</w:t>
      </w:r>
      <w:r>
        <w:rPr>
          <w:rFonts w:asciiTheme="minorEastAsia" w:eastAsiaTheme="minorEastAsia" w:hAnsiTheme="minorEastAsia" w:cs="宋体"/>
          <w:sz w:val="24"/>
        </w:rPr>
        <w:t>e</w:t>
      </w:r>
      <w:r>
        <w:rPr>
          <w:rFonts w:asciiTheme="minorEastAsia" w:eastAsiaTheme="minorEastAsia" w:hAnsiTheme="minorEastAsia" w:cs="宋体" w:hint="eastAsia"/>
          <w:sz w:val="24"/>
        </w:rPr>
        <w:t>中缓存对象要限制上限来防止内存溢出。</w:t>
      </w:r>
      <w:r>
        <w:rPr>
          <w:rFonts w:asciiTheme="minorEastAsia" w:eastAsiaTheme="minorEastAsia" w:hAnsiTheme="minorEastAsia" w:cs="宋体"/>
          <w:sz w:val="24"/>
        </w:rPr>
        <w:t>F</w:t>
      </w:r>
      <w:r>
        <w:rPr>
          <w:rFonts w:asciiTheme="minorEastAsia" w:eastAsiaTheme="minorEastAsia" w:hAnsiTheme="minorEastAsia" w:cs="宋体" w:hint="eastAsia"/>
          <w:sz w:val="24"/>
        </w:rPr>
        <w:t>ailcache中要限制定时重试的周期t，重试的最大次数等，并支持用户指定。重试达到最大上限任失败，需要丢弃消息，记录异常日志。</w:t>
      </w:r>
    </w:p>
    <w:p w14:paraId="2C8006F3" w14:textId="77777777" w:rsidR="00065A3A" w:rsidRDefault="00C41667">
      <w:pPr>
        <w:rPr>
          <w:rFonts w:asciiTheme="minorEastAsia" w:eastAsiaTheme="minorEastAsia" w:hAnsiTheme="minorEastAsia"/>
          <w:b/>
          <w:sz w:val="24"/>
        </w:rPr>
      </w:pPr>
      <w:r>
        <w:rPr>
          <w:rFonts w:asciiTheme="minorEastAsia" w:eastAsiaTheme="minorEastAsia" w:hAnsiTheme="minorEastAsia"/>
          <w:b/>
          <w:sz w:val="24"/>
        </w:rPr>
        <w:t xml:space="preserve">3. </w:t>
      </w:r>
      <w:r>
        <w:rPr>
          <w:rFonts w:asciiTheme="minorEastAsia" w:eastAsiaTheme="minorEastAsia" w:hAnsiTheme="minorEastAsia" w:cs="宋体"/>
          <w:sz w:val="24"/>
        </w:rPr>
        <w:t>Fail fast</w:t>
      </w:r>
    </w:p>
    <w:p w14:paraId="46975D5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快速</w:t>
      </w:r>
      <w:r>
        <w:rPr>
          <w:rFonts w:asciiTheme="minorEastAsia" w:eastAsiaTheme="minorEastAsia" w:hAnsiTheme="minorEastAsia" w:cs="宋体"/>
          <w:sz w:val="24"/>
        </w:rPr>
        <w:t>失败</w:t>
      </w:r>
      <w:r>
        <w:rPr>
          <w:rFonts w:asciiTheme="minorEastAsia" w:eastAsiaTheme="minorEastAsia" w:hAnsiTheme="minorEastAsia" w:cs="宋体" w:hint="eastAsia"/>
          <w:sz w:val="24"/>
        </w:rPr>
        <w:t>是指</w:t>
      </w:r>
      <w:r>
        <w:rPr>
          <w:rFonts w:asciiTheme="minorEastAsia" w:eastAsiaTheme="minorEastAsia" w:hAnsiTheme="minorEastAsia" w:cs="宋体"/>
          <w:sz w:val="24"/>
        </w:rPr>
        <w:t>业务高峰期</w:t>
      </w:r>
      <w:r>
        <w:rPr>
          <w:rFonts w:asciiTheme="minorEastAsia" w:eastAsiaTheme="minorEastAsia" w:hAnsiTheme="minorEastAsia" w:cs="宋体" w:hint="eastAsia"/>
          <w:sz w:val="24"/>
        </w:rPr>
        <w:t>如</w:t>
      </w:r>
      <w:r>
        <w:rPr>
          <w:rFonts w:asciiTheme="minorEastAsia" w:eastAsiaTheme="minorEastAsia" w:hAnsiTheme="minorEastAsia" w:cs="宋体"/>
          <w:sz w:val="24"/>
        </w:rPr>
        <w:t>大促</w:t>
      </w:r>
      <w:r>
        <w:rPr>
          <w:rFonts w:asciiTheme="minorEastAsia" w:eastAsiaTheme="minorEastAsia" w:hAnsiTheme="minorEastAsia" w:cs="宋体" w:hint="eastAsia"/>
          <w:sz w:val="24"/>
        </w:rPr>
        <w:t>，对</w:t>
      </w:r>
      <w:r>
        <w:rPr>
          <w:rFonts w:asciiTheme="minorEastAsia" w:eastAsiaTheme="minorEastAsia" w:hAnsiTheme="minorEastAsia" w:cs="宋体"/>
          <w:sz w:val="24"/>
        </w:rPr>
        <w:t>于非核心的服务，只</w:t>
      </w:r>
      <w:r>
        <w:rPr>
          <w:rFonts w:asciiTheme="minorEastAsia" w:eastAsiaTheme="minorEastAsia" w:hAnsiTheme="minorEastAsia" w:cs="宋体" w:hint="eastAsia"/>
          <w:sz w:val="24"/>
        </w:rPr>
        <w:t>想</w:t>
      </w:r>
      <w:r>
        <w:rPr>
          <w:rFonts w:asciiTheme="minorEastAsia" w:eastAsiaTheme="minorEastAsia" w:hAnsiTheme="minorEastAsia" w:cs="宋体"/>
          <w:sz w:val="24"/>
        </w:rPr>
        <w:t>调用一次，失败</w:t>
      </w:r>
      <w:r>
        <w:rPr>
          <w:rFonts w:asciiTheme="minorEastAsia" w:eastAsiaTheme="minorEastAsia" w:hAnsiTheme="minorEastAsia" w:cs="宋体" w:hint="eastAsia"/>
          <w:sz w:val="24"/>
        </w:rPr>
        <w:t>后</w:t>
      </w:r>
      <w:r>
        <w:rPr>
          <w:rFonts w:asciiTheme="minorEastAsia" w:eastAsiaTheme="minorEastAsia" w:hAnsiTheme="minorEastAsia" w:cs="宋体"/>
          <w:sz w:val="24"/>
        </w:rPr>
        <w:t>不再</w:t>
      </w:r>
      <w:r>
        <w:rPr>
          <w:rFonts w:asciiTheme="minorEastAsia" w:eastAsiaTheme="minorEastAsia" w:hAnsiTheme="minorEastAsia" w:cs="宋体" w:hint="eastAsia"/>
          <w:sz w:val="24"/>
        </w:rPr>
        <w:t>次</w:t>
      </w:r>
      <w:r>
        <w:rPr>
          <w:rFonts w:asciiTheme="minorEastAsia" w:eastAsiaTheme="minorEastAsia" w:hAnsiTheme="minorEastAsia" w:cs="宋体"/>
          <w:sz w:val="24"/>
        </w:rPr>
        <w:t>调用，为核心服务节约</w:t>
      </w:r>
      <w:r>
        <w:rPr>
          <w:rFonts w:asciiTheme="minorEastAsia" w:eastAsiaTheme="minorEastAsia" w:hAnsiTheme="minorEastAsia" w:cs="宋体" w:hint="eastAsia"/>
          <w:sz w:val="24"/>
        </w:rPr>
        <w:t>了</w:t>
      </w:r>
      <w:r>
        <w:rPr>
          <w:rFonts w:asciiTheme="minorEastAsia" w:eastAsiaTheme="minorEastAsia" w:hAnsiTheme="minorEastAsia" w:cs="宋体"/>
          <w:sz w:val="24"/>
        </w:rPr>
        <w:t>宝贵的资源</w:t>
      </w:r>
      <w:r>
        <w:rPr>
          <w:rFonts w:asciiTheme="minorEastAsia" w:eastAsiaTheme="minorEastAsia" w:hAnsiTheme="minorEastAsia" w:cs="宋体" w:hint="eastAsia"/>
          <w:sz w:val="24"/>
        </w:rPr>
        <w:t xml:space="preserve">。 </w:t>
      </w:r>
    </w:p>
    <w:p w14:paraId="37E57E65"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cs="宋体" w:hint="eastAsia"/>
          <w:sz w:val="24"/>
        </w:rPr>
        <w:t>快速</w:t>
      </w:r>
      <w:r>
        <w:rPr>
          <w:rFonts w:asciiTheme="minorEastAsia" w:eastAsiaTheme="minorEastAsia" w:hAnsiTheme="minorEastAsia" w:cs="宋体"/>
          <w:sz w:val="24"/>
        </w:rPr>
        <w:t>失败的设计</w:t>
      </w:r>
      <w:r>
        <w:rPr>
          <w:rFonts w:asciiTheme="minorEastAsia" w:eastAsiaTheme="minorEastAsia" w:hAnsiTheme="minorEastAsia" w:cs="宋体" w:hint="eastAsia"/>
          <w:sz w:val="24"/>
        </w:rPr>
        <w:t>很</w:t>
      </w:r>
      <w:r>
        <w:rPr>
          <w:rFonts w:asciiTheme="minorEastAsia" w:eastAsiaTheme="minorEastAsia" w:hAnsiTheme="minorEastAsia" w:cs="宋体"/>
          <w:sz w:val="24"/>
        </w:rPr>
        <w:t>简单，</w:t>
      </w:r>
      <w:r>
        <w:rPr>
          <w:rFonts w:asciiTheme="minorEastAsia" w:eastAsiaTheme="minorEastAsia" w:hAnsiTheme="minorEastAsia" w:cs="宋体" w:hint="eastAsia"/>
          <w:sz w:val="24"/>
        </w:rPr>
        <w:t>拿</w:t>
      </w:r>
      <w:r>
        <w:rPr>
          <w:rFonts w:asciiTheme="minorEastAsia" w:eastAsiaTheme="minorEastAsia" w:hAnsiTheme="minorEastAsia" w:cs="宋体"/>
          <w:sz w:val="24"/>
        </w:rPr>
        <w:t>到调用异常</w:t>
      </w:r>
      <w:r>
        <w:rPr>
          <w:rFonts w:asciiTheme="minorEastAsia" w:eastAsiaTheme="minorEastAsia" w:hAnsiTheme="minorEastAsia" w:cs="宋体" w:hint="eastAsia"/>
          <w:sz w:val="24"/>
        </w:rPr>
        <w:t>后</w:t>
      </w:r>
      <w:r>
        <w:rPr>
          <w:rFonts w:asciiTheme="minorEastAsia" w:eastAsiaTheme="minorEastAsia" w:hAnsiTheme="minorEastAsia" w:cs="宋体"/>
          <w:sz w:val="24"/>
        </w:rPr>
        <w:t>，忽略异常，</w:t>
      </w:r>
      <w:r>
        <w:rPr>
          <w:rFonts w:asciiTheme="minorEastAsia" w:eastAsiaTheme="minorEastAsia" w:hAnsiTheme="minorEastAsia" w:cs="宋体" w:hint="eastAsia"/>
          <w:sz w:val="24"/>
        </w:rPr>
        <w:t>只</w:t>
      </w:r>
      <w:r>
        <w:rPr>
          <w:rFonts w:asciiTheme="minorEastAsia" w:eastAsiaTheme="minorEastAsia" w:hAnsiTheme="minorEastAsia" w:cs="宋体"/>
          <w:sz w:val="24"/>
        </w:rPr>
        <w:t>记录异常日志。</w:t>
      </w:r>
      <w:r>
        <w:rPr>
          <w:rFonts w:asciiTheme="minorEastAsia" w:eastAsiaTheme="minorEastAsia" w:hAnsiTheme="minorEastAsia" w:hint="eastAsia"/>
          <w:sz w:val="24"/>
        </w:rPr>
        <w:t xml:space="preserve"> </w:t>
      </w:r>
    </w:p>
    <w:p w14:paraId="7A2EB8B6" w14:textId="77777777" w:rsidR="00065A3A" w:rsidRDefault="00C41667">
      <w:pPr>
        <w:pStyle w:val="3"/>
        <w:spacing w:beforeLines="100" w:before="312" w:afterLines="100" w:after="312" w:line="415" w:lineRule="auto"/>
        <w:jc w:val="left"/>
        <w:rPr>
          <w:rFonts w:ascii="黑体" w:eastAsia="黑体" w:hAnsi="黑体"/>
          <w:b w:val="0"/>
        </w:rPr>
      </w:pPr>
      <w:bookmarkStart w:id="126" w:name="_Toc481258155"/>
      <w:bookmarkStart w:id="127" w:name="_Toc483557629"/>
      <w:bookmarkStart w:id="128" w:name="_Toc482175917"/>
      <w:r>
        <w:rPr>
          <w:rFonts w:ascii="黑体" w:eastAsia="黑体" w:hAnsi="黑体" w:hint="eastAsia"/>
          <w:b w:val="0"/>
        </w:rPr>
        <w:lastRenderedPageBreak/>
        <w:t>5.</w:t>
      </w:r>
      <w:r>
        <w:rPr>
          <w:rFonts w:ascii="黑体" w:eastAsia="黑体" w:hAnsi="黑体"/>
          <w:b w:val="0"/>
        </w:rPr>
        <w:t>2</w:t>
      </w:r>
      <w:r>
        <w:rPr>
          <w:rFonts w:ascii="黑体" w:eastAsia="黑体" w:hAnsi="黑体" w:hint="eastAsia"/>
          <w:b w:val="0"/>
        </w:rPr>
        <w:t xml:space="preserve"> 服务</w:t>
      </w:r>
      <w:r>
        <w:rPr>
          <w:rFonts w:ascii="黑体" w:eastAsia="黑体" w:hAnsi="黑体"/>
          <w:b w:val="0"/>
        </w:rPr>
        <w:t>降级</w:t>
      </w:r>
      <w:bookmarkEnd w:id="126"/>
      <w:bookmarkEnd w:id="127"/>
      <w:bookmarkEnd w:id="128"/>
    </w:p>
    <w:p w14:paraId="6D711E04" w14:textId="1D41778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访问量</w:t>
      </w:r>
      <w:r>
        <w:rPr>
          <w:rFonts w:asciiTheme="minorEastAsia" w:eastAsiaTheme="minorEastAsia" w:hAnsiTheme="minorEastAsia" w:cs="宋体" w:hint="eastAsia"/>
          <w:sz w:val="24"/>
        </w:rPr>
        <w:t>激</w:t>
      </w:r>
      <w:r>
        <w:rPr>
          <w:rFonts w:asciiTheme="minorEastAsia" w:eastAsiaTheme="minorEastAsia" w:hAnsiTheme="minorEastAsia" w:cs="宋体"/>
          <w:sz w:val="24"/>
        </w:rPr>
        <w:t>增，非核心服务影响到</w:t>
      </w:r>
      <w:r>
        <w:rPr>
          <w:rFonts w:asciiTheme="minorEastAsia" w:eastAsiaTheme="minorEastAsia" w:hAnsiTheme="minorEastAsia" w:cs="宋体" w:hint="eastAsia"/>
          <w:sz w:val="24"/>
        </w:rPr>
        <w:t>核心</w:t>
      </w:r>
      <w:r>
        <w:rPr>
          <w:rFonts w:asciiTheme="minorEastAsia" w:eastAsiaTheme="minorEastAsia" w:hAnsiTheme="minorEastAsia" w:cs="宋体"/>
          <w:sz w:val="24"/>
        </w:rPr>
        <w:t>流程的性能</w:t>
      </w:r>
      <w:r>
        <w:rPr>
          <w:rFonts w:asciiTheme="minorEastAsia" w:eastAsiaTheme="minorEastAsia" w:hAnsiTheme="minorEastAsia" w:cs="宋体" w:hint="eastAsia"/>
          <w:sz w:val="24"/>
        </w:rPr>
        <w:t>或</w:t>
      </w:r>
      <w:r>
        <w:rPr>
          <w:rFonts w:asciiTheme="minorEastAsia" w:eastAsiaTheme="minorEastAsia" w:hAnsiTheme="minorEastAsia" w:cs="宋体"/>
          <w:sz w:val="24"/>
        </w:rPr>
        <w:t>服务出现</w:t>
      </w:r>
      <w:r>
        <w:rPr>
          <w:rFonts w:asciiTheme="minorEastAsia" w:eastAsiaTheme="minorEastAsia" w:hAnsiTheme="minorEastAsia" w:cs="宋体" w:hint="eastAsia"/>
          <w:sz w:val="24"/>
        </w:rPr>
        <w:t>大量</w:t>
      </w:r>
      <w:r>
        <w:rPr>
          <w:rFonts w:asciiTheme="minorEastAsia" w:eastAsiaTheme="minorEastAsia" w:hAnsiTheme="minorEastAsia" w:cs="宋体"/>
          <w:sz w:val="24"/>
        </w:rPr>
        <w:t>问题</w:t>
      </w:r>
      <w:r>
        <w:rPr>
          <w:rFonts w:asciiTheme="minorEastAsia" w:eastAsiaTheme="minorEastAsia" w:hAnsiTheme="minorEastAsia" w:cs="宋体" w:hint="eastAsia"/>
          <w:sz w:val="24"/>
        </w:rPr>
        <w:t>时</w:t>
      </w:r>
      <w:r>
        <w:rPr>
          <w:rFonts w:asciiTheme="minorEastAsia" w:eastAsiaTheme="minorEastAsia" w:hAnsiTheme="minorEastAsia" w:cs="宋体"/>
          <w:sz w:val="24"/>
        </w:rPr>
        <w:t>，</w:t>
      </w:r>
      <w:r w:rsidR="005866F3">
        <w:rPr>
          <w:rFonts w:asciiTheme="minorEastAsia" w:eastAsiaTheme="minorEastAsia" w:hAnsiTheme="minorEastAsia" w:cs="宋体" w:hint="eastAsia"/>
          <w:sz w:val="24"/>
        </w:rPr>
        <w:t>仍</w:t>
      </w:r>
      <w:r>
        <w:rPr>
          <w:rFonts w:asciiTheme="minorEastAsia" w:eastAsiaTheme="minorEastAsia" w:hAnsiTheme="minorEastAsia" w:cs="宋体"/>
          <w:sz w:val="24"/>
        </w:rPr>
        <w:t>然需要保证服务还是可用的，</w:t>
      </w:r>
      <w:r>
        <w:rPr>
          <w:rFonts w:asciiTheme="minorEastAsia" w:eastAsiaTheme="minorEastAsia" w:hAnsiTheme="minorEastAsia" w:cs="宋体" w:hint="eastAsia"/>
          <w:sz w:val="24"/>
        </w:rPr>
        <w:t>即使</w:t>
      </w:r>
      <w:r>
        <w:rPr>
          <w:rFonts w:asciiTheme="minorEastAsia" w:eastAsiaTheme="minorEastAsia" w:hAnsiTheme="minorEastAsia" w:cs="宋体"/>
          <w:sz w:val="24"/>
        </w:rPr>
        <w:t>是有损</w:t>
      </w:r>
      <w:r>
        <w:rPr>
          <w:rFonts w:asciiTheme="minorEastAsia" w:eastAsiaTheme="minorEastAsia" w:hAnsiTheme="minorEastAsia" w:cs="宋体" w:hint="eastAsia"/>
          <w:sz w:val="24"/>
        </w:rPr>
        <w:t>服务</w:t>
      </w:r>
      <w:r>
        <w:rPr>
          <w:rFonts w:asciiTheme="minorEastAsia" w:eastAsiaTheme="minorEastAsia" w:hAnsiTheme="minorEastAsia" w:cs="宋体"/>
          <w:sz w:val="24"/>
        </w:rPr>
        <w:t>。</w:t>
      </w:r>
      <w:r>
        <w:rPr>
          <w:rFonts w:asciiTheme="minorEastAsia" w:eastAsiaTheme="minorEastAsia" w:hAnsiTheme="minorEastAsia" w:cs="宋体" w:hint="eastAsia"/>
          <w:sz w:val="24"/>
        </w:rPr>
        <w:t>这时</w:t>
      </w:r>
      <w:r>
        <w:rPr>
          <w:rFonts w:asciiTheme="minorEastAsia" w:eastAsiaTheme="minorEastAsia" w:hAnsiTheme="minorEastAsia" w:cs="宋体"/>
          <w:sz w:val="24"/>
        </w:rPr>
        <w:t>，可以根据一些关键</w:t>
      </w:r>
      <w:r>
        <w:rPr>
          <w:rFonts w:asciiTheme="minorEastAsia" w:eastAsiaTheme="minorEastAsia" w:hAnsiTheme="minorEastAsia" w:cs="宋体" w:hint="eastAsia"/>
          <w:sz w:val="24"/>
        </w:rPr>
        <w:t>指标</w:t>
      </w:r>
      <w:r>
        <w:rPr>
          <w:rFonts w:asciiTheme="minorEastAsia" w:eastAsiaTheme="minorEastAsia" w:hAnsiTheme="minorEastAsia" w:cs="宋体"/>
          <w:sz w:val="24"/>
        </w:rPr>
        <w:t>进行自动降级，</w:t>
      </w:r>
      <w:r>
        <w:rPr>
          <w:rFonts w:asciiTheme="minorEastAsia" w:eastAsiaTheme="minorEastAsia" w:hAnsiTheme="minorEastAsia" w:cs="宋体" w:hint="eastAsia"/>
          <w:sz w:val="24"/>
        </w:rPr>
        <w:t>或者</w:t>
      </w:r>
      <w:r>
        <w:rPr>
          <w:rFonts w:asciiTheme="minorEastAsia" w:eastAsiaTheme="minorEastAsia" w:hAnsiTheme="minorEastAsia" w:cs="宋体"/>
          <w:sz w:val="24"/>
        </w:rPr>
        <w:t>配置开关</w:t>
      </w:r>
      <w:r>
        <w:rPr>
          <w:rFonts w:asciiTheme="minorEastAsia" w:eastAsiaTheme="minorEastAsia" w:hAnsiTheme="minorEastAsia" w:cs="宋体" w:hint="eastAsia"/>
          <w:sz w:val="24"/>
        </w:rPr>
        <w:t>作</w:t>
      </w:r>
      <w:r>
        <w:rPr>
          <w:rFonts w:asciiTheme="minorEastAsia" w:eastAsiaTheme="minorEastAsia" w:hAnsiTheme="minorEastAsia" w:cs="宋体"/>
          <w:sz w:val="24"/>
        </w:rPr>
        <w:t>人工降级。</w:t>
      </w:r>
    </w:p>
    <w:p w14:paraId="2799820E"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人工</w:t>
      </w:r>
      <w:r>
        <w:rPr>
          <w:rFonts w:ascii="黑体" w:eastAsia="黑体" w:hAnsi="黑体" w:cs="宋体"/>
          <w:sz w:val="28"/>
          <w:szCs w:val="28"/>
        </w:rPr>
        <w:t>开关降级</w:t>
      </w:r>
    </w:p>
    <w:p w14:paraId="471F1DA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流量</w:t>
      </w:r>
      <w:r>
        <w:rPr>
          <w:rFonts w:asciiTheme="minorEastAsia" w:eastAsiaTheme="minorEastAsia" w:hAnsiTheme="minorEastAsia" w:cs="宋体"/>
          <w:sz w:val="24"/>
        </w:rPr>
        <w:t>高峰</w:t>
      </w:r>
      <w:r>
        <w:rPr>
          <w:rFonts w:asciiTheme="minorEastAsia" w:eastAsiaTheme="minorEastAsia" w:hAnsiTheme="minorEastAsia" w:cs="宋体" w:hint="eastAsia"/>
          <w:sz w:val="24"/>
        </w:rPr>
        <w:t>时如果</w:t>
      </w:r>
      <w:r>
        <w:rPr>
          <w:rFonts w:asciiTheme="minorEastAsia" w:eastAsiaTheme="minorEastAsia" w:hAnsiTheme="minorEastAsia" w:cs="宋体"/>
          <w:sz w:val="24"/>
        </w:rPr>
        <w:t>通过监控发现</w:t>
      </w:r>
      <w:r>
        <w:rPr>
          <w:rFonts w:asciiTheme="minorEastAsia" w:eastAsiaTheme="minorEastAsia" w:hAnsiTheme="minorEastAsia" w:cs="宋体" w:hint="eastAsia"/>
          <w:sz w:val="24"/>
        </w:rPr>
        <w:t>某</w:t>
      </w:r>
      <w:r>
        <w:rPr>
          <w:rFonts w:asciiTheme="minorEastAsia" w:eastAsiaTheme="minorEastAsia" w:hAnsiTheme="minorEastAsia" w:cs="宋体"/>
          <w:sz w:val="24"/>
        </w:rPr>
        <w:t>些服务存在问题，这时需要将这些服务</w:t>
      </w:r>
      <w:r>
        <w:rPr>
          <w:rFonts w:asciiTheme="minorEastAsia" w:eastAsiaTheme="minorEastAsia" w:hAnsiTheme="minorEastAsia" w:cs="宋体" w:hint="eastAsia"/>
          <w:sz w:val="24"/>
        </w:rPr>
        <w:t>暂时关闭</w:t>
      </w:r>
      <w:r>
        <w:rPr>
          <w:rFonts w:asciiTheme="minorEastAsia" w:eastAsiaTheme="minorEastAsia" w:hAnsiTheme="minorEastAsia" w:cs="宋体"/>
          <w:sz w:val="24"/>
        </w:rPr>
        <w:t>。</w:t>
      </w:r>
      <w:r>
        <w:rPr>
          <w:rFonts w:asciiTheme="minorEastAsia" w:eastAsiaTheme="minorEastAsia" w:hAnsiTheme="minorEastAsia" w:cs="宋体" w:hint="eastAsia"/>
          <w:sz w:val="24"/>
        </w:rPr>
        <w:t>如果服务之间存在激烈竞争，导致核心服务不稳定，可能会影响系统的用户体验。弱</w:t>
      </w:r>
      <w:r>
        <w:rPr>
          <w:rFonts w:asciiTheme="minorEastAsia" w:eastAsiaTheme="minorEastAsia" w:hAnsiTheme="minorEastAsia" w:cs="宋体"/>
          <w:sz w:val="24"/>
        </w:rPr>
        <w:t>依赖的服务在大流量下</w:t>
      </w:r>
      <w:r>
        <w:rPr>
          <w:rFonts w:asciiTheme="minorEastAsia" w:eastAsiaTheme="minorEastAsia" w:hAnsiTheme="minorEastAsia" w:cs="宋体" w:hint="eastAsia"/>
          <w:sz w:val="24"/>
        </w:rPr>
        <w:t>停止</w:t>
      </w:r>
      <w:r>
        <w:rPr>
          <w:rFonts w:asciiTheme="minorEastAsia" w:eastAsiaTheme="minorEastAsia" w:hAnsiTheme="minorEastAsia" w:cs="宋体"/>
          <w:sz w:val="24"/>
        </w:rPr>
        <w:t>调用</w:t>
      </w:r>
      <w:r>
        <w:rPr>
          <w:rFonts w:asciiTheme="minorEastAsia" w:eastAsiaTheme="minorEastAsia" w:hAnsiTheme="minorEastAsia" w:cs="宋体" w:hint="eastAsia"/>
          <w:sz w:val="24"/>
        </w:rPr>
        <w:t>.这时要对非核心服务做强制降级，直接返回空值</w:t>
      </w:r>
      <w:r>
        <w:rPr>
          <w:rFonts w:asciiTheme="minorEastAsia" w:eastAsiaTheme="minorEastAsia" w:hAnsiTheme="minorEastAsia" w:cs="宋体"/>
          <w:sz w:val="24"/>
        </w:rPr>
        <w:t>，</w:t>
      </w:r>
      <w:r>
        <w:rPr>
          <w:rFonts w:asciiTheme="minorEastAsia" w:eastAsiaTheme="minorEastAsia" w:hAnsiTheme="minorEastAsia" w:cs="宋体" w:hint="eastAsia"/>
          <w:sz w:val="24"/>
        </w:rPr>
        <w:t>不发起远程服务调用,异常或者执行特定的本地逻辑，减少自身对公共资源的消费，把资源释放出来供核心服务使用。</w:t>
      </w:r>
    </w:p>
    <w:p w14:paraId="0FC0EC2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有时发现突然调用量太大，可能需要同步</w:t>
      </w:r>
      <w:r>
        <w:rPr>
          <w:rFonts w:asciiTheme="minorEastAsia" w:eastAsiaTheme="minorEastAsia" w:hAnsiTheme="minorEastAsia" w:cs="宋体" w:hint="eastAsia"/>
          <w:sz w:val="24"/>
        </w:rPr>
        <w:t>转换</w:t>
      </w:r>
      <w:r>
        <w:rPr>
          <w:rFonts w:asciiTheme="minorEastAsia" w:eastAsiaTheme="minorEastAsia" w:hAnsiTheme="minorEastAsia" w:cs="宋体"/>
          <w:sz w:val="24"/>
        </w:rPr>
        <w:t>为异步</w:t>
      </w:r>
      <w:r>
        <w:rPr>
          <w:rFonts w:asciiTheme="minorEastAsia" w:eastAsiaTheme="minorEastAsia" w:hAnsiTheme="minorEastAsia" w:cs="宋体" w:hint="eastAsia"/>
          <w:sz w:val="24"/>
        </w:rPr>
        <w:t>调用，此时</w:t>
      </w:r>
      <w:r>
        <w:rPr>
          <w:rFonts w:asciiTheme="minorEastAsia" w:eastAsiaTheme="minorEastAsia" w:hAnsiTheme="minorEastAsia" w:cs="宋体"/>
          <w:sz w:val="24"/>
        </w:rPr>
        <w:t>可以使用开关来完成降级。</w:t>
      </w:r>
      <w:r>
        <w:rPr>
          <w:rFonts w:asciiTheme="minorEastAsia" w:eastAsiaTheme="minorEastAsia" w:hAnsiTheme="minorEastAsia" w:cs="宋体" w:hint="eastAsia"/>
          <w:sz w:val="24"/>
        </w:rPr>
        <w:t>另外</w:t>
      </w:r>
      <w:r>
        <w:rPr>
          <w:rFonts w:asciiTheme="minorEastAsia" w:eastAsiaTheme="minorEastAsia" w:hAnsiTheme="minorEastAsia" w:cs="宋体"/>
          <w:sz w:val="24"/>
        </w:rPr>
        <w:t>，</w:t>
      </w:r>
      <w:r>
        <w:rPr>
          <w:rFonts w:asciiTheme="minorEastAsia" w:eastAsiaTheme="minorEastAsia" w:hAnsiTheme="minorEastAsia" w:cs="宋体" w:hint="eastAsia"/>
          <w:sz w:val="24"/>
        </w:rPr>
        <w:t>有时候</w:t>
      </w:r>
      <w:r>
        <w:rPr>
          <w:rFonts w:asciiTheme="minorEastAsia" w:eastAsiaTheme="minorEastAsia" w:hAnsiTheme="minorEastAsia" w:cs="宋体"/>
          <w:sz w:val="24"/>
        </w:rPr>
        <w:t>不太</w:t>
      </w:r>
      <w:r>
        <w:rPr>
          <w:rFonts w:asciiTheme="minorEastAsia" w:eastAsiaTheme="minorEastAsia" w:hAnsiTheme="minorEastAsia" w:cs="宋体" w:hint="eastAsia"/>
          <w:sz w:val="24"/>
        </w:rPr>
        <w:t>明确该</w:t>
      </w:r>
      <w:r>
        <w:rPr>
          <w:rFonts w:asciiTheme="minorEastAsia" w:eastAsiaTheme="minorEastAsia" w:hAnsiTheme="minorEastAsia" w:cs="宋体"/>
          <w:sz w:val="24"/>
        </w:rPr>
        <w:t>服务的逻辑是否正确</w:t>
      </w:r>
      <w:r>
        <w:rPr>
          <w:rFonts w:asciiTheme="minorEastAsia" w:eastAsiaTheme="minorEastAsia" w:hAnsiTheme="minorEastAsia" w:cs="宋体" w:hint="eastAsia"/>
          <w:sz w:val="24"/>
        </w:rPr>
        <w:t>，但</w:t>
      </w:r>
      <w:r>
        <w:rPr>
          <w:rFonts w:asciiTheme="minorEastAsia" w:eastAsiaTheme="minorEastAsia" w:hAnsiTheme="minorEastAsia" w:cs="宋体"/>
          <w:sz w:val="24"/>
        </w:rPr>
        <w:t>又想</w:t>
      </w:r>
      <w:r>
        <w:rPr>
          <w:rFonts w:asciiTheme="minorEastAsia" w:eastAsiaTheme="minorEastAsia" w:hAnsiTheme="minorEastAsia" w:cs="宋体" w:hint="eastAsia"/>
          <w:sz w:val="24"/>
        </w:rPr>
        <w:t>让</w:t>
      </w:r>
      <w:r>
        <w:rPr>
          <w:rFonts w:asciiTheme="minorEastAsia" w:eastAsiaTheme="minorEastAsia" w:hAnsiTheme="minorEastAsia" w:cs="宋体"/>
          <w:sz w:val="24"/>
        </w:rPr>
        <w:t>新开发的服务</w:t>
      </w:r>
      <w:r>
        <w:rPr>
          <w:rFonts w:asciiTheme="minorEastAsia" w:eastAsiaTheme="minorEastAsia" w:hAnsiTheme="minorEastAsia" w:cs="宋体" w:hint="eastAsia"/>
          <w:sz w:val="24"/>
        </w:rPr>
        <w:t>在</w:t>
      </w:r>
      <w:r>
        <w:rPr>
          <w:rFonts w:asciiTheme="minorEastAsia" w:eastAsiaTheme="minorEastAsia" w:hAnsiTheme="minorEastAsia" w:cs="宋体"/>
          <w:sz w:val="24"/>
        </w:rPr>
        <w:t>线上</w:t>
      </w:r>
      <w:r>
        <w:rPr>
          <w:rFonts w:asciiTheme="minorEastAsia" w:eastAsiaTheme="minorEastAsia" w:hAnsiTheme="minorEastAsia" w:cs="宋体" w:hint="eastAsia"/>
          <w:sz w:val="24"/>
        </w:rPr>
        <w:t>作</w:t>
      </w:r>
      <w:r>
        <w:rPr>
          <w:rFonts w:asciiTheme="minorEastAsia" w:eastAsiaTheme="minorEastAsia" w:hAnsiTheme="minorEastAsia" w:cs="宋体"/>
          <w:sz w:val="24"/>
        </w:rPr>
        <w:t>灰度测试，</w:t>
      </w:r>
      <w:r>
        <w:rPr>
          <w:rFonts w:asciiTheme="minorEastAsia" w:eastAsiaTheme="minorEastAsia" w:hAnsiTheme="minorEastAsia" w:cs="宋体" w:hint="eastAsia"/>
          <w:sz w:val="24"/>
        </w:rPr>
        <w:t>这</w:t>
      </w:r>
      <w:r>
        <w:rPr>
          <w:rFonts w:asciiTheme="minorEastAsia" w:eastAsiaTheme="minorEastAsia" w:hAnsiTheme="minorEastAsia" w:cs="宋体"/>
          <w:sz w:val="24"/>
        </w:rPr>
        <w:t>时，</w:t>
      </w:r>
      <w:r>
        <w:rPr>
          <w:rFonts w:asciiTheme="minorEastAsia" w:eastAsiaTheme="minorEastAsia" w:hAnsiTheme="minorEastAsia" w:cs="宋体" w:hint="eastAsia"/>
          <w:sz w:val="24"/>
        </w:rPr>
        <w:t>可以</w:t>
      </w:r>
      <w:r>
        <w:rPr>
          <w:rFonts w:asciiTheme="minorEastAsia" w:eastAsiaTheme="minorEastAsia" w:hAnsiTheme="minorEastAsia" w:cs="宋体"/>
          <w:sz w:val="24"/>
        </w:rPr>
        <w:t>设置</w:t>
      </w:r>
      <w:r>
        <w:rPr>
          <w:rFonts w:asciiTheme="minorEastAsia" w:eastAsiaTheme="minorEastAsia" w:hAnsiTheme="minorEastAsia" w:cs="宋体" w:hint="eastAsia"/>
          <w:sz w:val="24"/>
        </w:rPr>
        <w:t>降级</w:t>
      </w:r>
      <w:r>
        <w:rPr>
          <w:rFonts w:asciiTheme="minorEastAsia" w:eastAsiaTheme="minorEastAsia" w:hAnsiTheme="minorEastAsia" w:cs="宋体"/>
          <w:sz w:val="24"/>
        </w:rPr>
        <w:t>开关</w:t>
      </w:r>
      <w:r>
        <w:rPr>
          <w:rFonts w:asciiTheme="minorEastAsia" w:eastAsiaTheme="minorEastAsia" w:hAnsiTheme="minorEastAsia" w:cs="宋体" w:hint="eastAsia"/>
          <w:sz w:val="24"/>
        </w:rPr>
        <w:t>，当</w:t>
      </w:r>
      <w:r>
        <w:rPr>
          <w:rFonts w:asciiTheme="minorEastAsia" w:eastAsiaTheme="minorEastAsia" w:hAnsiTheme="minorEastAsia" w:cs="宋体"/>
          <w:sz w:val="24"/>
        </w:rPr>
        <w:t>新服务有问题时可以通过开关切换回老</w:t>
      </w:r>
      <w:r>
        <w:rPr>
          <w:rFonts w:asciiTheme="minorEastAsia" w:eastAsiaTheme="minorEastAsia" w:hAnsiTheme="minorEastAsia" w:cs="宋体" w:hint="eastAsia"/>
          <w:sz w:val="24"/>
        </w:rPr>
        <w:t>的</w:t>
      </w:r>
      <w:r>
        <w:rPr>
          <w:rFonts w:asciiTheme="minorEastAsia" w:eastAsiaTheme="minorEastAsia" w:hAnsiTheme="minorEastAsia" w:cs="宋体"/>
          <w:sz w:val="24"/>
        </w:rPr>
        <w:t>正常的服务</w:t>
      </w:r>
      <w:r>
        <w:rPr>
          <w:rFonts w:asciiTheme="minorEastAsia" w:eastAsiaTheme="minorEastAsia" w:hAnsiTheme="minorEastAsia" w:cs="宋体" w:hint="eastAsia"/>
          <w:sz w:val="24"/>
        </w:rPr>
        <w:t>。还</w:t>
      </w:r>
      <w:r>
        <w:rPr>
          <w:rFonts w:asciiTheme="minorEastAsia" w:eastAsiaTheme="minorEastAsia" w:hAnsiTheme="minorEastAsia" w:cs="宋体"/>
          <w:sz w:val="24"/>
        </w:rPr>
        <w:t>有多机房</w:t>
      </w:r>
      <w:r>
        <w:rPr>
          <w:rFonts w:asciiTheme="minorEastAsia" w:eastAsiaTheme="minorEastAsia" w:hAnsiTheme="minorEastAsia" w:cs="宋体" w:hint="eastAsia"/>
          <w:sz w:val="24"/>
        </w:rPr>
        <w:t>的</w:t>
      </w:r>
      <w:r>
        <w:rPr>
          <w:rFonts w:asciiTheme="minorEastAsia" w:eastAsiaTheme="minorEastAsia" w:hAnsiTheme="minorEastAsia" w:cs="宋体"/>
          <w:sz w:val="24"/>
        </w:rPr>
        <w:t>情况，</w:t>
      </w:r>
      <w:r>
        <w:rPr>
          <w:rFonts w:asciiTheme="minorEastAsia" w:eastAsiaTheme="minorEastAsia" w:hAnsiTheme="minorEastAsia" w:cs="宋体" w:hint="eastAsia"/>
          <w:sz w:val="24"/>
        </w:rPr>
        <w:t>如果</w:t>
      </w:r>
      <w:r>
        <w:rPr>
          <w:rFonts w:asciiTheme="minorEastAsia" w:eastAsiaTheme="minorEastAsia" w:hAnsiTheme="minorEastAsia" w:cs="宋体"/>
          <w:sz w:val="24"/>
        </w:rPr>
        <w:t>某个机房</w:t>
      </w:r>
      <w:r>
        <w:rPr>
          <w:rFonts w:asciiTheme="minorEastAsia" w:eastAsiaTheme="minorEastAsia" w:hAnsiTheme="minorEastAsia" w:cs="宋体" w:hint="eastAsia"/>
          <w:sz w:val="24"/>
        </w:rPr>
        <w:t>不可用了</w:t>
      </w:r>
      <w:r>
        <w:rPr>
          <w:rFonts w:asciiTheme="minorEastAsia" w:eastAsiaTheme="minorEastAsia" w:hAnsiTheme="minorEastAsia" w:cs="宋体"/>
          <w:sz w:val="24"/>
        </w:rPr>
        <w:t>，</w:t>
      </w:r>
      <w:r>
        <w:rPr>
          <w:rFonts w:asciiTheme="minorEastAsia" w:eastAsiaTheme="minorEastAsia" w:hAnsiTheme="minorEastAsia" w:cs="宋体" w:hint="eastAsia"/>
          <w:sz w:val="24"/>
        </w:rPr>
        <w:t>则需要</w:t>
      </w:r>
      <w:r>
        <w:rPr>
          <w:rFonts w:asciiTheme="minorEastAsia" w:eastAsiaTheme="minorEastAsia" w:hAnsiTheme="minorEastAsia" w:cs="宋体"/>
          <w:sz w:val="24"/>
        </w:rPr>
        <w:t>将</w:t>
      </w:r>
      <w:r>
        <w:rPr>
          <w:rFonts w:asciiTheme="minorEastAsia" w:eastAsiaTheme="minorEastAsia" w:hAnsiTheme="minorEastAsia" w:cs="宋体" w:hint="eastAsia"/>
          <w:sz w:val="24"/>
        </w:rPr>
        <w:t>这</w:t>
      </w:r>
      <w:r>
        <w:rPr>
          <w:rFonts w:asciiTheme="minorEastAsia" w:eastAsiaTheme="minorEastAsia" w:hAnsiTheme="minorEastAsia" w:cs="宋体"/>
          <w:sz w:val="24"/>
        </w:rPr>
        <w:t>个机房的服务</w:t>
      </w:r>
      <w:r>
        <w:rPr>
          <w:rFonts w:asciiTheme="minorEastAsia" w:eastAsiaTheme="minorEastAsia" w:hAnsiTheme="minorEastAsia" w:cs="宋体" w:hint="eastAsia"/>
          <w:sz w:val="24"/>
        </w:rPr>
        <w:t>整体</w:t>
      </w:r>
      <w:r>
        <w:rPr>
          <w:rFonts w:asciiTheme="minorEastAsia" w:eastAsiaTheme="minorEastAsia" w:hAnsiTheme="minorEastAsia" w:cs="宋体"/>
          <w:sz w:val="24"/>
        </w:rPr>
        <w:t>切到另一个机房，此时</w:t>
      </w:r>
      <w:r>
        <w:rPr>
          <w:rFonts w:asciiTheme="minorEastAsia" w:eastAsiaTheme="minorEastAsia" w:hAnsiTheme="minorEastAsia" w:cs="宋体" w:hint="eastAsia"/>
          <w:sz w:val="24"/>
        </w:rPr>
        <w:t>，</w:t>
      </w:r>
      <w:r>
        <w:rPr>
          <w:rFonts w:asciiTheme="minorEastAsia" w:eastAsiaTheme="minorEastAsia" w:hAnsiTheme="minorEastAsia" w:cs="宋体"/>
          <w:sz w:val="24"/>
        </w:rPr>
        <w:t>可以通过</w:t>
      </w:r>
      <w:r>
        <w:rPr>
          <w:rFonts w:asciiTheme="minorEastAsia" w:eastAsiaTheme="minorEastAsia" w:hAnsiTheme="minorEastAsia" w:cs="宋体" w:hint="eastAsia"/>
          <w:sz w:val="24"/>
        </w:rPr>
        <w:t>开关</w:t>
      </w:r>
      <w:r>
        <w:rPr>
          <w:rFonts w:asciiTheme="minorEastAsia" w:eastAsiaTheme="minorEastAsia" w:hAnsiTheme="minorEastAsia" w:cs="宋体"/>
          <w:sz w:val="24"/>
        </w:rPr>
        <w:t>完成切换。</w:t>
      </w:r>
      <w:r>
        <w:rPr>
          <w:rFonts w:asciiTheme="minorEastAsia" w:eastAsiaTheme="minorEastAsia" w:hAnsiTheme="minorEastAsia" w:cs="宋体" w:hint="eastAsia"/>
          <w:sz w:val="24"/>
        </w:rPr>
        <w:t>功能</w:t>
      </w:r>
      <w:r>
        <w:rPr>
          <w:rFonts w:asciiTheme="minorEastAsia" w:eastAsiaTheme="minorEastAsia" w:hAnsiTheme="minorEastAsia" w:cs="宋体"/>
          <w:sz w:val="24"/>
        </w:rPr>
        <w:t>降级</w:t>
      </w:r>
      <w:r>
        <w:rPr>
          <w:rFonts w:asciiTheme="minorEastAsia" w:eastAsiaTheme="minorEastAsia" w:hAnsiTheme="minorEastAsia" w:cs="宋体" w:hint="eastAsia"/>
          <w:sz w:val="24"/>
        </w:rPr>
        <w:t>时</w:t>
      </w:r>
      <w:r>
        <w:rPr>
          <w:rFonts w:asciiTheme="minorEastAsia" w:eastAsiaTheme="minorEastAsia" w:hAnsiTheme="minorEastAsia" w:cs="宋体"/>
          <w:sz w:val="24"/>
        </w:rPr>
        <w:t>也可以设置开关</w:t>
      </w:r>
      <w:r>
        <w:rPr>
          <w:rFonts w:asciiTheme="minorEastAsia" w:eastAsiaTheme="minorEastAsia" w:hAnsiTheme="minorEastAsia" w:cs="宋体" w:hint="eastAsia"/>
          <w:sz w:val="24"/>
        </w:rPr>
        <w:t>，</w:t>
      </w:r>
      <w:r>
        <w:rPr>
          <w:rFonts w:asciiTheme="minorEastAsia" w:eastAsiaTheme="minorEastAsia" w:hAnsiTheme="minorEastAsia" w:cs="宋体"/>
          <w:sz w:val="24"/>
        </w:rPr>
        <w:t>暂时屏蔽掉某些功能。</w:t>
      </w:r>
      <w:bookmarkStart w:id="129" w:name="_Toc482175919"/>
    </w:p>
    <w:p w14:paraId="77306A4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人工</w:t>
      </w:r>
      <w:r>
        <w:rPr>
          <w:rFonts w:asciiTheme="minorEastAsia" w:eastAsiaTheme="minorEastAsia" w:hAnsiTheme="minorEastAsia" w:cs="宋体"/>
          <w:sz w:val="24"/>
        </w:rPr>
        <w:t>降级</w:t>
      </w:r>
      <w:r>
        <w:rPr>
          <w:rFonts w:asciiTheme="minorEastAsia" w:eastAsiaTheme="minorEastAsia" w:hAnsiTheme="minorEastAsia" w:cs="宋体" w:hint="eastAsia"/>
          <w:sz w:val="24"/>
        </w:rPr>
        <w:t>操作是可逆的，当系统压力恢复正常水平，可以对已经人工</w:t>
      </w:r>
      <w:r>
        <w:rPr>
          <w:rFonts w:asciiTheme="minorEastAsia" w:eastAsiaTheme="minorEastAsia" w:hAnsiTheme="minorEastAsia" w:cs="宋体"/>
          <w:sz w:val="24"/>
        </w:rPr>
        <w:t>降级</w:t>
      </w:r>
      <w:r>
        <w:rPr>
          <w:rFonts w:asciiTheme="minorEastAsia" w:eastAsiaTheme="minorEastAsia" w:hAnsiTheme="minorEastAsia" w:cs="宋体" w:hint="eastAsia"/>
          <w:sz w:val="24"/>
        </w:rPr>
        <w:t>的服务恢复正常。恢复之后，客户端重新调用远程的服务端，同时服务状态被修改为正常状态。</w:t>
      </w:r>
    </w:p>
    <w:p w14:paraId="17695AD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开关</w:t>
      </w:r>
      <w:r>
        <w:rPr>
          <w:rFonts w:asciiTheme="minorEastAsia" w:eastAsiaTheme="minorEastAsia" w:hAnsiTheme="minorEastAsia" w:cs="宋体"/>
          <w:sz w:val="24"/>
        </w:rPr>
        <w:t>可以存放到</w:t>
      </w:r>
      <w:r>
        <w:rPr>
          <w:rFonts w:asciiTheme="minorEastAsia" w:eastAsiaTheme="minorEastAsia" w:hAnsiTheme="minorEastAsia" w:cs="宋体" w:hint="eastAsia"/>
          <w:sz w:val="24"/>
        </w:rPr>
        <w:t>配置</w:t>
      </w:r>
      <w:r>
        <w:rPr>
          <w:rFonts w:asciiTheme="minorEastAsia" w:eastAsiaTheme="minorEastAsia" w:hAnsiTheme="minorEastAsia" w:cs="宋体"/>
          <w:sz w:val="24"/>
        </w:rPr>
        <w:t>文件，数据库</w:t>
      </w:r>
      <w:r>
        <w:rPr>
          <w:rFonts w:asciiTheme="minorEastAsia" w:eastAsiaTheme="minorEastAsia" w:hAnsiTheme="minorEastAsia" w:cs="宋体" w:hint="eastAsia"/>
          <w:sz w:val="24"/>
        </w:rPr>
        <w:t>或者</w:t>
      </w:r>
      <w:r>
        <w:rPr>
          <w:rFonts w:asciiTheme="minorEastAsia" w:eastAsiaTheme="minorEastAsia" w:hAnsiTheme="minorEastAsia" w:cs="宋体"/>
          <w:sz w:val="24"/>
        </w:rPr>
        <w:t>Zookeeper/etcd.</w:t>
      </w:r>
      <w:bookmarkEnd w:id="129"/>
      <w:r>
        <w:rPr>
          <w:rFonts w:asciiTheme="minorEastAsia" w:eastAsiaTheme="minorEastAsia" w:hAnsiTheme="minorEastAsia" w:cs="宋体" w:hint="eastAsia"/>
          <w:sz w:val="24"/>
        </w:rPr>
        <w:t xml:space="preserve"> 我们需要</w:t>
      </w:r>
      <w:r>
        <w:rPr>
          <w:rFonts w:asciiTheme="minorEastAsia" w:eastAsiaTheme="minorEastAsia" w:hAnsiTheme="minorEastAsia" w:cs="宋体"/>
          <w:sz w:val="24"/>
        </w:rPr>
        <w:t>通过配置方式来动态开启</w:t>
      </w:r>
      <w:r>
        <w:rPr>
          <w:rFonts w:asciiTheme="minorEastAsia" w:eastAsiaTheme="minorEastAsia" w:hAnsiTheme="minorEastAsia" w:cs="宋体" w:hint="eastAsia"/>
          <w:sz w:val="24"/>
        </w:rPr>
        <w:t>/关闭</w:t>
      </w:r>
      <w:r>
        <w:rPr>
          <w:rFonts w:asciiTheme="minorEastAsia" w:eastAsiaTheme="minorEastAsia" w:hAnsiTheme="minorEastAsia" w:cs="宋体"/>
          <w:sz w:val="24"/>
        </w:rPr>
        <w:t>降级开关，在应用</w:t>
      </w:r>
      <w:r>
        <w:rPr>
          <w:rFonts w:asciiTheme="minorEastAsia" w:eastAsiaTheme="minorEastAsia" w:hAnsiTheme="minorEastAsia" w:cs="宋体" w:hint="eastAsia"/>
          <w:sz w:val="24"/>
        </w:rPr>
        <w:t>时</w:t>
      </w:r>
      <w:r>
        <w:rPr>
          <w:rFonts w:asciiTheme="minorEastAsia" w:eastAsiaTheme="minorEastAsia" w:hAnsiTheme="minorEastAsia" w:cs="宋体"/>
          <w:sz w:val="24"/>
        </w:rPr>
        <w:t>，</w:t>
      </w:r>
      <w:r>
        <w:rPr>
          <w:rFonts w:asciiTheme="minorEastAsia" w:eastAsiaTheme="minorEastAsia" w:hAnsiTheme="minorEastAsia" w:cs="宋体" w:hint="eastAsia"/>
          <w:sz w:val="24"/>
        </w:rPr>
        <w:t>首先</w:t>
      </w:r>
      <w:r>
        <w:rPr>
          <w:rFonts w:asciiTheme="minorEastAsia" w:eastAsiaTheme="minorEastAsia" w:hAnsiTheme="minorEastAsia" w:cs="宋体"/>
          <w:sz w:val="24"/>
        </w:rPr>
        <w:t>要封装一套应用层api方便业务逻辑使用。</w:t>
      </w:r>
      <w:r>
        <w:rPr>
          <w:rFonts w:asciiTheme="minorEastAsia" w:eastAsiaTheme="minorEastAsia" w:hAnsiTheme="minorEastAsia" w:cs="宋体" w:hint="eastAsia"/>
          <w:sz w:val="24"/>
        </w:rPr>
        <w:t>对于</w:t>
      </w:r>
      <w:r>
        <w:rPr>
          <w:rFonts w:asciiTheme="minorEastAsia" w:eastAsiaTheme="minorEastAsia" w:hAnsiTheme="minorEastAsia" w:cs="宋体"/>
          <w:sz w:val="24"/>
        </w:rPr>
        <w:t>开关数据的</w:t>
      </w:r>
      <w:r>
        <w:rPr>
          <w:rFonts w:asciiTheme="minorEastAsia" w:eastAsiaTheme="minorEastAsia" w:hAnsiTheme="minorEastAsia" w:cs="宋体" w:hint="eastAsia"/>
          <w:sz w:val="24"/>
        </w:rPr>
        <w:t>存储</w:t>
      </w:r>
      <w:r>
        <w:rPr>
          <w:rFonts w:asciiTheme="minorEastAsia" w:eastAsiaTheme="minorEastAsia" w:hAnsiTheme="minorEastAsia" w:cs="宋体"/>
          <w:sz w:val="24"/>
        </w:rPr>
        <w:t>，如果涉及的服务器</w:t>
      </w:r>
      <w:r>
        <w:rPr>
          <w:rFonts w:asciiTheme="minorEastAsia" w:eastAsiaTheme="minorEastAsia" w:hAnsiTheme="minorEastAsia" w:cs="宋体" w:hint="eastAsia"/>
          <w:sz w:val="24"/>
        </w:rPr>
        <w:t>/系统较少</w:t>
      </w:r>
      <w:r>
        <w:rPr>
          <w:rFonts w:asciiTheme="minorEastAsia" w:eastAsiaTheme="minorEastAsia" w:hAnsiTheme="minorEastAsia" w:cs="宋体"/>
          <w:sz w:val="24"/>
        </w:rPr>
        <w:t>，则初期可以考虑使用配置</w:t>
      </w:r>
      <w:r>
        <w:rPr>
          <w:rFonts w:asciiTheme="minorEastAsia" w:eastAsiaTheme="minorEastAsia" w:hAnsiTheme="minorEastAsia" w:cs="宋体" w:hint="eastAsia"/>
          <w:sz w:val="24"/>
        </w:rPr>
        <w:t>文件</w:t>
      </w:r>
      <w:r>
        <w:rPr>
          <w:rFonts w:asciiTheme="minorEastAsia" w:eastAsiaTheme="minorEastAsia" w:hAnsiTheme="minorEastAsia" w:cs="宋体"/>
          <w:sz w:val="24"/>
        </w:rPr>
        <w:t>进行配置。</w:t>
      </w:r>
      <w:r>
        <w:rPr>
          <w:rFonts w:asciiTheme="minorEastAsia" w:eastAsiaTheme="minorEastAsia" w:hAnsiTheme="minorEastAsia" w:cs="宋体" w:hint="eastAsia"/>
          <w:sz w:val="24"/>
        </w:rPr>
        <w:t>如果</w:t>
      </w:r>
      <w:r>
        <w:rPr>
          <w:rFonts w:asciiTheme="minorEastAsia" w:eastAsiaTheme="minorEastAsia" w:hAnsiTheme="minorEastAsia" w:cs="宋体"/>
          <w:sz w:val="24"/>
        </w:rPr>
        <w:t>涉及的服务器</w:t>
      </w:r>
      <w:r>
        <w:rPr>
          <w:rFonts w:asciiTheme="minorEastAsia" w:eastAsiaTheme="minorEastAsia" w:hAnsiTheme="minorEastAsia" w:cs="宋体" w:hint="eastAsia"/>
          <w:sz w:val="24"/>
        </w:rPr>
        <w:t>/系统较多，则应该</w:t>
      </w:r>
      <w:r>
        <w:rPr>
          <w:rFonts w:asciiTheme="minorEastAsia" w:eastAsiaTheme="minorEastAsia" w:hAnsiTheme="minorEastAsia" w:cs="宋体"/>
          <w:sz w:val="24"/>
        </w:rPr>
        <w:t>使用配置中心进行</w:t>
      </w:r>
      <w:r>
        <w:rPr>
          <w:rFonts w:asciiTheme="minorEastAsia" w:eastAsiaTheme="minorEastAsia" w:hAnsiTheme="minorEastAsia" w:cs="宋体" w:hint="eastAsia"/>
          <w:sz w:val="24"/>
        </w:rPr>
        <w:t>配置</w:t>
      </w:r>
      <w:r>
        <w:rPr>
          <w:rFonts w:asciiTheme="minorEastAsia" w:eastAsiaTheme="minorEastAsia" w:hAnsiTheme="minorEastAsia" w:cs="宋体"/>
          <w:sz w:val="24"/>
        </w:rPr>
        <w:t>。</w:t>
      </w:r>
      <w:r>
        <w:rPr>
          <w:rFonts w:asciiTheme="minorEastAsia" w:eastAsiaTheme="minorEastAsia" w:hAnsiTheme="minorEastAsia" w:cs="宋体" w:hint="eastAsia"/>
          <w:sz w:val="24"/>
        </w:rPr>
        <w:t>实现时</w:t>
      </w:r>
      <w:r>
        <w:rPr>
          <w:rFonts w:asciiTheme="minorEastAsia" w:eastAsiaTheme="minorEastAsia" w:hAnsiTheme="minorEastAsia" w:cs="宋体"/>
          <w:sz w:val="24"/>
        </w:rPr>
        <w:t>要做到不需要修改代码，不需要重启应用即可动态配置开关。</w:t>
      </w:r>
    </w:p>
    <w:p w14:paraId="3FCFB7E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使用统一</w:t>
      </w:r>
      <w:r>
        <w:rPr>
          <w:rFonts w:asciiTheme="minorEastAsia" w:eastAsiaTheme="minorEastAsia" w:hAnsiTheme="minorEastAsia" w:cs="宋体"/>
          <w:sz w:val="24"/>
        </w:rPr>
        <w:t>配置中心，</w:t>
      </w:r>
      <w:r>
        <w:rPr>
          <w:rFonts w:asciiTheme="minorEastAsia" w:eastAsiaTheme="minorEastAsia" w:hAnsiTheme="minorEastAsia" w:cs="宋体" w:hint="eastAsia"/>
          <w:sz w:val="24"/>
        </w:rPr>
        <w:t>目的</w:t>
      </w:r>
      <w:r>
        <w:rPr>
          <w:rFonts w:asciiTheme="minorEastAsia" w:eastAsiaTheme="minorEastAsia" w:hAnsiTheme="minorEastAsia" w:cs="宋体"/>
          <w:sz w:val="24"/>
        </w:rPr>
        <w:t>是集中管理配置开关。</w:t>
      </w:r>
      <w:r>
        <w:rPr>
          <w:rFonts w:asciiTheme="minorEastAsia" w:eastAsiaTheme="minorEastAsia" w:hAnsiTheme="minorEastAsia" w:cs="宋体" w:hint="eastAsia"/>
          <w:sz w:val="24"/>
        </w:rPr>
        <w:t>不管</w:t>
      </w:r>
      <w:r>
        <w:rPr>
          <w:rFonts w:asciiTheme="minorEastAsia" w:eastAsiaTheme="minorEastAsia" w:hAnsiTheme="minorEastAsia" w:cs="宋体"/>
          <w:sz w:val="24"/>
        </w:rPr>
        <w:t>是</w:t>
      </w:r>
      <w:r>
        <w:rPr>
          <w:rFonts w:asciiTheme="minorEastAsia" w:eastAsiaTheme="minorEastAsia" w:hAnsiTheme="minorEastAsia" w:cs="宋体" w:hint="eastAsia"/>
          <w:sz w:val="24"/>
        </w:rPr>
        <w:t>采取</w:t>
      </w:r>
      <w:r>
        <w:rPr>
          <w:rFonts w:asciiTheme="minorEastAsia" w:eastAsiaTheme="minorEastAsia" w:hAnsiTheme="minorEastAsia" w:cs="宋体"/>
          <w:sz w:val="24"/>
        </w:rPr>
        <w:t>拉取</w:t>
      </w:r>
      <w:r>
        <w:rPr>
          <w:rFonts w:asciiTheme="minorEastAsia" w:eastAsiaTheme="minorEastAsia" w:hAnsiTheme="minorEastAsia" w:cs="宋体" w:hint="eastAsia"/>
          <w:sz w:val="24"/>
        </w:rPr>
        <w:t>或者</w:t>
      </w:r>
      <w:r>
        <w:rPr>
          <w:rFonts w:asciiTheme="minorEastAsia" w:eastAsiaTheme="minorEastAsia" w:hAnsiTheme="minorEastAsia" w:cs="宋体"/>
          <w:sz w:val="24"/>
        </w:rPr>
        <w:t>推送模式</w:t>
      </w:r>
      <w:r>
        <w:rPr>
          <w:rFonts w:asciiTheme="minorEastAsia" w:eastAsiaTheme="minorEastAsia" w:hAnsiTheme="minorEastAsia" w:cs="宋体" w:hint="eastAsia"/>
          <w:sz w:val="24"/>
        </w:rPr>
        <w:t>的配置，都要</w:t>
      </w:r>
      <w:r>
        <w:rPr>
          <w:rFonts w:asciiTheme="minorEastAsia" w:eastAsiaTheme="minorEastAsia" w:hAnsiTheme="minorEastAsia" w:cs="宋体"/>
          <w:sz w:val="24"/>
        </w:rPr>
        <w:t>考虑到</w:t>
      </w:r>
      <w:r>
        <w:rPr>
          <w:rFonts w:asciiTheme="minorEastAsia" w:eastAsiaTheme="minorEastAsia" w:hAnsiTheme="minorEastAsia" w:cs="宋体" w:hint="eastAsia"/>
          <w:sz w:val="24"/>
        </w:rPr>
        <w:t>并发</w:t>
      </w:r>
      <w:r>
        <w:rPr>
          <w:rFonts w:asciiTheme="minorEastAsia" w:eastAsiaTheme="minorEastAsia" w:hAnsiTheme="minorEastAsia" w:cs="宋体"/>
          <w:sz w:val="24"/>
        </w:rPr>
        <w:t>连接数可能带来的问题。</w:t>
      </w:r>
      <w:bookmarkStart w:id="130" w:name="_Toc482175920"/>
    </w:p>
    <w:p w14:paraId="1ECF4781"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系统自动</w:t>
      </w:r>
      <w:r>
        <w:rPr>
          <w:rFonts w:ascii="黑体" w:eastAsia="黑体" w:hAnsi="黑体" w:cs="宋体"/>
          <w:sz w:val="28"/>
          <w:szCs w:val="28"/>
        </w:rPr>
        <w:t>降级</w:t>
      </w:r>
      <w:bookmarkEnd w:id="130"/>
    </w:p>
    <w:p w14:paraId="10F6DBE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系统自动</w:t>
      </w:r>
      <w:r>
        <w:rPr>
          <w:rFonts w:asciiTheme="minorEastAsia" w:eastAsiaTheme="minorEastAsia" w:hAnsiTheme="minorEastAsia" w:cs="宋体"/>
          <w:sz w:val="24"/>
        </w:rPr>
        <w:t>降级</w:t>
      </w:r>
      <w:r>
        <w:rPr>
          <w:rFonts w:asciiTheme="minorEastAsia" w:eastAsiaTheme="minorEastAsia" w:hAnsiTheme="minorEastAsia" w:cs="宋体" w:hint="eastAsia"/>
          <w:sz w:val="24"/>
        </w:rPr>
        <w:t>也称为容错降级.容错降级可用于业务放通，也常用于服务端在客户端执行容错逻辑，容错逻辑主要有rpc异常和service异常。rpc异常一般指超时异常，消息编解码异常，流控异常等。service异常指一般的业务异常。</w:t>
      </w:r>
    </w:p>
    <w:p w14:paraId="695E338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系统自动</w:t>
      </w:r>
      <w:r>
        <w:rPr>
          <w:rFonts w:asciiTheme="minorEastAsia" w:eastAsiaTheme="minorEastAsia" w:hAnsiTheme="minorEastAsia" w:cs="宋体"/>
          <w:sz w:val="24"/>
        </w:rPr>
        <w:t>降级</w:t>
      </w:r>
      <w:r>
        <w:rPr>
          <w:rFonts w:asciiTheme="minorEastAsia" w:eastAsiaTheme="minorEastAsia" w:hAnsiTheme="minorEastAsia" w:cs="宋体" w:hint="eastAsia"/>
          <w:sz w:val="24"/>
        </w:rPr>
        <w:t>大致</w:t>
      </w:r>
      <w:r>
        <w:rPr>
          <w:rFonts w:asciiTheme="minorEastAsia" w:eastAsiaTheme="minorEastAsia" w:hAnsiTheme="minorEastAsia" w:cs="宋体"/>
          <w:sz w:val="24"/>
        </w:rPr>
        <w:t>可以分为以下</w:t>
      </w:r>
      <w:r>
        <w:rPr>
          <w:rFonts w:asciiTheme="minorEastAsia" w:eastAsiaTheme="minorEastAsia" w:hAnsiTheme="minorEastAsia" w:cs="宋体" w:hint="eastAsia"/>
          <w:sz w:val="24"/>
        </w:rPr>
        <w:t>4类：</w:t>
      </w:r>
    </w:p>
    <w:p w14:paraId="5DEBDEB7" w14:textId="77777777" w:rsidR="00065A3A" w:rsidRDefault="00C41667">
      <w:pPr>
        <w:pStyle w:val="60"/>
        <w:numPr>
          <w:ilvl w:val="0"/>
          <w:numId w:val="7"/>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自动</w:t>
      </w:r>
      <w:r>
        <w:rPr>
          <w:rFonts w:asciiTheme="minorEastAsia" w:eastAsiaTheme="minorEastAsia" w:hAnsiTheme="minorEastAsia" w:cs="宋体"/>
          <w:sz w:val="24"/>
        </w:rPr>
        <w:t>开关降级</w:t>
      </w:r>
    </w:p>
    <w:p w14:paraId="3CCC0B6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自动</w:t>
      </w:r>
      <w:r>
        <w:rPr>
          <w:rFonts w:asciiTheme="minorEastAsia" w:eastAsiaTheme="minorEastAsia" w:hAnsiTheme="minorEastAsia" w:cs="宋体"/>
          <w:sz w:val="24"/>
        </w:rPr>
        <w:t>降级是根据系统负载等资源使用情况进行降级。</w:t>
      </w:r>
    </w:p>
    <w:p w14:paraId="7ADEC1CA" w14:textId="77777777" w:rsidR="00065A3A" w:rsidRDefault="00C41667">
      <w:pPr>
        <w:pStyle w:val="60"/>
        <w:numPr>
          <w:ilvl w:val="0"/>
          <w:numId w:val="7"/>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超时</w:t>
      </w:r>
      <w:r>
        <w:rPr>
          <w:rFonts w:asciiTheme="minorEastAsia" w:eastAsiaTheme="minorEastAsia" w:hAnsiTheme="minorEastAsia" w:cs="宋体"/>
          <w:sz w:val="24"/>
        </w:rPr>
        <w:t>降级</w:t>
      </w:r>
    </w:p>
    <w:p w14:paraId="4EBD4BE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访问的</w:t>
      </w:r>
      <w:r>
        <w:rPr>
          <w:rFonts w:asciiTheme="minorEastAsia" w:eastAsiaTheme="minorEastAsia" w:hAnsiTheme="minorEastAsia" w:cs="宋体" w:hint="eastAsia"/>
          <w:sz w:val="24"/>
        </w:rPr>
        <w:t>远程服务</w:t>
      </w:r>
      <w:r>
        <w:rPr>
          <w:rFonts w:asciiTheme="minorEastAsia" w:eastAsiaTheme="minorEastAsia" w:hAnsiTheme="minorEastAsia" w:cs="宋体"/>
          <w:sz w:val="24"/>
        </w:rPr>
        <w:t>调用响应慢，且该服务是</w:t>
      </w:r>
      <w:r>
        <w:rPr>
          <w:rFonts w:asciiTheme="minorEastAsia" w:eastAsiaTheme="minorEastAsia" w:hAnsiTheme="minorEastAsia" w:cs="宋体" w:hint="eastAsia"/>
          <w:sz w:val="24"/>
        </w:rPr>
        <w:t>非</w:t>
      </w:r>
      <w:r>
        <w:rPr>
          <w:rFonts w:asciiTheme="minorEastAsia" w:eastAsiaTheme="minorEastAsia" w:hAnsiTheme="minorEastAsia" w:cs="宋体"/>
          <w:sz w:val="24"/>
        </w:rPr>
        <w:t>核心服务的话，在超时后可以自动降级。</w:t>
      </w:r>
    </w:p>
    <w:p w14:paraId="4F14ED5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调用</w:t>
      </w:r>
      <w:r>
        <w:rPr>
          <w:rFonts w:asciiTheme="minorEastAsia" w:eastAsiaTheme="minorEastAsia" w:hAnsiTheme="minorEastAsia" w:cs="宋体" w:hint="eastAsia"/>
          <w:sz w:val="24"/>
        </w:rPr>
        <w:t>其他</w:t>
      </w:r>
      <w:r>
        <w:rPr>
          <w:rFonts w:asciiTheme="minorEastAsia" w:eastAsiaTheme="minorEastAsia" w:hAnsiTheme="minorEastAsia" w:cs="宋体"/>
          <w:sz w:val="24"/>
        </w:rPr>
        <w:t>团队的远程服务</w:t>
      </w:r>
      <w:r>
        <w:rPr>
          <w:rFonts w:asciiTheme="minorEastAsia" w:eastAsiaTheme="minorEastAsia" w:hAnsiTheme="minorEastAsia" w:cs="宋体" w:hint="eastAsia"/>
          <w:sz w:val="24"/>
        </w:rPr>
        <w:t>时</w:t>
      </w:r>
      <w:r>
        <w:rPr>
          <w:rFonts w:asciiTheme="minorEastAsia" w:eastAsiaTheme="minorEastAsia" w:hAnsiTheme="minorEastAsia" w:cs="宋体"/>
          <w:sz w:val="24"/>
        </w:rPr>
        <w:t>，可以和对方</w:t>
      </w:r>
      <w:r>
        <w:rPr>
          <w:rFonts w:asciiTheme="minorEastAsia" w:eastAsiaTheme="minorEastAsia" w:hAnsiTheme="minorEastAsia" w:cs="宋体" w:hint="eastAsia"/>
          <w:sz w:val="24"/>
        </w:rPr>
        <w:t>约</w:t>
      </w:r>
      <w:r>
        <w:rPr>
          <w:rFonts w:asciiTheme="minorEastAsia" w:eastAsiaTheme="minorEastAsia" w:hAnsiTheme="minorEastAsia" w:cs="宋体"/>
          <w:sz w:val="24"/>
        </w:rPr>
        <w:t>定一个最大服务响应时间，如果</w:t>
      </w:r>
      <w:r>
        <w:rPr>
          <w:rFonts w:asciiTheme="minorEastAsia" w:eastAsiaTheme="minorEastAsia" w:hAnsiTheme="minorEastAsia" w:cs="宋体" w:hint="eastAsia"/>
          <w:sz w:val="24"/>
        </w:rPr>
        <w:t>超过</w:t>
      </w:r>
      <w:r>
        <w:rPr>
          <w:rFonts w:asciiTheme="minorEastAsia" w:eastAsiaTheme="minorEastAsia" w:hAnsiTheme="minorEastAsia" w:cs="宋体"/>
          <w:sz w:val="24"/>
        </w:rPr>
        <w:t>了</w:t>
      </w:r>
      <w:r>
        <w:rPr>
          <w:rFonts w:asciiTheme="minorEastAsia" w:eastAsiaTheme="minorEastAsia" w:hAnsiTheme="minorEastAsia" w:cs="宋体" w:hint="eastAsia"/>
          <w:sz w:val="24"/>
        </w:rPr>
        <w:t>这个</w:t>
      </w:r>
      <w:r>
        <w:rPr>
          <w:rFonts w:asciiTheme="minorEastAsia" w:eastAsiaTheme="minorEastAsia" w:hAnsiTheme="minorEastAsia" w:cs="宋体"/>
          <w:sz w:val="24"/>
        </w:rPr>
        <w:t>时间，则自动降级。在实际</w:t>
      </w:r>
      <w:r>
        <w:rPr>
          <w:rFonts w:asciiTheme="minorEastAsia" w:eastAsiaTheme="minorEastAsia" w:hAnsiTheme="minorEastAsia" w:cs="宋体" w:hint="eastAsia"/>
          <w:sz w:val="24"/>
        </w:rPr>
        <w:t>应用</w:t>
      </w:r>
      <w:r>
        <w:rPr>
          <w:rFonts w:asciiTheme="minorEastAsia" w:eastAsiaTheme="minorEastAsia" w:hAnsiTheme="minorEastAsia" w:cs="宋体"/>
          <w:sz w:val="24"/>
        </w:rPr>
        <w:t>中</w:t>
      </w:r>
      <w:r>
        <w:rPr>
          <w:rFonts w:asciiTheme="minorEastAsia" w:eastAsiaTheme="minorEastAsia" w:hAnsiTheme="minorEastAsia" w:cs="宋体" w:hint="eastAsia"/>
          <w:sz w:val="24"/>
        </w:rPr>
        <w:t>，</w:t>
      </w:r>
      <w:r>
        <w:rPr>
          <w:rFonts w:asciiTheme="minorEastAsia" w:eastAsiaTheme="minorEastAsia" w:hAnsiTheme="minorEastAsia" w:cs="宋体"/>
          <w:sz w:val="24"/>
        </w:rPr>
        <w:t>超时时间和超时重试次数一定要配置好</w:t>
      </w:r>
      <w:r>
        <w:rPr>
          <w:rFonts w:asciiTheme="minorEastAsia" w:eastAsiaTheme="minorEastAsia" w:hAnsiTheme="minorEastAsia" w:cs="宋体" w:hint="eastAsia"/>
          <w:sz w:val="24"/>
        </w:rPr>
        <w:t>。</w:t>
      </w:r>
    </w:p>
    <w:p w14:paraId="70E25DC6"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3.</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统计</w:t>
      </w:r>
      <w:r>
        <w:rPr>
          <w:rFonts w:asciiTheme="minorEastAsia" w:eastAsiaTheme="minorEastAsia" w:hAnsiTheme="minorEastAsia" w:cs="宋体"/>
          <w:sz w:val="24"/>
        </w:rPr>
        <w:t>失败次数降级</w:t>
      </w:r>
    </w:p>
    <w:p w14:paraId="37346B1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依赖</w:t>
      </w:r>
      <w:r>
        <w:rPr>
          <w:rFonts w:asciiTheme="minorEastAsia" w:eastAsiaTheme="minorEastAsia" w:hAnsiTheme="minorEastAsia" w:cs="宋体" w:hint="eastAsia"/>
          <w:sz w:val="24"/>
        </w:rPr>
        <w:t>某</w:t>
      </w:r>
      <w:r>
        <w:rPr>
          <w:rFonts w:asciiTheme="minorEastAsia" w:eastAsiaTheme="minorEastAsia" w:hAnsiTheme="minorEastAsia" w:cs="宋体"/>
          <w:sz w:val="24"/>
        </w:rPr>
        <w:t>些</w:t>
      </w:r>
      <w:r>
        <w:rPr>
          <w:rFonts w:asciiTheme="minorEastAsia" w:eastAsiaTheme="minorEastAsia" w:hAnsiTheme="minorEastAsia" w:cs="宋体" w:hint="eastAsia"/>
          <w:sz w:val="24"/>
        </w:rPr>
        <w:t>别的</w:t>
      </w:r>
      <w:r>
        <w:rPr>
          <w:rFonts w:asciiTheme="minorEastAsia" w:eastAsiaTheme="minorEastAsia" w:hAnsiTheme="minorEastAsia" w:cs="宋体"/>
          <w:sz w:val="24"/>
        </w:rPr>
        <w:t>公司</w:t>
      </w:r>
      <w:r>
        <w:rPr>
          <w:rFonts w:asciiTheme="minorEastAsia" w:eastAsiaTheme="minorEastAsia" w:hAnsiTheme="minorEastAsia" w:cs="宋体" w:hint="eastAsia"/>
          <w:sz w:val="24"/>
        </w:rPr>
        <w:t>提供</w:t>
      </w:r>
      <w:r>
        <w:rPr>
          <w:rFonts w:asciiTheme="minorEastAsia" w:eastAsiaTheme="minorEastAsia" w:hAnsiTheme="minorEastAsia" w:cs="宋体"/>
          <w:sz w:val="24"/>
        </w:rPr>
        <w:t>的外部服务</w:t>
      </w:r>
      <w:r>
        <w:rPr>
          <w:rFonts w:asciiTheme="minorEastAsia" w:eastAsiaTheme="minorEastAsia" w:hAnsiTheme="minorEastAsia" w:cs="宋体" w:hint="eastAsia"/>
          <w:sz w:val="24"/>
        </w:rPr>
        <w:t>时</w:t>
      </w:r>
      <w:r>
        <w:rPr>
          <w:rFonts w:asciiTheme="minorEastAsia" w:eastAsiaTheme="minorEastAsia" w:hAnsiTheme="minorEastAsia" w:cs="宋体"/>
          <w:sz w:val="24"/>
        </w:rPr>
        <w:t>，可能会碰到不稳定的api，</w:t>
      </w:r>
      <w:r>
        <w:rPr>
          <w:rFonts w:asciiTheme="minorEastAsia" w:eastAsiaTheme="minorEastAsia" w:hAnsiTheme="minorEastAsia" w:cs="宋体" w:hint="eastAsia"/>
          <w:sz w:val="24"/>
        </w:rPr>
        <w:t>当</w:t>
      </w:r>
      <w:r>
        <w:rPr>
          <w:rFonts w:asciiTheme="minorEastAsia" w:eastAsiaTheme="minorEastAsia" w:hAnsiTheme="minorEastAsia" w:cs="宋体"/>
          <w:sz w:val="24"/>
        </w:rPr>
        <w:t>失败调用次数到达</w:t>
      </w:r>
      <w:r>
        <w:rPr>
          <w:rFonts w:asciiTheme="minorEastAsia" w:eastAsiaTheme="minorEastAsia" w:hAnsiTheme="minorEastAsia" w:cs="宋体" w:hint="eastAsia"/>
          <w:sz w:val="24"/>
        </w:rPr>
        <w:t>某个</w:t>
      </w:r>
      <w:r>
        <w:rPr>
          <w:rFonts w:asciiTheme="minorEastAsia" w:eastAsiaTheme="minorEastAsia" w:hAnsiTheme="minorEastAsia" w:cs="宋体"/>
          <w:sz w:val="24"/>
        </w:rPr>
        <w:t>阀值</w:t>
      </w:r>
      <w:r>
        <w:rPr>
          <w:rFonts w:asciiTheme="minorEastAsia" w:eastAsiaTheme="minorEastAsia" w:hAnsiTheme="minorEastAsia" w:cs="宋体" w:hint="eastAsia"/>
          <w:sz w:val="24"/>
        </w:rPr>
        <w:t>时</w:t>
      </w:r>
      <w:r>
        <w:rPr>
          <w:rFonts w:asciiTheme="minorEastAsia" w:eastAsiaTheme="minorEastAsia" w:hAnsiTheme="minorEastAsia" w:cs="宋体"/>
          <w:sz w:val="24"/>
        </w:rPr>
        <w:t>会自动降级（</w:t>
      </w:r>
      <w:r>
        <w:rPr>
          <w:rFonts w:asciiTheme="minorEastAsia" w:eastAsiaTheme="minorEastAsia" w:hAnsiTheme="minorEastAsia" w:cs="宋体" w:hint="eastAsia"/>
          <w:sz w:val="24"/>
        </w:rPr>
        <w:t>熔断</w:t>
      </w:r>
      <w:r>
        <w:rPr>
          <w:rFonts w:asciiTheme="minorEastAsia" w:eastAsiaTheme="minorEastAsia" w:hAnsiTheme="minorEastAsia" w:cs="宋体"/>
          <w:sz w:val="24"/>
        </w:rPr>
        <w:t>器）</w:t>
      </w:r>
      <w:r>
        <w:rPr>
          <w:rFonts w:asciiTheme="minorEastAsia" w:eastAsiaTheme="minorEastAsia" w:hAnsiTheme="minorEastAsia" w:cs="宋体" w:hint="eastAsia"/>
          <w:sz w:val="24"/>
        </w:rPr>
        <w:t>。</w:t>
      </w:r>
      <w:r>
        <w:rPr>
          <w:rFonts w:asciiTheme="minorEastAsia" w:eastAsiaTheme="minorEastAsia" w:hAnsiTheme="minorEastAsia" w:cs="宋体"/>
          <w:sz w:val="24"/>
        </w:rPr>
        <w:t>然后</w:t>
      </w:r>
      <w:r>
        <w:rPr>
          <w:rFonts w:asciiTheme="minorEastAsia" w:eastAsiaTheme="minorEastAsia" w:hAnsiTheme="minorEastAsia" w:cs="宋体" w:hint="eastAsia"/>
          <w:sz w:val="24"/>
        </w:rPr>
        <w:t>，</w:t>
      </w:r>
      <w:r>
        <w:rPr>
          <w:rFonts w:asciiTheme="minorEastAsia" w:eastAsiaTheme="minorEastAsia" w:hAnsiTheme="minorEastAsia" w:cs="宋体"/>
          <w:sz w:val="24"/>
        </w:rPr>
        <w:t>通过异步线程去</w:t>
      </w:r>
      <w:r>
        <w:rPr>
          <w:rFonts w:asciiTheme="minorEastAsia" w:eastAsiaTheme="minorEastAsia" w:hAnsiTheme="minorEastAsia" w:cs="宋体" w:hint="eastAsia"/>
          <w:sz w:val="24"/>
        </w:rPr>
        <w:t>检测</w:t>
      </w:r>
      <w:r>
        <w:rPr>
          <w:rFonts w:asciiTheme="minorEastAsia" w:eastAsiaTheme="minorEastAsia" w:hAnsiTheme="minorEastAsia" w:cs="宋体"/>
          <w:sz w:val="24"/>
        </w:rPr>
        <w:t>服务是否</w:t>
      </w:r>
      <w:r>
        <w:rPr>
          <w:rFonts w:asciiTheme="minorEastAsia" w:eastAsiaTheme="minorEastAsia" w:hAnsiTheme="minorEastAsia" w:cs="宋体" w:hint="eastAsia"/>
          <w:sz w:val="24"/>
        </w:rPr>
        <w:t>已经</w:t>
      </w:r>
      <w:r>
        <w:rPr>
          <w:rFonts w:asciiTheme="minorEastAsia" w:eastAsiaTheme="minorEastAsia" w:hAnsiTheme="minorEastAsia" w:cs="宋体"/>
          <w:sz w:val="24"/>
        </w:rPr>
        <w:t>恢复</w:t>
      </w:r>
      <w:r>
        <w:rPr>
          <w:rFonts w:asciiTheme="minorEastAsia" w:eastAsiaTheme="minorEastAsia" w:hAnsiTheme="minorEastAsia" w:cs="宋体" w:hint="eastAsia"/>
          <w:sz w:val="24"/>
        </w:rPr>
        <w:t>，如果</w:t>
      </w:r>
      <w:r>
        <w:rPr>
          <w:rFonts w:asciiTheme="minorEastAsia" w:eastAsiaTheme="minorEastAsia" w:hAnsiTheme="minorEastAsia" w:cs="宋体"/>
          <w:sz w:val="24"/>
        </w:rPr>
        <w:t>恢复则取消降级。</w:t>
      </w:r>
    </w:p>
    <w:p w14:paraId="70FD3C6D"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4. 限流</w:t>
      </w:r>
      <w:r>
        <w:rPr>
          <w:rFonts w:asciiTheme="minorEastAsia" w:eastAsiaTheme="minorEastAsia" w:hAnsiTheme="minorEastAsia" w:cs="宋体"/>
          <w:sz w:val="24"/>
        </w:rPr>
        <w:t>降级</w:t>
      </w:r>
    </w:p>
    <w:p w14:paraId="3E04111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当用户</w:t>
      </w:r>
      <w:r>
        <w:rPr>
          <w:rFonts w:asciiTheme="minorEastAsia" w:eastAsiaTheme="minorEastAsia" w:hAnsiTheme="minorEastAsia" w:cs="宋体"/>
          <w:sz w:val="24"/>
        </w:rPr>
        <w:t>抢购</w:t>
      </w:r>
      <w:r>
        <w:rPr>
          <w:rFonts w:asciiTheme="minorEastAsia" w:eastAsiaTheme="minorEastAsia" w:hAnsiTheme="minorEastAsia" w:cs="宋体" w:hint="eastAsia"/>
          <w:sz w:val="24"/>
        </w:rPr>
        <w:t>某些</w:t>
      </w:r>
      <w:r>
        <w:rPr>
          <w:rFonts w:asciiTheme="minorEastAsia" w:eastAsiaTheme="minorEastAsia" w:hAnsiTheme="minorEastAsia" w:cs="宋体"/>
          <w:sz w:val="24"/>
        </w:rPr>
        <w:t>限购</w:t>
      </w:r>
      <w:r>
        <w:rPr>
          <w:rFonts w:asciiTheme="minorEastAsia" w:eastAsiaTheme="minorEastAsia" w:hAnsiTheme="minorEastAsia" w:cs="宋体" w:hint="eastAsia"/>
          <w:sz w:val="24"/>
        </w:rPr>
        <w:t>产品</w:t>
      </w:r>
      <w:r>
        <w:rPr>
          <w:rFonts w:asciiTheme="minorEastAsia" w:eastAsiaTheme="minorEastAsia" w:hAnsiTheme="minorEastAsia" w:cs="宋体"/>
          <w:sz w:val="24"/>
        </w:rPr>
        <w:t>时，可能</w:t>
      </w:r>
      <w:r>
        <w:rPr>
          <w:rFonts w:asciiTheme="minorEastAsia" w:eastAsiaTheme="minorEastAsia" w:hAnsiTheme="minorEastAsia" w:cs="宋体" w:hint="eastAsia"/>
          <w:sz w:val="24"/>
        </w:rPr>
        <w:t>会</w:t>
      </w:r>
      <w:r>
        <w:rPr>
          <w:rFonts w:asciiTheme="minorEastAsia" w:eastAsiaTheme="minorEastAsia" w:hAnsiTheme="minorEastAsia" w:cs="宋体"/>
          <w:sz w:val="24"/>
        </w:rPr>
        <w:t>因为</w:t>
      </w:r>
      <w:r>
        <w:rPr>
          <w:rFonts w:asciiTheme="minorEastAsia" w:eastAsiaTheme="minorEastAsia" w:hAnsiTheme="minorEastAsia" w:cs="宋体" w:hint="eastAsia"/>
          <w:sz w:val="24"/>
        </w:rPr>
        <w:t>访问</w:t>
      </w:r>
      <w:r>
        <w:rPr>
          <w:rFonts w:asciiTheme="minorEastAsia" w:eastAsiaTheme="minorEastAsia" w:hAnsiTheme="minorEastAsia" w:cs="宋体"/>
          <w:sz w:val="24"/>
        </w:rPr>
        <w:t>量</w:t>
      </w:r>
      <w:r>
        <w:rPr>
          <w:rFonts w:asciiTheme="minorEastAsia" w:eastAsiaTheme="minorEastAsia" w:hAnsiTheme="minorEastAsia" w:cs="宋体" w:hint="eastAsia"/>
          <w:sz w:val="24"/>
        </w:rPr>
        <w:t>剧增</w:t>
      </w:r>
      <w:r>
        <w:rPr>
          <w:rFonts w:asciiTheme="minorEastAsia" w:eastAsiaTheme="minorEastAsia" w:hAnsiTheme="minorEastAsia" w:cs="宋体"/>
          <w:sz w:val="24"/>
        </w:rPr>
        <w:t>而导致</w:t>
      </w:r>
      <w:r>
        <w:rPr>
          <w:rFonts w:asciiTheme="minorEastAsia" w:eastAsiaTheme="minorEastAsia" w:hAnsiTheme="minorEastAsia" w:cs="宋体" w:hint="eastAsia"/>
          <w:sz w:val="24"/>
        </w:rPr>
        <w:t>后端</w:t>
      </w:r>
      <w:r>
        <w:rPr>
          <w:rFonts w:asciiTheme="minorEastAsia" w:eastAsiaTheme="minorEastAsia" w:hAnsiTheme="minorEastAsia" w:cs="宋体"/>
          <w:sz w:val="24"/>
        </w:rPr>
        <w:t>系统</w:t>
      </w:r>
      <w:r>
        <w:rPr>
          <w:rFonts w:asciiTheme="minorEastAsia" w:eastAsiaTheme="minorEastAsia" w:hAnsiTheme="minorEastAsia" w:cs="宋体" w:hint="eastAsia"/>
          <w:sz w:val="24"/>
        </w:rPr>
        <w:t>崩</w:t>
      </w:r>
      <w:r>
        <w:rPr>
          <w:rFonts w:asciiTheme="minorEastAsia" w:eastAsiaTheme="minorEastAsia" w:hAnsiTheme="minorEastAsia" w:cs="宋体"/>
          <w:sz w:val="24"/>
        </w:rPr>
        <w:t>溃，</w:t>
      </w:r>
      <w:r>
        <w:rPr>
          <w:rFonts w:asciiTheme="minorEastAsia" w:eastAsiaTheme="minorEastAsia" w:hAnsiTheme="minorEastAsia" w:cs="宋体" w:hint="eastAsia"/>
          <w:sz w:val="24"/>
        </w:rPr>
        <w:t>如果超过</w:t>
      </w:r>
      <w:r>
        <w:rPr>
          <w:rFonts w:asciiTheme="minorEastAsia" w:eastAsiaTheme="minorEastAsia" w:hAnsiTheme="minorEastAsia" w:cs="宋体"/>
          <w:sz w:val="24"/>
        </w:rPr>
        <w:t>限流阀值，后续请求会被降级。</w:t>
      </w:r>
    </w:p>
    <w:p w14:paraId="3D1083FC" w14:textId="0EA359D9" w:rsidR="00065A3A" w:rsidRDefault="00C41667">
      <w:pPr>
        <w:pStyle w:val="3"/>
        <w:spacing w:beforeLines="100" w:before="312" w:afterLines="100" w:after="312" w:line="415" w:lineRule="auto"/>
        <w:jc w:val="left"/>
        <w:rPr>
          <w:rFonts w:ascii="黑体" w:eastAsia="黑体" w:hAnsi="黑体"/>
          <w:b w:val="0"/>
        </w:rPr>
      </w:pPr>
      <w:bookmarkStart w:id="131" w:name="_Toc483557630"/>
      <w:bookmarkStart w:id="132" w:name="_Toc481258156"/>
      <w:bookmarkStart w:id="133" w:name="_Toc482175921"/>
      <w:r>
        <w:rPr>
          <w:rFonts w:ascii="黑体" w:eastAsia="黑体" w:hAnsi="黑体" w:hint="eastAsia"/>
          <w:b w:val="0"/>
        </w:rPr>
        <w:t>5.3 服务可靠性</w:t>
      </w:r>
      <w:bookmarkEnd w:id="131"/>
      <w:bookmarkEnd w:id="132"/>
      <w:bookmarkEnd w:id="133"/>
      <w:r>
        <w:rPr>
          <w:rFonts w:ascii="黑体" w:eastAsia="黑体" w:hAnsi="黑体"/>
          <w:b w:val="0"/>
        </w:rPr>
        <w:t xml:space="preserve">  </w:t>
      </w:r>
      <w:bookmarkStart w:id="134" w:name="_Toc482175922"/>
    </w:p>
    <w:p w14:paraId="519F23E6" w14:textId="20AD013E" w:rsidR="00B2288D" w:rsidRPr="00205265" w:rsidRDefault="00B2288D" w:rsidP="00205265">
      <w:pPr>
        <w:spacing w:line="400" w:lineRule="atLeast"/>
        <w:ind w:firstLine="420"/>
        <w:rPr>
          <w:rFonts w:asciiTheme="minorEastAsia" w:eastAsiaTheme="minorEastAsia" w:hAnsiTheme="minorEastAsia" w:cs="宋体" w:hint="eastAsia"/>
          <w:sz w:val="24"/>
        </w:rPr>
      </w:pPr>
      <w:r w:rsidRPr="00205265">
        <w:rPr>
          <w:rFonts w:asciiTheme="minorEastAsia" w:eastAsiaTheme="minorEastAsia" w:hAnsiTheme="minorEastAsia" w:cs="宋体" w:hint="eastAsia"/>
          <w:sz w:val="24"/>
        </w:rPr>
        <w:t>相对</w:t>
      </w:r>
      <w:r w:rsidRPr="00205265">
        <w:rPr>
          <w:rFonts w:asciiTheme="minorEastAsia" w:eastAsiaTheme="minorEastAsia" w:hAnsiTheme="minorEastAsia" w:cs="宋体"/>
          <w:sz w:val="24"/>
        </w:rPr>
        <w:t>于传统的本地调用，跨进程的分布式服务调用面临的故障风险更高。</w:t>
      </w:r>
      <w:r w:rsidRPr="00205265">
        <w:rPr>
          <w:rFonts w:asciiTheme="minorEastAsia" w:eastAsiaTheme="minorEastAsia" w:hAnsiTheme="minorEastAsia" w:cs="宋体" w:hint="eastAsia"/>
          <w:sz w:val="24"/>
        </w:rPr>
        <w:t>对于</w:t>
      </w:r>
      <w:r w:rsidRPr="00205265">
        <w:rPr>
          <w:rFonts w:asciiTheme="minorEastAsia" w:eastAsiaTheme="minorEastAsia" w:hAnsiTheme="minorEastAsia" w:cs="宋体"/>
          <w:sz w:val="24"/>
        </w:rPr>
        <w:t>应用而言，分布式服务框架需要具备</w:t>
      </w:r>
      <w:r w:rsidRPr="00205265">
        <w:rPr>
          <w:rFonts w:asciiTheme="minorEastAsia" w:eastAsiaTheme="minorEastAsia" w:hAnsiTheme="minorEastAsia" w:cs="宋体" w:hint="eastAsia"/>
          <w:sz w:val="24"/>
        </w:rPr>
        <w:t>足够</w:t>
      </w:r>
      <w:r w:rsidRPr="00205265">
        <w:rPr>
          <w:rFonts w:asciiTheme="minorEastAsia" w:eastAsiaTheme="minorEastAsia" w:hAnsiTheme="minorEastAsia" w:cs="宋体"/>
          <w:sz w:val="24"/>
        </w:rPr>
        <w:t>的健壮性，在</w:t>
      </w:r>
      <w:r w:rsidRPr="00205265">
        <w:rPr>
          <w:rFonts w:asciiTheme="minorEastAsia" w:eastAsiaTheme="minorEastAsia" w:hAnsiTheme="minorEastAsia" w:cs="宋体" w:hint="eastAsia"/>
          <w:sz w:val="24"/>
        </w:rPr>
        <w:t>框架</w:t>
      </w:r>
      <w:r w:rsidRPr="00205265">
        <w:rPr>
          <w:rFonts w:asciiTheme="minorEastAsia" w:eastAsiaTheme="minorEastAsia" w:hAnsiTheme="minorEastAsia" w:cs="宋体"/>
          <w:sz w:val="24"/>
        </w:rPr>
        <w:t>底层能够拦截并向上屏蔽故障，业务只需要配置容错</w:t>
      </w:r>
      <w:r w:rsidRPr="00205265">
        <w:rPr>
          <w:rFonts w:asciiTheme="minorEastAsia" w:eastAsiaTheme="minorEastAsia" w:hAnsiTheme="minorEastAsia" w:cs="宋体" w:hint="eastAsia"/>
          <w:sz w:val="24"/>
        </w:rPr>
        <w:t>策略</w:t>
      </w:r>
      <w:r w:rsidRPr="00205265">
        <w:rPr>
          <w:rFonts w:asciiTheme="minorEastAsia" w:eastAsiaTheme="minorEastAsia" w:hAnsiTheme="minorEastAsia" w:cs="宋体"/>
          <w:sz w:val="24"/>
        </w:rPr>
        <w:t>，即可实现高可靠性。</w:t>
      </w:r>
    </w:p>
    <w:p w14:paraId="7433DC9B" w14:textId="19284264" w:rsidR="00A75813" w:rsidRPr="0071561D" w:rsidRDefault="00A75813" w:rsidP="0071561D">
      <w:pPr>
        <w:rPr>
          <w:rFonts w:ascii="黑体" w:eastAsia="黑体" w:hAnsi="黑体"/>
          <w:sz w:val="28"/>
          <w:szCs w:val="28"/>
        </w:rPr>
      </w:pPr>
      <w:r>
        <w:rPr>
          <w:rFonts w:ascii="Wingdings" w:hAnsi="Wingdings" w:cs="Wingdings"/>
          <w:kern w:val="0"/>
          <w:sz w:val="24"/>
        </w:rPr>
        <w:t></w:t>
      </w:r>
      <w:r>
        <w:rPr>
          <w:rFonts w:ascii="Wingdings" w:hAnsi="Wingdings" w:cs="Wingdings"/>
          <w:kern w:val="0"/>
          <w:sz w:val="24"/>
        </w:rPr>
        <w:t></w:t>
      </w:r>
      <w:r w:rsidRPr="0071561D">
        <w:rPr>
          <w:rFonts w:ascii="黑体" w:eastAsia="黑体" w:hAnsi="黑体" w:hint="eastAsia"/>
          <w:sz w:val="28"/>
          <w:szCs w:val="28"/>
        </w:rPr>
        <w:t>服务状态</w:t>
      </w:r>
      <w:r w:rsidRPr="0071561D">
        <w:rPr>
          <w:rFonts w:ascii="黑体" w:eastAsia="黑体" w:hAnsi="黑体"/>
          <w:sz w:val="28"/>
          <w:szCs w:val="28"/>
        </w:rPr>
        <w:t>监测</w:t>
      </w:r>
    </w:p>
    <w:p w14:paraId="7BF4F3FF" w14:textId="3B8C0E02" w:rsidR="00BA7028" w:rsidRPr="00C94ADA" w:rsidRDefault="00BA7028" w:rsidP="00C94ADA">
      <w:pPr>
        <w:spacing w:line="400" w:lineRule="atLeast"/>
        <w:ind w:firstLine="420"/>
        <w:rPr>
          <w:rFonts w:asciiTheme="minorEastAsia" w:eastAsiaTheme="minorEastAsia" w:hAnsiTheme="minorEastAsia" w:cs="宋体"/>
          <w:sz w:val="24"/>
        </w:rPr>
      </w:pPr>
      <w:r w:rsidRPr="00C94ADA">
        <w:rPr>
          <w:rFonts w:asciiTheme="minorEastAsia" w:eastAsiaTheme="minorEastAsia" w:hAnsiTheme="minorEastAsia" w:cs="宋体" w:hint="eastAsia"/>
          <w:sz w:val="24"/>
        </w:rPr>
        <w:t>在分布式</w:t>
      </w:r>
      <w:r w:rsidRPr="00C94ADA">
        <w:rPr>
          <w:rFonts w:asciiTheme="minorEastAsia" w:eastAsiaTheme="minorEastAsia" w:hAnsiTheme="minorEastAsia" w:cs="宋体"/>
          <w:sz w:val="24"/>
        </w:rPr>
        <w:t>服务调用时，某个服务提供者可能已经宕机，如果采用随机路由策略，消息会继续</w:t>
      </w:r>
      <w:r w:rsidR="00D11BEC" w:rsidRPr="00C94ADA">
        <w:rPr>
          <w:rFonts w:asciiTheme="minorEastAsia" w:eastAsiaTheme="minorEastAsia" w:hAnsiTheme="minorEastAsia" w:cs="宋体" w:hint="eastAsia"/>
          <w:sz w:val="24"/>
        </w:rPr>
        <w:t>发送</w:t>
      </w:r>
      <w:r w:rsidR="00D11BEC" w:rsidRPr="00C94ADA">
        <w:rPr>
          <w:rFonts w:asciiTheme="minorEastAsia" w:eastAsiaTheme="minorEastAsia" w:hAnsiTheme="minorEastAsia" w:cs="宋体"/>
          <w:sz w:val="24"/>
        </w:rPr>
        <w:t>给已经宕机的服务提供者，导致消息发送失败。为了</w:t>
      </w:r>
      <w:r w:rsidR="00D11BEC" w:rsidRPr="00C94ADA">
        <w:rPr>
          <w:rFonts w:asciiTheme="minorEastAsia" w:eastAsiaTheme="minorEastAsia" w:hAnsiTheme="minorEastAsia" w:cs="宋体" w:hint="eastAsia"/>
          <w:sz w:val="24"/>
        </w:rPr>
        <w:t>保证</w:t>
      </w:r>
      <w:r w:rsidR="00D11BEC" w:rsidRPr="00C94ADA">
        <w:rPr>
          <w:rFonts w:asciiTheme="minorEastAsia" w:eastAsiaTheme="minorEastAsia" w:hAnsiTheme="minorEastAsia" w:cs="宋体"/>
          <w:sz w:val="24"/>
        </w:rPr>
        <w:t>路由的正确性，消费</w:t>
      </w:r>
      <w:r w:rsidR="00D11BEC" w:rsidRPr="00C94ADA">
        <w:rPr>
          <w:rFonts w:asciiTheme="minorEastAsia" w:eastAsiaTheme="minorEastAsia" w:hAnsiTheme="minorEastAsia" w:cs="宋体" w:hint="eastAsia"/>
          <w:sz w:val="24"/>
        </w:rPr>
        <w:t>者</w:t>
      </w:r>
      <w:r w:rsidR="00D11BEC" w:rsidRPr="00C94ADA">
        <w:rPr>
          <w:rFonts w:asciiTheme="minorEastAsia" w:eastAsiaTheme="minorEastAsia" w:hAnsiTheme="minorEastAsia" w:cs="宋体"/>
          <w:sz w:val="24"/>
        </w:rPr>
        <w:t>需要能够实时获取服务提供者的状态，当某个服务提供者不可用时，将它从缓存的路由</w:t>
      </w:r>
      <w:r w:rsidR="00D11BEC" w:rsidRPr="00C94ADA">
        <w:rPr>
          <w:rFonts w:asciiTheme="minorEastAsia" w:eastAsiaTheme="minorEastAsia" w:hAnsiTheme="minorEastAsia" w:cs="宋体" w:hint="eastAsia"/>
          <w:sz w:val="24"/>
        </w:rPr>
        <w:t>表</w:t>
      </w:r>
      <w:r w:rsidR="00D11BEC" w:rsidRPr="00C94ADA">
        <w:rPr>
          <w:rFonts w:asciiTheme="minorEastAsia" w:eastAsiaTheme="minorEastAsia" w:hAnsiTheme="minorEastAsia" w:cs="宋体"/>
          <w:sz w:val="24"/>
        </w:rPr>
        <w:t>中删除掉，不再向其发送消息，直到对方</w:t>
      </w:r>
      <w:r w:rsidR="00D11BEC" w:rsidRPr="00C94ADA">
        <w:rPr>
          <w:rFonts w:asciiTheme="minorEastAsia" w:eastAsiaTheme="minorEastAsia" w:hAnsiTheme="minorEastAsia" w:cs="宋体" w:hint="eastAsia"/>
          <w:sz w:val="24"/>
        </w:rPr>
        <w:t>恢复</w:t>
      </w:r>
      <w:r w:rsidR="00D11BEC" w:rsidRPr="00C94ADA">
        <w:rPr>
          <w:rFonts w:asciiTheme="minorEastAsia" w:eastAsiaTheme="minorEastAsia" w:hAnsiTheme="minorEastAsia" w:cs="宋体"/>
          <w:sz w:val="24"/>
        </w:rPr>
        <w:t>正常。</w:t>
      </w:r>
    </w:p>
    <w:bookmarkEnd w:id="134"/>
    <w:p w14:paraId="3DA43237" w14:textId="265B24B4" w:rsidR="00065A3A" w:rsidRDefault="00C41667">
      <w:pPr>
        <w:spacing w:line="400" w:lineRule="atLeast"/>
        <w:rPr>
          <w:rFonts w:asciiTheme="minorEastAsia" w:eastAsiaTheme="minorEastAsia" w:hAnsiTheme="minorEastAsia" w:cs="宋体"/>
          <w:sz w:val="24"/>
        </w:rPr>
      </w:pPr>
      <w:r w:rsidRPr="00F33D29">
        <w:rPr>
          <w:rFonts w:asciiTheme="minorEastAsia" w:eastAsiaTheme="minorEastAsia" w:hAnsiTheme="minorEastAsia" w:cs="宋体" w:hint="eastAsia"/>
          <w:sz w:val="24"/>
        </w:rPr>
        <w:t xml:space="preserve"> </w:t>
      </w:r>
      <w:r w:rsidR="00906AC8" w:rsidRPr="00F33D29">
        <w:rPr>
          <w:rFonts w:asciiTheme="minorEastAsia" w:eastAsiaTheme="minorEastAsia" w:hAnsiTheme="minorEastAsia" w:cs="宋体"/>
          <w:sz w:val="24"/>
        </w:rPr>
        <w:t xml:space="preserve">1. </w:t>
      </w:r>
      <w:r w:rsidRPr="00F33D29">
        <w:rPr>
          <w:rFonts w:asciiTheme="minorEastAsia" w:eastAsiaTheme="minorEastAsia" w:hAnsiTheme="minorEastAsia" w:cs="宋体" w:hint="eastAsia"/>
          <w:sz w:val="24"/>
        </w:rPr>
        <w:t>基于服务</w:t>
      </w:r>
      <w:r w:rsidRPr="00F33D29">
        <w:rPr>
          <w:rFonts w:asciiTheme="minorEastAsia" w:eastAsiaTheme="minorEastAsia" w:hAnsiTheme="minorEastAsia" w:cs="宋体"/>
          <w:sz w:val="24"/>
        </w:rPr>
        <w:t>注册中心状态监测</w:t>
      </w:r>
    </w:p>
    <w:p w14:paraId="5F272F6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工程</w:t>
      </w:r>
      <w:r>
        <w:rPr>
          <w:rFonts w:asciiTheme="minorEastAsia" w:eastAsiaTheme="minorEastAsia" w:hAnsiTheme="minorEastAsia" w:cs="宋体"/>
          <w:sz w:val="24"/>
        </w:rPr>
        <w:t>中，通常会使用注册中心对服务</w:t>
      </w:r>
      <w:r>
        <w:rPr>
          <w:rFonts w:asciiTheme="minorEastAsia" w:eastAsiaTheme="minorEastAsia" w:hAnsiTheme="minorEastAsia" w:cs="宋体" w:hint="eastAsia"/>
          <w:sz w:val="24"/>
        </w:rPr>
        <w:t>端</w:t>
      </w:r>
      <w:r>
        <w:rPr>
          <w:rFonts w:asciiTheme="minorEastAsia" w:eastAsiaTheme="minorEastAsia" w:hAnsiTheme="minorEastAsia" w:cs="宋体"/>
          <w:sz w:val="24"/>
        </w:rPr>
        <w:t>进行状态监测，当监测到服务</w:t>
      </w:r>
      <w:r>
        <w:rPr>
          <w:rFonts w:asciiTheme="minorEastAsia" w:eastAsiaTheme="minorEastAsia" w:hAnsiTheme="minorEastAsia" w:cs="宋体" w:hint="eastAsia"/>
          <w:sz w:val="24"/>
        </w:rPr>
        <w:t>端</w:t>
      </w:r>
      <w:r>
        <w:rPr>
          <w:rFonts w:asciiTheme="minorEastAsia" w:eastAsiaTheme="minorEastAsia" w:hAnsiTheme="minorEastAsia" w:cs="宋体"/>
          <w:sz w:val="24"/>
        </w:rPr>
        <w:t>不可用时，会将故障</w:t>
      </w:r>
      <w:r>
        <w:rPr>
          <w:rFonts w:asciiTheme="minorEastAsia" w:eastAsiaTheme="minorEastAsia" w:hAnsiTheme="minorEastAsia" w:cs="宋体" w:hint="eastAsia"/>
          <w:sz w:val="24"/>
        </w:rPr>
        <w:t>状态广播</w:t>
      </w:r>
      <w:r>
        <w:rPr>
          <w:rFonts w:asciiTheme="minorEastAsia" w:eastAsiaTheme="minorEastAsia" w:hAnsiTheme="minorEastAsia" w:cs="宋体"/>
          <w:sz w:val="24"/>
        </w:rPr>
        <w:t>到所有</w:t>
      </w:r>
      <w:r>
        <w:rPr>
          <w:rFonts w:asciiTheme="minorEastAsia" w:eastAsiaTheme="minorEastAsia" w:hAnsiTheme="minorEastAsia" w:cs="宋体" w:hint="eastAsia"/>
          <w:sz w:val="24"/>
        </w:rPr>
        <w:t>的客户端</w:t>
      </w:r>
      <w:r>
        <w:rPr>
          <w:rFonts w:asciiTheme="minorEastAsia" w:eastAsiaTheme="minorEastAsia" w:hAnsiTheme="minorEastAsia" w:cs="宋体"/>
          <w:sz w:val="24"/>
        </w:rPr>
        <w:t>，</w:t>
      </w:r>
      <w:r>
        <w:rPr>
          <w:rFonts w:asciiTheme="minorEastAsia" w:eastAsiaTheme="minorEastAsia" w:hAnsiTheme="minorEastAsia" w:cs="宋体" w:hint="eastAsia"/>
          <w:sz w:val="24"/>
        </w:rPr>
        <w:t>客户端被</w:t>
      </w:r>
      <w:r>
        <w:rPr>
          <w:rFonts w:asciiTheme="minorEastAsia" w:eastAsiaTheme="minorEastAsia" w:hAnsiTheme="minorEastAsia" w:cs="宋体"/>
          <w:sz w:val="24"/>
        </w:rPr>
        <w:t>通知</w:t>
      </w:r>
      <w:r>
        <w:rPr>
          <w:rFonts w:asciiTheme="minorEastAsia" w:eastAsiaTheme="minorEastAsia" w:hAnsiTheme="minorEastAsia" w:cs="宋体" w:hint="eastAsia"/>
          <w:sz w:val="24"/>
        </w:rPr>
        <w:t>到</w:t>
      </w:r>
      <w:r>
        <w:rPr>
          <w:rFonts w:asciiTheme="minorEastAsia" w:eastAsiaTheme="minorEastAsia" w:hAnsiTheme="minorEastAsia" w:cs="宋体"/>
          <w:sz w:val="24"/>
        </w:rPr>
        <w:t>后，根据故障信息</w:t>
      </w:r>
      <w:r>
        <w:rPr>
          <w:rFonts w:asciiTheme="minorEastAsia" w:eastAsiaTheme="minorEastAsia" w:hAnsiTheme="minorEastAsia" w:cs="宋体" w:hint="eastAsia"/>
          <w:sz w:val="24"/>
        </w:rPr>
        <w:t>把</w:t>
      </w:r>
      <w:r>
        <w:rPr>
          <w:rFonts w:asciiTheme="minorEastAsia" w:eastAsiaTheme="minorEastAsia" w:hAnsiTheme="minorEastAsia" w:cs="宋体"/>
          <w:sz w:val="24"/>
        </w:rPr>
        <w:t>故障节点排除在路由表之外。</w:t>
      </w:r>
    </w:p>
    <w:p w14:paraId="7D51C6C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w:t>
      </w:r>
      <w:r>
        <w:rPr>
          <w:rFonts w:asciiTheme="minorEastAsia" w:eastAsiaTheme="minorEastAsia" w:hAnsiTheme="minorEastAsia" w:cs="宋体"/>
          <w:sz w:val="24"/>
        </w:rPr>
        <w:t>监听订阅的服务</w:t>
      </w:r>
      <w:r>
        <w:rPr>
          <w:rFonts w:asciiTheme="minorEastAsia" w:eastAsiaTheme="minorEastAsia" w:hAnsiTheme="minorEastAsia" w:cs="宋体" w:hint="eastAsia"/>
          <w:sz w:val="24"/>
        </w:rPr>
        <w:t>端</w:t>
      </w:r>
      <w:r>
        <w:rPr>
          <w:rFonts w:asciiTheme="minorEastAsia" w:eastAsiaTheme="minorEastAsia" w:hAnsiTheme="minorEastAsia" w:cs="宋体"/>
          <w:sz w:val="24"/>
        </w:rPr>
        <w:t>的Node列表，当Zookeeper服务端</w:t>
      </w:r>
      <w:r>
        <w:rPr>
          <w:rFonts w:asciiTheme="minorEastAsia" w:eastAsiaTheme="minorEastAsia" w:hAnsiTheme="minorEastAsia" w:cs="宋体" w:hint="eastAsia"/>
          <w:sz w:val="24"/>
        </w:rPr>
        <w:t>检测</w:t>
      </w:r>
      <w:r>
        <w:rPr>
          <w:rFonts w:asciiTheme="minorEastAsia" w:eastAsiaTheme="minorEastAsia" w:hAnsiTheme="minorEastAsia" w:cs="宋体"/>
          <w:sz w:val="24"/>
        </w:rPr>
        <w:t>到Zookeeper客户端会话</w:t>
      </w:r>
      <w:r>
        <w:rPr>
          <w:rFonts w:asciiTheme="minorEastAsia" w:eastAsiaTheme="minorEastAsia" w:hAnsiTheme="minorEastAsia" w:cs="宋体" w:hint="eastAsia"/>
          <w:sz w:val="24"/>
        </w:rPr>
        <w:t>超时</w:t>
      </w:r>
      <w:r>
        <w:rPr>
          <w:rFonts w:asciiTheme="minorEastAsia" w:eastAsiaTheme="minorEastAsia" w:hAnsiTheme="minorEastAsia" w:cs="宋体"/>
          <w:sz w:val="24"/>
        </w:rPr>
        <w:t>之后，就会将该会话对应的Node删除，并将Node删除</w:t>
      </w:r>
      <w:r>
        <w:rPr>
          <w:rFonts w:asciiTheme="minorEastAsia" w:eastAsiaTheme="minorEastAsia" w:hAnsiTheme="minorEastAsia" w:cs="宋体" w:hint="eastAsia"/>
          <w:sz w:val="24"/>
        </w:rPr>
        <w:t>事件通知</w:t>
      </w:r>
      <w:r>
        <w:rPr>
          <w:rFonts w:asciiTheme="minorEastAsia" w:eastAsiaTheme="minorEastAsia" w:hAnsiTheme="minorEastAsia" w:cs="宋体"/>
          <w:sz w:val="24"/>
        </w:rPr>
        <w:t>到所有监听该Node的消费者，</w:t>
      </w:r>
      <w:r>
        <w:rPr>
          <w:rFonts w:asciiTheme="minorEastAsia" w:eastAsiaTheme="minorEastAsia" w:hAnsiTheme="minorEastAsia" w:cs="宋体" w:hint="eastAsia"/>
          <w:sz w:val="24"/>
        </w:rPr>
        <w:t>客户端根据</w:t>
      </w:r>
      <w:r>
        <w:rPr>
          <w:rFonts w:asciiTheme="minorEastAsia" w:eastAsiaTheme="minorEastAsia" w:hAnsiTheme="minorEastAsia" w:cs="宋体"/>
          <w:sz w:val="24"/>
        </w:rPr>
        <w:t>通知消息中的</w:t>
      </w:r>
      <w:r>
        <w:rPr>
          <w:rFonts w:asciiTheme="minorEastAsia" w:eastAsiaTheme="minorEastAsia" w:hAnsiTheme="minorEastAsia" w:cs="宋体" w:hint="eastAsia"/>
          <w:sz w:val="24"/>
        </w:rPr>
        <w:t>服务端</w:t>
      </w:r>
      <w:r>
        <w:rPr>
          <w:rFonts w:asciiTheme="minorEastAsia" w:eastAsiaTheme="minorEastAsia" w:hAnsiTheme="minorEastAsia" w:cs="宋体"/>
          <w:sz w:val="24"/>
        </w:rPr>
        <w:t>信息更新路由</w:t>
      </w:r>
      <w:r>
        <w:rPr>
          <w:rFonts w:asciiTheme="minorEastAsia" w:eastAsiaTheme="minorEastAsia" w:hAnsiTheme="minorEastAsia" w:cs="宋体" w:hint="eastAsia"/>
          <w:sz w:val="24"/>
        </w:rPr>
        <w:t>表</w:t>
      </w:r>
      <w:r>
        <w:rPr>
          <w:rFonts w:asciiTheme="minorEastAsia" w:eastAsiaTheme="minorEastAsia" w:hAnsiTheme="minorEastAsia" w:cs="宋体"/>
          <w:sz w:val="24"/>
        </w:rPr>
        <w:t>，不再向故障节点发送消息。</w:t>
      </w:r>
    </w:p>
    <w:p w14:paraId="454383A7" w14:textId="0BED9A91" w:rsidR="00065A3A" w:rsidRPr="00F33D29" w:rsidRDefault="00906AC8">
      <w:pPr>
        <w:rPr>
          <w:rFonts w:asciiTheme="minorEastAsia" w:eastAsiaTheme="minorEastAsia" w:hAnsiTheme="minorEastAsia" w:cs="宋体"/>
          <w:sz w:val="24"/>
        </w:rPr>
      </w:pPr>
      <w:r w:rsidRPr="00F33D29">
        <w:rPr>
          <w:rFonts w:asciiTheme="minorEastAsia" w:eastAsiaTheme="minorEastAsia" w:hAnsiTheme="minorEastAsia" w:cs="宋体"/>
          <w:sz w:val="24"/>
        </w:rPr>
        <w:t>2</w:t>
      </w:r>
      <w:r w:rsidR="00F33D29">
        <w:rPr>
          <w:rFonts w:asciiTheme="minorEastAsia" w:eastAsiaTheme="minorEastAsia" w:hAnsiTheme="minorEastAsia" w:cs="宋体"/>
          <w:sz w:val="24"/>
        </w:rPr>
        <w:t>.</w:t>
      </w:r>
      <w:r w:rsidRPr="00F33D29">
        <w:rPr>
          <w:rFonts w:asciiTheme="minorEastAsia" w:eastAsiaTheme="minorEastAsia" w:hAnsiTheme="minorEastAsia" w:cs="宋体"/>
          <w:sz w:val="24"/>
        </w:rPr>
        <w:t xml:space="preserve"> </w:t>
      </w:r>
      <w:r w:rsidR="00C41667" w:rsidRPr="00F33D29">
        <w:rPr>
          <w:rFonts w:asciiTheme="minorEastAsia" w:eastAsiaTheme="minorEastAsia" w:hAnsiTheme="minorEastAsia" w:cs="宋体" w:hint="eastAsia"/>
          <w:sz w:val="24"/>
        </w:rPr>
        <w:t>链路</w:t>
      </w:r>
      <w:r w:rsidR="00C41667" w:rsidRPr="00F33D29">
        <w:rPr>
          <w:rFonts w:asciiTheme="minorEastAsia" w:eastAsiaTheme="minorEastAsia" w:hAnsiTheme="minorEastAsia" w:cs="宋体"/>
          <w:sz w:val="24"/>
        </w:rPr>
        <w:t>有效性检测机制</w:t>
      </w:r>
    </w:p>
    <w:p w14:paraId="4A1E82E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服务消费</w:t>
      </w:r>
      <w:r>
        <w:rPr>
          <w:rFonts w:asciiTheme="minorEastAsia" w:eastAsiaTheme="minorEastAsia" w:hAnsiTheme="minorEastAsia" w:cs="宋体"/>
          <w:sz w:val="24"/>
        </w:rPr>
        <w:t>者和提供者之间默认往往采用长链接，并且通过双向心跳</w:t>
      </w:r>
      <w:r>
        <w:rPr>
          <w:rFonts w:asciiTheme="minorEastAsia" w:eastAsiaTheme="minorEastAsia" w:hAnsiTheme="minorEastAsia" w:cs="宋体" w:hint="eastAsia"/>
          <w:sz w:val="24"/>
        </w:rPr>
        <w:t>监测</w:t>
      </w:r>
      <w:r>
        <w:rPr>
          <w:rFonts w:asciiTheme="minorEastAsia" w:eastAsiaTheme="minorEastAsia" w:hAnsiTheme="minorEastAsia" w:cs="宋体"/>
          <w:sz w:val="24"/>
        </w:rPr>
        <w:t>保障链路的可靠性。</w:t>
      </w:r>
    </w:p>
    <w:p w14:paraId="0F90743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在某些</w:t>
      </w:r>
      <w:r>
        <w:rPr>
          <w:rFonts w:asciiTheme="minorEastAsia" w:eastAsiaTheme="minorEastAsia" w:hAnsiTheme="minorEastAsia" w:cs="宋体"/>
          <w:sz w:val="24"/>
        </w:rPr>
        <w:t>特殊场景中，服务</w:t>
      </w:r>
      <w:r>
        <w:rPr>
          <w:rFonts w:asciiTheme="minorEastAsia" w:eastAsiaTheme="minorEastAsia" w:hAnsiTheme="minorEastAsia" w:cs="宋体" w:hint="eastAsia"/>
          <w:sz w:val="24"/>
        </w:rPr>
        <w:t>端</w:t>
      </w:r>
      <w:r>
        <w:rPr>
          <w:rFonts w:asciiTheme="minorEastAsia" w:eastAsiaTheme="minorEastAsia" w:hAnsiTheme="minorEastAsia" w:cs="宋体"/>
          <w:sz w:val="24"/>
        </w:rPr>
        <w:t>和注册中心之间</w:t>
      </w:r>
      <w:r>
        <w:rPr>
          <w:rFonts w:asciiTheme="minorEastAsia" w:eastAsiaTheme="minorEastAsia" w:hAnsiTheme="minorEastAsia" w:cs="宋体" w:hint="eastAsia"/>
          <w:sz w:val="24"/>
        </w:rPr>
        <w:t>，客户端</w:t>
      </w:r>
      <w:r>
        <w:rPr>
          <w:rFonts w:asciiTheme="minorEastAsia" w:eastAsiaTheme="minorEastAsia" w:hAnsiTheme="minorEastAsia" w:cs="宋体"/>
          <w:sz w:val="24"/>
        </w:rPr>
        <w:t>和注册中心</w:t>
      </w:r>
      <w:r>
        <w:rPr>
          <w:rFonts w:asciiTheme="minorEastAsia" w:eastAsiaTheme="minorEastAsia" w:hAnsiTheme="minorEastAsia" w:cs="宋体" w:hint="eastAsia"/>
          <w:sz w:val="24"/>
        </w:rPr>
        <w:t>之间网络</w:t>
      </w:r>
      <w:r>
        <w:rPr>
          <w:rFonts w:asciiTheme="minorEastAsia" w:eastAsiaTheme="minorEastAsia" w:hAnsiTheme="minorEastAsia" w:cs="宋体"/>
          <w:sz w:val="24"/>
        </w:rPr>
        <w:t>可达，但是服务</w:t>
      </w:r>
      <w:r>
        <w:rPr>
          <w:rFonts w:asciiTheme="minorEastAsia" w:eastAsiaTheme="minorEastAsia" w:hAnsiTheme="minorEastAsia" w:cs="宋体" w:hint="eastAsia"/>
          <w:sz w:val="24"/>
        </w:rPr>
        <w:t>端</w:t>
      </w:r>
      <w:r>
        <w:rPr>
          <w:rFonts w:asciiTheme="minorEastAsia" w:eastAsiaTheme="minorEastAsia" w:hAnsiTheme="minorEastAsia" w:cs="宋体"/>
          <w:sz w:val="24"/>
        </w:rPr>
        <w:t>和</w:t>
      </w:r>
      <w:r>
        <w:rPr>
          <w:rFonts w:asciiTheme="minorEastAsia" w:eastAsiaTheme="minorEastAsia" w:hAnsiTheme="minorEastAsia" w:cs="宋体" w:hint="eastAsia"/>
          <w:sz w:val="24"/>
        </w:rPr>
        <w:t>客户端</w:t>
      </w:r>
      <w:r>
        <w:rPr>
          <w:rFonts w:asciiTheme="minorEastAsia" w:eastAsiaTheme="minorEastAsia" w:hAnsiTheme="minorEastAsia" w:cs="宋体"/>
          <w:sz w:val="24"/>
        </w:rPr>
        <w:t>之间</w:t>
      </w:r>
      <w:r>
        <w:rPr>
          <w:rFonts w:asciiTheme="minorEastAsia" w:eastAsiaTheme="minorEastAsia" w:hAnsiTheme="minorEastAsia" w:cs="宋体" w:hint="eastAsia"/>
          <w:sz w:val="24"/>
        </w:rPr>
        <w:t>网络</w:t>
      </w:r>
      <w:r>
        <w:rPr>
          <w:rFonts w:asciiTheme="minorEastAsia" w:eastAsiaTheme="minorEastAsia" w:hAnsiTheme="minorEastAsia" w:cs="宋体"/>
          <w:sz w:val="24"/>
        </w:rPr>
        <w:t>不可达，或者</w:t>
      </w:r>
      <w:r>
        <w:rPr>
          <w:rFonts w:asciiTheme="minorEastAsia" w:eastAsiaTheme="minorEastAsia" w:hAnsiTheme="minorEastAsia" w:cs="宋体" w:hint="eastAsia"/>
          <w:sz w:val="24"/>
        </w:rPr>
        <w:t>提供者</w:t>
      </w:r>
      <w:r>
        <w:rPr>
          <w:rFonts w:asciiTheme="minorEastAsia" w:eastAsiaTheme="minorEastAsia" w:hAnsiTheme="minorEastAsia" w:cs="宋体"/>
          <w:sz w:val="24"/>
        </w:rPr>
        <w:t>和消费者之间链路</w:t>
      </w:r>
      <w:r>
        <w:rPr>
          <w:rFonts w:asciiTheme="minorEastAsia" w:eastAsiaTheme="minorEastAsia" w:hAnsiTheme="minorEastAsia" w:cs="宋体" w:hint="eastAsia"/>
          <w:sz w:val="24"/>
        </w:rPr>
        <w:t>已经</w:t>
      </w:r>
      <w:r>
        <w:rPr>
          <w:rFonts w:asciiTheme="minorEastAsia" w:eastAsiaTheme="minorEastAsia" w:hAnsiTheme="minorEastAsia" w:cs="宋体"/>
          <w:sz w:val="24"/>
        </w:rPr>
        <w:t>断连。此时</w:t>
      </w:r>
      <w:r>
        <w:rPr>
          <w:rFonts w:asciiTheme="minorEastAsia" w:eastAsiaTheme="minorEastAsia" w:hAnsiTheme="minorEastAsia" w:cs="宋体" w:hint="eastAsia"/>
          <w:sz w:val="24"/>
        </w:rPr>
        <w:t>，</w:t>
      </w:r>
      <w:r>
        <w:rPr>
          <w:rFonts w:asciiTheme="minorEastAsia" w:eastAsiaTheme="minorEastAsia" w:hAnsiTheme="minorEastAsia" w:cs="宋体"/>
          <w:sz w:val="24"/>
        </w:rPr>
        <w:t>如果消费者任</w:t>
      </w:r>
      <w:r>
        <w:rPr>
          <w:rFonts w:asciiTheme="minorEastAsia" w:eastAsiaTheme="minorEastAsia" w:hAnsiTheme="minorEastAsia" w:cs="宋体" w:hint="eastAsia"/>
          <w:sz w:val="24"/>
        </w:rPr>
        <w:t>旧向链路</w:t>
      </w:r>
      <w:r>
        <w:rPr>
          <w:rFonts w:asciiTheme="minorEastAsia" w:eastAsiaTheme="minorEastAsia" w:hAnsiTheme="minorEastAsia" w:cs="宋体"/>
          <w:sz w:val="24"/>
        </w:rPr>
        <w:t>中断的提供者发送消息，写操作将会失败</w:t>
      </w:r>
      <w:r>
        <w:rPr>
          <w:rFonts w:asciiTheme="minorEastAsia" w:eastAsiaTheme="minorEastAsia" w:hAnsiTheme="minorEastAsia" w:cs="宋体" w:hint="eastAsia"/>
          <w:sz w:val="24"/>
        </w:rPr>
        <w:t>。</w:t>
      </w:r>
      <w:r>
        <w:rPr>
          <w:rFonts w:asciiTheme="minorEastAsia" w:eastAsiaTheme="minorEastAsia" w:hAnsiTheme="minorEastAsia" w:cs="宋体"/>
          <w:sz w:val="24"/>
        </w:rPr>
        <w:t>注册中心并不能检测到服务</w:t>
      </w:r>
      <w:r>
        <w:rPr>
          <w:rFonts w:asciiTheme="minorEastAsia" w:eastAsiaTheme="minorEastAsia" w:hAnsiTheme="minorEastAsia" w:cs="宋体" w:hint="eastAsia"/>
          <w:sz w:val="24"/>
        </w:rPr>
        <w:t>端</w:t>
      </w:r>
      <w:r>
        <w:rPr>
          <w:rFonts w:asciiTheme="minorEastAsia" w:eastAsiaTheme="minorEastAsia" w:hAnsiTheme="minorEastAsia" w:cs="宋体"/>
          <w:sz w:val="24"/>
        </w:rPr>
        <w:t>异常。</w:t>
      </w:r>
    </w:p>
    <w:p w14:paraId="33C83B5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因此</w:t>
      </w:r>
      <w:r>
        <w:rPr>
          <w:rFonts w:asciiTheme="minorEastAsia" w:eastAsiaTheme="minorEastAsia" w:hAnsiTheme="minorEastAsia" w:cs="宋体"/>
          <w:sz w:val="24"/>
        </w:rPr>
        <w:t>，</w:t>
      </w:r>
      <w:r>
        <w:rPr>
          <w:rFonts w:asciiTheme="minorEastAsia" w:eastAsiaTheme="minorEastAsia" w:hAnsiTheme="minorEastAsia" w:cs="宋体" w:hint="eastAsia"/>
          <w:sz w:val="24"/>
        </w:rPr>
        <w:t>一般</w:t>
      </w:r>
      <w:r>
        <w:rPr>
          <w:rFonts w:asciiTheme="minorEastAsia" w:eastAsiaTheme="minorEastAsia" w:hAnsiTheme="minorEastAsia" w:cs="宋体"/>
          <w:sz w:val="24"/>
        </w:rPr>
        <w:t>要</w:t>
      </w:r>
      <w:r>
        <w:rPr>
          <w:rFonts w:asciiTheme="minorEastAsia" w:eastAsiaTheme="minorEastAsia" w:hAnsiTheme="minorEastAsia" w:cs="宋体" w:hint="eastAsia"/>
          <w:sz w:val="24"/>
        </w:rPr>
        <w:t>使用</w:t>
      </w:r>
      <w:r>
        <w:rPr>
          <w:rFonts w:asciiTheme="minorEastAsia" w:eastAsiaTheme="minorEastAsia" w:hAnsiTheme="minorEastAsia" w:cs="宋体"/>
          <w:sz w:val="24"/>
        </w:rPr>
        <w:t>注册中心检测</w:t>
      </w:r>
      <w:r>
        <w:rPr>
          <w:rFonts w:asciiTheme="minorEastAsia" w:eastAsiaTheme="minorEastAsia" w:hAnsiTheme="minorEastAsia" w:cs="宋体" w:hint="eastAsia"/>
          <w:sz w:val="24"/>
        </w:rPr>
        <w:t>加上</w:t>
      </w:r>
      <w:r>
        <w:rPr>
          <w:rFonts w:asciiTheme="minorEastAsia" w:eastAsiaTheme="minorEastAsia" w:hAnsiTheme="minorEastAsia" w:cs="宋体"/>
          <w:sz w:val="24"/>
        </w:rPr>
        <w:t>服务</w:t>
      </w:r>
      <w:r>
        <w:rPr>
          <w:rFonts w:asciiTheme="minorEastAsia" w:eastAsiaTheme="minorEastAsia" w:hAnsiTheme="minorEastAsia" w:cs="宋体" w:hint="eastAsia"/>
          <w:sz w:val="24"/>
        </w:rPr>
        <w:t>端</w:t>
      </w:r>
      <w:r>
        <w:rPr>
          <w:rFonts w:asciiTheme="minorEastAsia" w:eastAsiaTheme="minorEastAsia" w:hAnsiTheme="minorEastAsia" w:cs="宋体"/>
          <w:sz w:val="24"/>
        </w:rPr>
        <w:t>和</w:t>
      </w:r>
      <w:r>
        <w:rPr>
          <w:rFonts w:asciiTheme="minorEastAsia" w:eastAsiaTheme="minorEastAsia" w:hAnsiTheme="minorEastAsia" w:cs="宋体" w:hint="eastAsia"/>
          <w:sz w:val="24"/>
        </w:rPr>
        <w:t>客户端</w:t>
      </w:r>
      <w:r>
        <w:rPr>
          <w:rFonts w:asciiTheme="minorEastAsia" w:eastAsiaTheme="minorEastAsia" w:hAnsiTheme="minorEastAsia" w:cs="宋体"/>
          <w:sz w:val="24"/>
        </w:rPr>
        <w:t>之间的链路有效性检测来保障系统的可靠性</w:t>
      </w:r>
      <w:r>
        <w:rPr>
          <w:rFonts w:asciiTheme="minorEastAsia" w:eastAsiaTheme="minorEastAsia" w:hAnsiTheme="minorEastAsia" w:cs="宋体" w:hint="eastAsia"/>
          <w:sz w:val="24"/>
        </w:rPr>
        <w:t>。</w:t>
      </w:r>
    </w:p>
    <w:p w14:paraId="2398BFF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当客户端</w:t>
      </w:r>
      <w:r>
        <w:rPr>
          <w:rFonts w:asciiTheme="minorEastAsia" w:eastAsiaTheme="minorEastAsia" w:hAnsiTheme="minorEastAsia" w:cs="宋体"/>
          <w:sz w:val="24"/>
        </w:rPr>
        <w:t>通过双向心跳检测</w:t>
      </w:r>
      <w:r>
        <w:rPr>
          <w:rFonts w:asciiTheme="minorEastAsia" w:eastAsiaTheme="minorEastAsia" w:hAnsiTheme="minorEastAsia" w:cs="宋体" w:hint="eastAsia"/>
          <w:sz w:val="24"/>
        </w:rPr>
        <w:t>发现</w:t>
      </w:r>
      <w:r>
        <w:rPr>
          <w:rFonts w:asciiTheme="minorEastAsia" w:eastAsiaTheme="minorEastAsia" w:hAnsiTheme="minorEastAsia" w:cs="宋体"/>
          <w:sz w:val="24"/>
        </w:rPr>
        <w:t>链路故障之后，会主动释放链路，并将对应的</w:t>
      </w:r>
      <w:r>
        <w:rPr>
          <w:rFonts w:asciiTheme="minorEastAsia" w:eastAsiaTheme="minorEastAsia" w:hAnsiTheme="minorEastAsia" w:cs="宋体" w:hint="eastAsia"/>
          <w:sz w:val="24"/>
        </w:rPr>
        <w:t>服务端</w:t>
      </w:r>
      <w:r>
        <w:rPr>
          <w:rFonts w:asciiTheme="minorEastAsia" w:eastAsiaTheme="minorEastAsia" w:hAnsiTheme="minorEastAsia" w:cs="宋体"/>
          <w:sz w:val="24"/>
        </w:rPr>
        <w:t>从路由表中删除</w:t>
      </w:r>
      <w:r>
        <w:rPr>
          <w:rFonts w:asciiTheme="minorEastAsia" w:eastAsiaTheme="minorEastAsia" w:hAnsiTheme="minorEastAsia" w:cs="宋体" w:hint="eastAsia"/>
          <w:sz w:val="24"/>
        </w:rPr>
        <w:t>。</w:t>
      </w:r>
      <w:r>
        <w:rPr>
          <w:rFonts w:asciiTheme="minorEastAsia" w:eastAsiaTheme="minorEastAsia" w:hAnsiTheme="minorEastAsia" w:cs="宋体"/>
          <w:sz w:val="24"/>
        </w:rPr>
        <w:t>当</w:t>
      </w:r>
      <w:r>
        <w:rPr>
          <w:rFonts w:asciiTheme="minorEastAsia" w:eastAsiaTheme="minorEastAsia" w:hAnsiTheme="minorEastAsia" w:cs="宋体" w:hint="eastAsia"/>
          <w:sz w:val="24"/>
        </w:rPr>
        <w:t>链路</w:t>
      </w:r>
      <w:r>
        <w:rPr>
          <w:rFonts w:asciiTheme="minorEastAsia" w:eastAsiaTheme="minorEastAsia" w:hAnsiTheme="minorEastAsia" w:cs="宋体"/>
          <w:sz w:val="24"/>
        </w:rPr>
        <w:t>恢复之后，重新将恢复的故障</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地址信息加入</w:t>
      </w:r>
      <w:r>
        <w:rPr>
          <w:rFonts w:asciiTheme="minorEastAsia" w:eastAsiaTheme="minorEastAsia" w:hAnsiTheme="minorEastAsia" w:cs="宋体" w:hint="eastAsia"/>
          <w:sz w:val="24"/>
        </w:rPr>
        <w:t>地址列表</w:t>
      </w:r>
      <w:r>
        <w:rPr>
          <w:rFonts w:asciiTheme="minorEastAsia" w:eastAsiaTheme="minorEastAsia" w:hAnsiTheme="minorEastAsia" w:cs="宋体"/>
          <w:sz w:val="24"/>
        </w:rPr>
        <w:t>中。</w:t>
      </w:r>
    </w:p>
    <w:p w14:paraId="36090DEB" w14:textId="77777777" w:rsidR="00065A3A" w:rsidRDefault="00C41667">
      <w:pPr>
        <w:rPr>
          <w:ins w:id="135" w:author="Wang Wei14(上海_技术部_平台保障_王伟)" w:date="2017-05-27T14:40:00Z"/>
          <w:rFonts w:ascii="黑体" w:eastAsia="黑体" w:hAnsi="黑体" w:cs="宋体"/>
          <w:sz w:val="28"/>
          <w:szCs w:val="28"/>
        </w:rPr>
      </w:pPr>
      <w:bookmarkStart w:id="136" w:name="_Toc482175924"/>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服务</w:t>
      </w:r>
      <w:r>
        <w:rPr>
          <w:rFonts w:ascii="黑体" w:eastAsia="黑体" w:hAnsi="黑体" w:cs="宋体"/>
          <w:sz w:val="28"/>
          <w:szCs w:val="28"/>
        </w:rPr>
        <w:t>健康检查</w:t>
      </w:r>
      <w:bookmarkEnd w:id="136"/>
    </w:p>
    <w:p w14:paraId="6F8F70CC" w14:textId="0434AC4F" w:rsidR="00AF6D0E" w:rsidRPr="0032429B" w:rsidRDefault="00AF6D0E" w:rsidP="0032429B">
      <w:pPr>
        <w:spacing w:line="400" w:lineRule="atLeast"/>
        <w:ind w:firstLine="420"/>
        <w:rPr>
          <w:rFonts w:asciiTheme="minorEastAsia" w:eastAsiaTheme="minorEastAsia" w:hAnsiTheme="minorEastAsia" w:cs="宋体"/>
          <w:sz w:val="24"/>
        </w:rPr>
      </w:pPr>
      <w:r w:rsidRPr="0032429B">
        <w:rPr>
          <w:rFonts w:asciiTheme="minorEastAsia" w:eastAsiaTheme="minorEastAsia" w:hAnsiTheme="minorEastAsia" w:cs="宋体" w:hint="eastAsia"/>
          <w:sz w:val="24"/>
        </w:rPr>
        <w:t>在</w:t>
      </w:r>
      <w:r w:rsidRPr="0032429B">
        <w:rPr>
          <w:rFonts w:asciiTheme="minorEastAsia" w:eastAsiaTheme="minorEastAsia" w:hAnsiTheme="minorEastAsia" w:cs="宋体"/>
          <w:sz w:val="24"/>
        </w:rPr>
        <w:t>集群组网环境下，由于硬件性能差异</w:t>
      </w:r>
      <w:r w:rsidRPr="0032429B">
        <w:rPr>
          <w:rFonts w:asciiTheme="minorEastAsia" w:eastAsiaTheme="minorEastAsia" w:hAnsiTheme="minorEastAsia" w:cs="宋体" w:hint="eastAsia"/>
          <w:sz w:val="24"/>
        </w:rPr>
        <w:t>、</w:t>
      </w:r>
      <w:r w:rsidRPr="0032429B">
        <w:rPr>
          <w:rFonts w:asciiTheme="minorEastAsia" w:eastAsiaTheme="minorEastAsia" w:hAnsiTheme="minorEastAsia" w:cs="宋体"/>
          <w:sz w:val="24"/>
        </w:rPr>
        <w:t>各服务提供者的负载不均等原因，如果采用随机路由分发策略，会导致负载较重的服务提供者不堪重负被</w:t>
      </w:r>
      <w:r w:rsidRPr="0032429B">
        <w:rPr>
          <w:rFonts w:asciiTheme="minorEastAsia" w:eastAsiaTheme="minorEastAsia" w:hAnsiTheme="minorEastAsia" w:cs="宋体" w:hint="eastAsia"/>
          <w:sz w:val="24"/>
        </w:rPr>
        <w:t>压垮</w:t>
      </w:r>
      <w:r w:rsidRPr="0032429B">
        <w:rPr>
          <w:rFonts w:asciiTheme="minorEastAsia" w:eastAsiaTheme="minorEastAsia" w:hAnsiTheme="minorEastAsia" w:cs="宋体"/>
          <w:sz w:val="24"/>
        </w:rPr>
        <w:t>。</w:t>
      </w:r>
    </w:p>
    <w:p w14:paraId="1467CA2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使用</w:t>
      </w:r>
      <w:r>
        <w:rPr>
          <w:rFonts w:asciiTheme="minorEastAsia" w:eastAsiaTheme="minorEastAsia" w:hAnsiTheme="minorEastAsia" w:cs="宋体"/>
          <w:sz w:val="24"/>
        </w:rPr>
        <w:t>健康度</w:t>
      </w:r>
      <w:r>
        <w:rPr>
          <w:rFonts w:asciiTheme="minorEastAsia" w:eastAsiaTheme="minorEastAsia" w:hAnsiTheme="minorEastAsia" w:cs="宋体" w:hint="eastAsia"/>
          <w:sz w:val="24"/>
        </w:rPr>
        <w:t>监测机制</w:t>
      </w:r>
      <w:r>
        <w:rPr>
          <w:rFonts w:asciiTheme="minorEastAsia" w:eastAsiaTheme="minorEastAsia" w:hAnsiTheme="minorEastAsia" w:cs="宋体"/>
          <w:sz w:val="24"/>
        </w:rPr>
        <w:t>，可以对集群的服务实例进行</w:t>
      </w:r>
      <w:r>
        <w:rPr>
          <w:rFonts w:asciiTheme="minorEastAsia" w:eastAsiaTheme="minorEastAsia" w:hAnsiTheme="minorEastAsia" w:cs="宋体" w:hint="eastAsia"/>
          <w:sz w:val="24"/>
        </w:rPr>
        <w:t>检测</w:t>
      </w:r>
      <w:r>
        <w:rPr>
          <w:rFonts w:asciiTheme="minorEastAsia" w:eastAsiaTheme="minorEastAsia" w:hAnsiTheme="minorEastAsia" w:cs="宋体"/>
          <w:sz w:val="24"/>
        </w:rPr>
        <w:t>，根据</w:t>
      </w:r>
      <w:r>
        <w:rPr>
          <w:rFonts w:asciiTheme="minorEastAsia" w:eastAsiaTheme="minorEastAsia" w:hAnsiTheme="minorEastAsia" w:cs="宋体" w:hint="eastAsia"/>
          <w:sz w:val="24"/>
        </w:rPr>
        <w:t>检测</w:t>
      </w:r>
      <w:r>
        <w:rPr>
          <w:rFonts w:asciiTheme="minorEastAsia" w:eastAsiaTheme="minorEastAsia" w:hAnsiTheme="minorEastAsia" w:cs="宋体"/>
          <w:sz w:val="24"/>
        </w:rPr>
        <w:t>结果对健康</w:t>
      </w:r>
      <w:r>
        <w:rPr>
          <w:rFonts w:asciiTheme="minorEastAsia" w:eastAsiaTheme="minorEastAsia" w:hAnsiTheme="minorEastAsia" w:cs="宋体" w:hint="eastAsia"/>
          <w:sz w:val="24"/>
        </w:rPr>
        <w:t>度</w:t>
      </w:r>
      <w:r>
        <w:rPr>
          <w:rFonts w:asciiTheme="minorEastAsia" w:eastAsiaTheme="minorEastAsia" w:hAnsiTheme="minorEastAsia" w:cs="宋体"/>
          <w:sz w:val="24"/>
        </w:rPr>
        <w:t>打分，得分较低的亚健康服务节点，路由权重会被自动调低，发送到对应节点的消息</w:t>
      </w:r>
      <w:r>
        <w:rPr>
          <w:rFonts w:asciiTheme="minorEastAsia" w:eastAsiaTheme="minorEastAsia" w:hAnsiTheme="minorEastAsia" w:cs="宋体" w:hint="eastAsia"/>
          <w:sz w:val="24"/>
        </w:rPr>
        <w:t>相比</w:t>
      </w:r>
      <w:r>
        <w:rPr>
          <w:rFonts w:asciiTheme="minorEastAsia" w:eastAsiaTheme="minorEastAsia" w:hAnsiTheme="minorEastAsia" w:cs="宋体"/>
          <w:sz w:val="24"/>
        </w:rPr>
        <w:t>于其他</w:t>
      </w:r>
      <w:r>
        <w:rPr>
          <w:rFonts w:asciiTheme="minorEastAsia" w:eastAsiaTheme="minorEastAsia" w:hAnsiTheme="minorEastAsia" w:cs="宋体" w:hint="eastAsia"/>
          <w:sz w:val="24"/>
        </w:rPr>
        <w:t>健康</w:t>
      </w:r>
      <w:r>
        <w:rPr>
          <w:rFonts w:asciiTheme="minorEastAsia" w:eastAsiaTheme="minorEastAsia" w:hAnsiTheme="minorEastAsia" w:cs="宋体"/>
          <w:sz w:val="24"/>
        </w:rPr>
        <w:t>节点</w:t>
      </w:r>
      <w:r>
        <w:rPr>
          <w:rFonts w:asciiTheme="minorEastAsia" w:eastAsiaTheme="minorEastAsia" w:hAnsiTheme="minorEastAsia" w:cs="宋体" w:hint="eastAsia"/>
          <w:sz w:val="24"/>
        </w:rPr>
        <w:t>会</w:t>
      </w:r>
      <w:r>
        <w:rPr>
          <w:rFonts w:asciiTheme="minorEastAsia" w:eastAsiaTheme="minorEastAsia" w:hAnsiTheme="minorEastAsia" w:cs="宋体"/>
          <w:sz w:val="24"/>
        </w:rPr>
        <w:t>少很多，这样就能够实现“</w:t>
      </w:r>
      <w:r>
        <w:rPr>
          <w:rFonts w:asciiTheme="minorEastAsia" w:eastAsiaTheme="minorEastAsia" w:hAnsiTheme="minorEastAsia" w:cs="宋体" w:hint="eastAsia"/>
          <w:sz w:val="24"/>
        </w:rPr>
        <w:t>能者</w:t>
      </w:r>
      <w:r>
        <w:rPr>
          <w:rFonts w:asciiTheme="minorEastAsia" w:eastAsiaTheme="minorEastAsia" w:hAnsiTheme="minorEastAsia" w:cs="宋体"/>
          <w:sz w:val="24"/>
        </w:rPr>
        <w:t>多劳，按需分配”</w:t>
      </w:r>
      <w:r>
        <w:rPr>
          <w:rFonts w:asciiTheme="minorEastAsia" w:eastAsiaTheme="minorEastAsia" w:hAnsiTheme="minorEastAsia" w:cs="宋体" w:hint="eastAsia"/>
          <w:sz w:val="24"/>
        </w:rPr>
        <w:t>，</w:t>
      </w:r>
      <w:r>
        <w:rPr>
          <w:rFonts w:asciiTheme="minorEastAsia" w:eastAsiaTheme="minorEastAsia" w:hAnsiTheme="minorEastAsia" w:cs="宋体"/>
          <w:sz w:val="24"/>
        </w:rPr>
        <w:t>实现更合理</w:t>
      </w:r>
      <w:r>
        <w:rPr>
          <w:rFonts w:asciiTheme="minorEastAsia" w:eastAsiaTheme="minorEastAsia" w:hAnsiTheme="minorEastAsia" w:cs="宋体" w:hint="eastAsia"/>
          <w:sz w:val="24"/>
        </w:rPr>
        <w:t>的资源</w:t>
      </w:r>
      <w:r>
        <w:rPr>
          <w:rFonts w:asciiTheme="minorEastAsia" w:eastAsiaTheme="minorEastAsia" w:hAnsiTheme="minorEastAsia" w:cs="宋体"/>
          <w:sz w:val="24"/>
        </w:rPr>
        <w:t>分配和路由调度。</w:t>
      </w:r>
    </w:p>
    <w:p w14:paraId="6CC26B6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服务的</w:t>
      </w:r>
      <w:r>
        <w:rPr>
          <w:rFonts w:asciiTheme="minorEastAsia" w:eastAsiaTheme="minorEastAsia" w:hAnsiTheme="minorEastAsia" w:cs="宋体"/>
          <w:sz w:val="24"/>
        </w:rPr>
        <w:t>健康度</w:t>
      </w:r>
      <w:r>
        <w:rPr>
          <w:rFonts w:asciiTheme="minorEastAsia" w:eastAsiaTheme="minorEastAsia" w:hAnsiTheme="minorEastAsia" w:cs="宋体" w:hint="eastAsia"/>
          <w:sz w:val="24"/>
        </w:rPr>
        <w:t>检测</w:t>
      </w:r>
      <w:r>
        <w:rPr>
          <w:rFonts w:asciiTheme="minorEastAsia" w:eastAsiaTheme="minorEastAsia" w:hAnsiTheme="minorEastAsia" w:cs="宋体"/>
          <w:sz w:val="24"/>
        </w:rPr>
        <w:t>通常需要采集如下性能指标：</w:t>
      </w:r>
    </w:p>
    <w:p w14:paraId="799FC56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1.服务</w:t>
      </w:r>
      <w:r>
        <w:rPr>
          <w:rFonts w:asciiTheme="minorEastAsia" w:eastAsiaTheme="minorEastAsia" w:hAnsiTheme="minorEastAsia" w:cs="宋体"/>
          <w:sz w:val="24"/>
        </w:rPr>
        <w:t>调用延迟</w:t>
      </w:r>
      <w:r>
        <w:rPr>
          <w:rFonts w:asciiTheme="minorEastAsia" w:eastAsiaTheme="minorEastAsia" w:hAnsiTheme="minorEastAsia" w:cs="宋体" w:hint="eastAsia"/>
          <w:sz w:val="24"/>
        </w:rPr>
        <w:t>,QPS,调用</w:t>
      </w:r>
      <w:r>
        <w:rPr>
          <w:rFonts w:asciiTheme="minorEastAsia" w:eastAsiaTheme="minorEastAsia" w:hAnsiTheme="minorEastAsia" w:cs="宋体"/>
          <w:sz w:val="24"/>
        </w:rPr>
        <w:t>成功率</w:t>
      </w:r>
    </w:p>
    <w:p w14:paraId="01640E7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2.基础资源</w:t>
      </w:r>
      <w:r>
        <w:rPr>
          <w:rFonts w:asciiTheme="minorEastAsia" w:eastAsiaTheme="minorEastAsia" w:hAnsiTheme="minorEastAsia" w:cs="宋体"/>
          <w:sz w:val="24"/>
        </w:rPr>
        <w:t>使用情况，例如堆内存，CPU使用率等</w:t>
      </w:r>
    </w:p>
    <w:p w14:paraId="768B477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健康度评分</w:t>
      </w:r>
      <w:r>
        <w:rPr>
          <w:rFonts w:asciiTheme="minorEastAsia" w:eastAsiaTheme="minorEastAsia" w:hAnsiTheme="minorEastAsia" w:cs="宋体"/>
          <w:sz w:val="24"/>
        </w:rPr>
        <w:t>通常由</w:t>
      </w:r>
      <w:r>
        <w:rPr>
          <w:rFonts w:asciiTheme="minorEastAsia" w:eastAsiaTheme="minorEastAsia" w:hAnsiTheme="minorEastAsia" w:cs="宋体" w:hint="eastAsia"/>
          <w:sz w:val="24"/>
        </w:rPr>
        <w:t>独立</w:t>
      </w:r>
      <w:r>
        <w:rPr>
          <w:rFonts w:asciiTheme="minorEastAsia" w:eastAsiaTheme="minorEastAsia" w:hAnsiTheme="minorEastAsia" w:cs="宋体"/>
          <w:sz w:val="24"/>
        </w:rPr>
        <w:t>的</w:t>
      </w:r>
      <w:r>
        <w:rPr>
          <w:rFonts w:asciiTheme="minorEastAsia" w:eastAsiaTheme="minorEastAsia" w:hAnsiTheme="minorEastAsia" w:cs="宋体" w:hint="eastAsia"/>
          <w:sz w:val="24"/>
        </w:rPr>
        <w:t>监控</w:t>
      </w:r>
      <w:r>
        <w:rPr>
          <w:rFonts w:asciiTheme="minorEastAsia" w:eastAsiaTheme="minorEastAsia" w:hAnsiTheme="minorEastAsia" w:cs="宋体"/>
          <w:sz w:val="24"/>
        </w:rPr>
        <w:t>节点</w:t>
      </w:r>
      <w:r>
        <w:rPr>
          <w:rFonts w:asciiTheme="minorEastAsia" w:eastAsiaTheme="minorEastAsia" w:hAnsiTheme="minorEastAsia" w:cs="宋体" w:hint="eastAsia"/>
          <w:sz w:val="24"/>
        </w:rPr>
        <w:t>负责</w:t>
      </w:r>
      <w:r>
        <w:rPr>
          <w:rFonts w:asciiTheme="minorEastAsia" w:eastAsiaTheme="minorEastAsia" w:hAnsiTheme="minorEastAsia" w:cs="宋体"/>
          <w:sz w:val="24"/>
        </w:rPr>
        <w:t>，</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将性能数据周期性汇报到</w:t>
      </w:r>
      <w:r>
        <w:rPr>
          <w:rFonts w:asciiTheme="minorEastAsia" w:eastAsiaTheme="minorEastAsia" w:hAnsiTheme="minorEastAsia" w:cs="宋体" w:hint="eastAsia"/>
          <w:sz w:val="24"/>
        </w:rPr>
        <w:t>监控</w:t>
      </w:r>
      <w:r>
        <w:rPr>
          <w:rFonts w:asciiTheme="minorEastAsia" w:eastAsiaTheme="minorEastAsia" w:hAnsiTheme="minorEastAsia" w:cs="宋体"/>
          <w:sz w:val="24"/>
        </w:rPr>
        <w:t>节点，性能汇总和</w:t>
      </w:r>
      <w:r>
        <w:rPr>
          <w:rFonts w:asciiTheme="minorEastAsia" w:eastAsiaTheme="minorEastAsia" w:hAnsiTheme="minorEastAsia" w:cs="宋体" w:hint="eastAsia"/>
          <w:sz w:val="24"/>
        </w:rPr>
        <w:t>监控</w:t>
      </w:r>
      <w:r>
        <w:rPr>
          <w:rFonts w:asciiTheme="minorEastAsia" w:eastAsiaTheme="minorEastAsia" w:hAnsiTheme="minorEastAsia" w:cs="宋体"/>
          <w:sz w:val="24"/>
        </w:rPr>
        <w:t>节点根据内置的健康度算法对各个</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做健康度打分，然后</w:t>
      </w:r>
      <w:r>
        <w:rPr>
          <w:rFonts w:asciiTheme="minorEastAsia" w:eastAsiaTheme="minorEastAsia" w:hAnsiTheme="minorEastAsia" w:cs="宋体" w:hint="eastAsia"/>
          <w:sz w:val="24"/>
        </w:rPr>
        <w:t>周期</w:t>
      </w:r>
      <w:r>
        <w:rPr>
          <w:rFonts w:asciiTheme="minorEastAsia" w:eastAsiaTheme="minorEastAsia" w:hAnsiTheme="minorEastAsia" w:cs="宋体"/>
          <w:sz w:val="24"/>
        </w:rPr>
        <w:t>性的将</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健康度信息下发给</w:t>
      </w:r>
      <w:r>
        <w:rPr>
          <w:rFonts w:asciiTheme="minorEastAsia" w:eastAsiaTheme="minorEastAsia" w:hAnsiTheme="minorEastAsia" w:cs="宋体" w:hint="eastAsia"/>
          <w:sz w:val="24"/>
        </w:rPr>
        <w:t>客户端</w:t>
      </w:r>
      <w:r>
        <w:rPr>
          <w:rFonts w:asciiTheme="minorEastAsia" w:eastAsiaTheme="minorEastAsia" w:hAnsiTheme="minorEastAsia" w:cs="宋体"/>
          <w:sz w:val="24"/>
        </w:rPr>
        <w:t>，</w:t>
      </w:r>
      <w:r>
        <w:rPr>
          <w:rFonts w:asciiTheme="minorEastAsia" w:eastAsiaTheme="minorEastAsia" w:hAnsiTheme="minorEastAsia" w:cs="宋体" w:hint="eastAsia"/>
          <w:sz w:val="24"/>
        </w:rPr>
        <w:t>客户端</w:t>
      </w:r>
      <w:r>
        <w:rPr>
          <w:rFonts w:asciiTheme="minorEastAsia" w:eastAsiaTheme="minorEastAsia" w:hAnsiTheme="minorEastAsia" w:cs="宋体"/>
          <w:sz w:val="24"/>
        </w:rPr>
        <w:t>根据健康度评分动态调整路由</w:t>
      </w:r>
      <w:r>
        <w:rPr>
          <w:rFonts w:asciiTheme="minorEastAsia" w:eastAsiaTheme="minorEastAsia" w:hAnsiTheme="minorEastAsia" w:cs="宋体" w:hint="eastAsia"/>
          <w:sz w:val="24"/>
        </w:rPr>
        <w:t>权重</w:t>
      </w:r>
      <w:r>
        <w:rPr>
          <w:rFonts w:asciiTheme="minorEastAsia" w:eastAsiaTheme="minorEastAsia" w:hAnsiTheme="minorEastAsia" w:cs="宋体"/>
          <w:sz w:val="24"/>
        </w:rPr>
        <w:t>，</w:t>
      </w:r>
      <w:r>
        <w:rPr>
          <w:rFonts w:asciiTheme="minorEastAsia" w:eastAsiaTheme="minorEastAsia" w:hAnsiTheme="minorEastAsia" w:cs="宋体" w:hint="eastAsia"/>
          <w:sz w:val="24"/>
        </w:rPr>
        <w:t>实现</w:t>
      </w:r>
      <w:r>
        <w:rPr>
          <w:rFonts w:asciiTheme="minorEastAsia" w:eastAsiaTheme="minorEastAsia" w:hAnsiTheme="minorEastAsia" w:cs="宋体"/>
          <w:sz w:val="24"/>
        </w:rPr>
        <w:t>按需路由</w:t>
      </w:r>
      <w:r>
        <w:rPr>
          <w:rFonts w:asciiTheme="minorEastAsia" w:eastAsiaTheme="minorEastAsia" w:hAnsiTheme="minorEastAsia" w:cs="宋体" w:hint="eastAsia"/>
          <w:sz w:val="24"/>
        </w:rPr>
        <w:t>，向</w:t>
      </w:r>
      <w:r>
        <w:rPr>
          <w:rFonts w:asciiTheme="minorEastAsia" w:eastAsiaTheme="minorEastAsia" w:hAnsiTheme="minorEastAsia" w:cs="宋体"/>
          <w:sz w:val="24"/>
        </w:rPr>
        <w:t>处理能力强的节点发送更多的消息，保护亚健康服务节点。</w:t>
      </w:r>
    </w:p>
    <w:p w14:paraId="58426DF6" w14:textId="77777777" w:rsidR="00065A3A" w:rsidRDefault="00C41667">
      <w:pPr>
        <w:pStyle w:val="3"/>
        <w:spacing w:beforeLines="100" w:before="312" w:afterLines="100" w:after="312" w:line="415" w:lineRule="auto"/>
        <w:jc w:val="left"/>
        <w:rPr>
          <w:ins w:id="137" w:author="Wang Wei14(上海_技术部_平台保障_王伟)" w:date="2017-05-28T09:07:00Z"/>
          <w:rFonts w:ascii="黑体" w:eastAsia="黑体" w:hAnsi="黑体"/>
          <w:b w:val="0"/>
        </w:rPr>
      </w:pPr>
      <w:bookmarkStart w:id="138" w:name="_Toc481258157"/>
      <w:bookmarkStart w:id="139" w:name="_Toc482175925"/>
      <w:bookmarkStart w:id="140" w:name="_Toc483557631"/>
      <w:r>
        <w:rPr>
          <w:rFonts w:ascii="黑体" w:eastAsia="黑体" w:hAnsi="黑体" w:hint="eastAsia"/>
          <w:b w:val="0"/>
        </w:rPr>
        <w:t>5.4 服务隔离</w:t>
      </w:r>
      <w:bookmarkEnd w:id="138"/>
      <w:bookmarkEnd w:id="139"/>
      <w:bookmarkEnd w:id="140"/>
    </w:p>
    <w:p w14:paraId="342197BF" w14:textId="605214D8" w:rsidR="00631431" w:rsidRPr="00E134DF" w:rsidRDefault="00631431" w:rsidP="00E134DF">
      <w:pPr>
        <w:ind w:firstLine="420"/>
        <w:rPr>
          <w:rFonts w:asciiTheme="minorEastAsia" w:eastAsiaTheme="minorEastAsia" w:hAnsiTheme="minorEastAsia" w:cs="宋体" w:hint="eastAsia"/>
          <w:sz w:val="24"/>
        </w:rPr>
      </w:pPr>
      <w:r w:rsidRPr="00E134DF">
        <w:rPr>
          <w:rFonts w:asciiTheme="minorEastAsia" w:eastAsiaTheme="minorEastAsia" w:hAnsiTheme="minorEastAsia" w:cs="宋体" w:hint="eastAsia"/>
          <w:sz w:val="24"/>
        </w:rPr>
        <w:t>隔离</w:t>
      </w:r>
      <w:r w:rsidRPr="00E134DF">
        <w:rPr>
          <w:rFonts w:asciiTheme="minorEastAsia" w:eastAsiaTheme="minorEastAsia" w:hAnsiTheme="minorEastAsia" w:cs="宋体"/>
          <w:sz w:val="24"/>
        </w:rPr>
        <w:t>是指将系统或资源分</w:t>
      </w:r>
      <w:r w:rsidRPr="00E134DF">
        <w:rPr>
          <w:rFonts w:asciiTheme="minorEastAsia" w:eastAsiaTheme="minorEastAsia" w:hAnsiTheme="minorEastAsia" w:cs="宋体" w:hint="eastAsia"/>
          <w:sz w:val="24"/>
        </w:rPr>
        <w:t>割</w:t>
      </w:r>
      <w:r w:rsidRPr="00E134DF">
        <w:rPr>
          <w:rFonts w:asciiTheme="minorEastAsia" w:eastAsiaTheme="minorEastAsia" w:hAnsiTheme="minorEastAsia" w:cs="宋体"/>
          <w:sz w:val="24"/>
        </w:rPr>
        <w:t>开，系统隔离</w:t>
      </w:r>
      <w:r w:rsidRPr="00E134DF">
        <w:rPr>
          <w:rFonts w:asciiTheme="minorEastAsia" w:eastAsiaTheme="minorEastAsia" w:hAnsiTheme="minorEastAsia" w:cs="宋体" w:hint="eastAsia"/>
          <w:sz w:val="24"/>
        </w:rPr>
        <w:t>是</w:t>
      </w:r>
      <w:r w:rsidRPr="00E134DF">
        <w:rPr>
          <w:rFonts w:asciiTheme="minorEastAsia" w:eastAsiaTheme="minorEastAsia" w:hAnsiTheme="minorEastAsia" w:cs="宋体"/>
          <w:sz w:val="24"/>
        </w:rPr>
        <w:t>为了在系统发生故障时，能限定传播范围和影响范围，即发生故障后不会出现滚雪球效应，从而保证只有出问题的服务不可用，其他服务还是可用的。资源</w:t>
      </w:r>
      <w:r w:rsidRPr="00E134DF">
        <w:rPr>
          <w:rFonts w:asciiTheme="minorEastAsia" w:eastAsiaTheme="minorEastAsia" w:hAnsiTheme="minorEastAsia" w:cs="宋体" w:hint="eastAsia"/>
          <w:sz w:val="24"/>
        </w:rPr>
        <w:t>隔离</w:t>
      </w:r>
      <w:r w:rsidRPr="00E134DF">
        <w:rPr>
          <w:rFonts w:asciiTheme="minorEastAsia" w:eastAsiaTheme="minorEastAsia" w:hAnsiTheme="minorEastAsia" w:cs="宋体"/>
          <w:sz w:val="24"/>
        </w:rPr>
        <w:t>通过隔离来减少资源竞争，保障服务间的互相不影响和可用性。</w:t>
      </w:r>
    </w:p>
    <w:p w14:paraId="07815CCC" w14:textId="77777777" w:rsidR="00065A3A" w:rsidRDefault="00C41667">
      <w:pPr>
        <w:spacing w:line="400" w:lineRule="atLeast"/>
        <w:rPr>
          <w:rFonts w:asciiTheme="minorEastAsia" w:eastAsiaTheme="minorEastAsia" w:hAnsiTheme="minorEastAsia" w:cs="宋体"/>
          <w:sz w:val="24"/>
        </w:rPr>
      </w:pPr>
      <w:bookmarkStart w:id="141" w:name="_Toc482175926"/>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hint="eastAsia"/>
          <w:sz w:val="28"/>
          <w:szCs w:val="28"/>
        </w:rPr>
        <w:t>服务</w:t>
      </w:r>
      <w:r>
        <w:rPr>
          <w:rFonts w:ascii="黑体" w:eastAsia="黑体" w:hAnsi="黑体" w:cs="宋体"/>
          <w:sz w:val="28"/>
          <w:szCs w:val="28"/>
        </w:rPr>
        <w:t>故障隔离</w:t>
      </w:r>
      <w:bookmarkEnd w:id="141"/>
    </w:p>
    <w:p w14:paraId="08D1BD34"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1. 线程隔离</w:t>
      </w:r>
    </w:p>
    <w:p w14:paraId="7154251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线程隔离</w:t>
      </w:r>
      <w:r>
        <w:rPr>
          <w:rFonts w:asciiTheme="minorEastAsia" w:eastAsiaTheme="minorEastAsia" w:hAnsiTheme="minorEastAsia" w:cs="宋体"/>
          <w:sz w:val="24"/>
        </w:rPr>
        <w:t>指线程池隔离</w:t>
      </w:r>
      <w:r>
        <w:rPr>
          <w:rFonts w:asciiTheme="minorEastAsia" w:eastAsiaTheme="minorEastAsia" w:hAnsiTheme="minorEastAsia" w:cs="宋体" w:hint="eastAsia"/>
          <w:sz w:val="24"/>
        </w:rPr>
        <w:t>。把</w:t>
      </w:r>
      <w:r>
        <w:rPr>
          <w:rFonts w:asciiTheme="minorEastAsia" w:eastAsiaTheme="minorEastAsia" w:hAnsiTheme="minorEastAsia" w:cs="宋体"/>
          <w:sz w:val="24"/>
        </w:rPr>
        <w:t>分类</w:t>
      </w:r>
      <w:r>
        <w:rPr>
          <w:rFonts w:asciiTheme="minorEastAsia" w:eastAsiaTheme="minorEastAsia" w:hAnsiTheme="minorEastAsia" w:cs="宋体" w:hint="eastAsia"/>
          <w:sz w:val="24"/>
        </w:rPr>
        <w:t>过</w:t>
      </w:r>
      <w:r>
        <w:rPr>
          <w:rFonts w:asciiTheme="minorEastAsia" w:eastAsiaTheme="minorEastAsia" w:hAnsiTheme="minorEastAsia" w:cs="宋体"/>
          <w:sz w:val="24"/>
        </w:rPr>
        <w:t>的请求</w:t>
      </w:r>
      <w:r>
        <w:rPr>
          <w:rFonts w:asciiTheme="minorEastAsia" w:eastAsiaTheme="minorEastAsia" w:hAnsiTheme="minorEastAsia" w:cs="宋体" w:hint="eastAsia"/>
          <w:sz w:val="24"/>
        </w:rPr>
        <w:t>交</w:t>
      </w:r>
      <w:r>
        <w:rPr>
          <w:rFonts w:asciiTheme="minorEastAsia" w:eastAsiaTheme="minorEastAsia" w:hAnsiTheme="minorEastAsia" w:cs="宋体"/>
          <w:sz w:val="24"/>
        </w:rPr>
        <w:t>给</w:t>
      </w:r>
      <w:r>
        <w:rPr>
          <w:rFonts w:asciiTheme="minorEastAsia" w:eastAsiaTheme="minorEastAsia" w:hAnsiTheme="minorEastAsia" w:cs="宋体" w:hint="eastAsia"/>
          <w:sz w:val="24"/>
        </w:rPr>
        <w:t>不同</w:t>
      </w:r>
      <w:r>
        <w:rPr>
          <w:rFonts w:asciiTheme="minorEastAsia" w:eastAsiaTheme="minorEastAsia" w:hAnsiTheme="minorEastAsia" w:cs="宋体"/>
          <w:sz w:val="24"/>
        </w:rPr>
        <w:t>的线程池处理。当</w:t>
      </w:r>
      <w:r>
        <w:rPr>
          <w:rFonts w:asciiTheme="minorEastAsia" w:eastAsiaTheme="minorEastAsia" w:hAnsiTheme="minorEastAsia" w:cs="宋体" w:hint="eastAsia"/>
          <w:sz w:val="24"/>
        </w:rPr>
        <w:t>某</w:t>
      </w:r>
      <w:r>
        <w:rPr>
          <w:rFonts w:asciiTheme="minorEastAsia" w:eastAsiaTheme="minorEastAsia" w:hAnsiTheme="minorEastAsia" w:cs="宋体"/>
          <w:sz w:val="24"/>
        </w:rPr>
        <w:t>业务的</w:t>
      </w:r>
      <w:r>
        <w:rPr>
          <w:rFonts w:asciiTheme="minorEastAsia" w:eastAsiaTheme="minorEastAsia" w:hAnsiTheme="minorEastAsia" w:cs="宋体" w:hint="eastAsia"/>
          <w:sz w:val="24"/>
        </w:rPr>
        <w:t>请求</w:t>
      </w:r>
      <w:r>
        <w:rPr>
          <w:rFonts w:asciiTheme="minorEastAsia" w:eastAsiaTheme="minorEastAsia" w:hAnsiTheme="minorEastAsia" w:cs="宋体"/>
          <w:sz w:val="24"/>
        </w:rPr>
        <w:t>处理</w:t>
      </w:r>
      <w:r>
        <w:rPr>
          <w:rFonts w:asciiTheme="minorEastAsia" w:eastAsiaTheme="minorEastAsia" w:hAnsiTheme="minorEastAsia" w:cs="宋体" w:hint="eastAsia"/>
          <w:sz w:val="24"/>
        </w:rPr>
        <w:t>线程膨胀消耗</w:t>
      </w:r>
      <w:r>
        <w:rPr>
          <w:rFonts w:asciiTheme="minorEastAsia" w:eastAsiaTheme="minorEastAsia" w:hAnsiTheme="minorEastAsia" w:cs="宋体"/>
          <w:sz w:val="24"/>
        </w:rPr>
        <w:t>过多的资源</w:t>
      </w:r>
      <w:r>
        <w:rPr>
          <w:rFonts w:asciiTheme="minorEastAsia" w:eastAsiaTheme="minorEastAsia" w:hAnsiTheme="minorEastAsia" w:cs="宋体" w:hint="eastAsia"/>
          <w:sz w:val="24"/>
        </w:rPr>
        <w:t>时</w:t>
      </w:r>
      <w:r>
        <w:rPr>
          <w:rFonts w:asciiTheme="minorEastAsia" w:eastAsiaTheme="minorEastAsia" w:hAnsiTheme="minorEastAsia" w:cs="宋体"/>
          <w:sz w:val="24"/>
        </w:rPr>
        <w:t>，不会</w:t>
      </w:r>
      <w:r>
        <w:rPr>
          <w:rFonts w:asciiTheme="minorEastAsia" w:eastAsiaTheme="minorEastAsia" w:hAnsiTheme="minorEastAsia" w:cs="宋体" w:hint="eastAsia"/>
          <w:sz w:val="24"/>
        </w:rPr>
        <w:t>将</w:t>
      </w:r>
      <w:r>
        <w:rPr>
          <w:rFonts w:asciiTheme="minorEastAsia" w:eastAsiaTheme="minorEastAsia" w:hAnsiTheme="minorEastAsia" w:cs="宋体"/>
          <w:sz w:val="24"/>
        </w:rPr>
        <w:t>故障扩散</w:t>
      </w:r>
      <w:r>
        <w:rPr>
          <w:rFonts w:asciiTheme="minorEastAsia" w:eastAsiaTheme="minorEastAsia" w:hAnsiTheme="minorEastAsia" w:cs="宋体" w:hint="eastAsia"/>
          <w:sz w:val="24"/>
        </w:rPr>
        <w:t>到其他</w:t>
      </w:r>
      <w:r>
        <w:rPr>
          <w:rFonts w:asciiTheme="minorEastAsia" w:eastAsiaTheme="minorEastAsia" w:hAnsiTheme="minorEastAsia" w:cs="宋体"/>
          <w:sz w:val="24"/>
        </w:rPr>
        <w:t>线程池，</w:t>
      </w:r>
      <w:r>
        <w:rPr>
          <w:rFonts w:asciiTheme="minorEastAsia" w:eastAsiaTheme="minorEastAsia" w:hAnsiTheme="minorEastAsia" w:cs="宋体" w:hint="eastAsia"/>
          <w:sz w:val="24"/>
        </w:rPr>
        <w:t>从</w:t>
      </w:r>
      <w:r>
        <w:rPr>
          <w:rFonts w:asciiTheme="minorEastAsia" w:eastAsiaTheme="minorEastAsia" w:hAnsiTheme="minorEastAsia" w:cs="宋体"/>
          <w:sz w:val="24"/>
        </w:rPr>
        <w:t>而</w:t>
      </w:r>
      <w:r>
        <w:rPr>
          <w:rFonts w:asciiTheme="minorEastAsia" w:eastAsiaTheme="minorEastAsia" w:hAnsiTheme="minorEastAsia" w:cs="宋体" w:hint="eastAsia"/>
          <w:sz w:val="24"/>
        </w:rPr>
        <w:t>确保</w:t>
      </w:r>
      <w:r>
        <w:rPr>
          <w:rFonts w:asciiTheme="minorEastAsia" w:eastAsiaTheme="minorEastAsia" w:hAnsiTheme="minorEastAsia" w:cs="宋体"/>
          <w:sz w:val="24"/>
        </w:rPr>
        <w:t>其他服务</w:t>
      </w:r>
      <w:r>
        <w:rPr>
          <w:rFonts w:asciiTheme="minorEastAsia" w:eastAsiaTheme="minorEastAsia" w:hAnsiTheme="minorEastAsia" w:cs="宋体" w:hint="eastAsia"/>
          <w:sz w:val="24"/>
        </w:rPr>
        <w:t>可用</w:t>
      </w:r>
      <w:r>
        <w:rPr>
          <w:rFonts w:asciiTheme="minorEastAsia" w:eastAsiaTheme="minorEastAsia" w:hAnsiTheme="minorEastAsia" w:cs="宋体"/>
          <w:sz w:val="24"/>
        </w:rPr>
        <w:t>。</w:t>
      </w:r>
    </w:p>
    <w:p w14:paraId="4420D6B3" w14:textId="77777777" w:rsidR="00065A3A" w:rsidRDefault="00C41667">
      <w:pPr>
        <w:rPr>
          <w:rFonts w:asciiTheme="minorEastAsia" w:eastAsiaTheme="minorEastAsia" w:hAnsiTheme="minorEastAsia"/>
          <w:b/>
          <w:sz w:val="24"/>
        </w:rPr>
      </w:pPr>
      <w:r>
        <w:rPr>
          <w:rFonts w:asciiTheme="minorEastAsia" w:eastAsiaTheme="minorEastAsia" w:hAnsiTheme="minorEastAsia"/>
          <w:noProof/>
          <w:sz w:val="24"/>
        </w:rPr>
        <w:drawing>
          <wp:inline distT="0" distB="0" distL="0" distR="0" wp14:anchorId="3FC4E804" wp14:editId="0005C317">
            <wp:extent cx="5277485" cy="2964180"/>
            <wp:effectExtent l="0" t="0" r="0" b="7620"/>
            <wp:docPr id="22" name="图片 22" descr="https://www6v.github.io/www6vHome/seckill.files/image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www6v.github.io/www6vHome/seckill.files/image03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685" cy="2964180"/>
                    </a:xfrm>
                    <a:prstGeom prst="rect">
                      <a:avLst/>
                    </a:prstGeom>
                    <a:noFill/>
                    <a:ln>
                      <a:noFill/>
                    </a:ln>
                  </pic:spPr>
                </pic:pic>
              </a:graphicData>
            </a:graphic>
          </wp:inline>
        </w:drawing>
      </w:r>
    </w:p>
    <w:p w14:paraId="3AD972F6" w14:textId="77777777" w:rsidR="00065A3A" w:rsidRDefault="00C41667">
      <w:pPr>
        <w:spacing w:line="400" w:lineRule="atLeast"/>
        <w:ind w:firstLine="420"/>
        <w:rPr>
          <w:rFonts w:asciiTheme="minorEastAsia" w:eastAsiaTheme="minorEastAsia" w:hAnsiTheme="minorEastAsia"/>
          <w:b/>
          <w:sz w:val="24"/>
        </w:rPr>
      </w:pPr>
      <w:r>
        <w:rPr>
          <w:rFonts w:asciiTheme="minorEastAsia" w:eastAsiaTheme="minorEastAsia" w:hAnsiTheme="minorEastAsia" w:hint="eastAsia"/>
          <w:b/>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图5.1 tomcat中的线程隔离</w:t>
      </w:r>
    </w:p>
    <w:p w14:paraId="431C0A5A" w14:textId="77777777" w:rsidR="00065A3A" w:rsidRDefault="00065A3A">
      <w:pPr>
        <w:ind w:left="420"/>
        <w:rPr>
          <w:rFonts w:asciiTheme="minorEastAsia" w:eastAsiaTheme="minorEastAsia" w:hAnsiTheme="minorEastAsia"/>
          <w:b/>
          <w:sz w:val="24"/>
        </w:rPr>
      </w:pPr>
    </w:p>
    <w:p w14:paraId="25C6075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5.</w:t>
      </w:r>
      <w:r>
        <w:rPr>
          <w:rFonts w:asciiTheme="minorEastAsia" w:eastAsiaTheme="minorEastAsia" w:hAnsiTheme="minorEastAsia" w:cs="宋体"/>
          <w:sz w:val="24"/>
        </w:rPr>
        <w:t>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Tomcat中可以配置</w:t>
      </w:r>
      <w:r>
        <w:rPr>
          <w:rFonts w:asciiTheme="minorEastAsia" w:eastAsiaTheme="minorEastAsia" w:hAnsiTheme="minorEastAsia" w:cs="宋体" w:hint="eastAsia"/>
          <w:sz w:val="24"/>
        </w:rPr>
        <w:t>多</w:t>
      </w:r>
      <w:r>
        <w:rPr>
          <w:rFonts w:asciiTheme="minorEastAsia" w:eastAsiaTheme="minorEastAsia" w:hAnsiTheme="minorEastAsia" w:cs="宋体"/>
          <w:sz w:val="24"/>
        </w:rPr>
        <w:t>个线程池，核心业务</w:t>
      </w:r>
      <w:r>
        <w:rPr>
          <w:rFonts w:asciiTheme="minorEastAsia" w:eastAsiaTheme="minorEastAsia" w:hAnsiTheme="minorEastAsia" w:cs="宋体" w:hint="eastAsia"/>
          <w:sz w:val="24"/>
        </w:rPr>
        <w:t>分配</w:t>
      </w:r>
      <w:r>
        <w:rPr>
          <w:rFonts w:asciiTheme="minorEastAsia" w:eastAsiaTheme="minorEastAsia" w:hAnsiTheme="minorEastAsia" w:cs="宋体"/>
          <w:sz w:val="24"/>
        </w:rPr>
        <w:t>核心业务线程池，线程池</w:t>
      </w:r>
      <w:r>
        <w:rPr>
          <w:rFonts w:asciiTheme="minorEastAsia" w:eastAsiaTheme="minorEastAsia" w:hAnsiTheme="minorEastAsia" w:cs="宋体" w:hint="eastAsia"/>
          <w:sz w:val="24"/>
        </w:rPr>
        <w:t>可以大</w:t>
      </w:r>
      <w:r>
        <w:rPr>
          <w:rFonts w:asciiTheme="minorEastAsia" w:eastAsiaTheme="minorEastAsia" w:hAnsiTheme="minorEastAsia" w:cs="宋体"/>
          <w:sz w:val="24"/>
        </w:rPr>
        <w:t>一点，优先级高一点</w:t>
      </w:r>
      <w:r>
        <w:rPr>
          <w:rFonts w:asciiTheme="minorEastAsia" w:eastAsiaTheme="minorEastAsia" w:hAnsiTheme="minorEastAsia" w:cs="宋体" w:hint="eastAsia"/>
          <w:sz w:val="24"/>
        </w:rPr>
        <w:t>；非</w:t>
      </w:r>
      <w:r>
        <w:rPr>
          <w:rFonts w:asciiTheme="minorEastAsia" w:eastAsiaTheme="minorEastAsia" w:hAnsiTheme="minorEastAsia" w:cs="宋体"/>
          <w:sz w:val="24"/>
        </w:rPr>
        <w:t>核心业务</w:t>
      </w:r>
      <w:r>
        <w:rPr>
          <w:rFonts w:asciiTheme="minorEastAsia" w:eastAsiaTheme="minorEastAsia" w:hAnsiTheme="minorEastAsia" w:cs="宋体" w:hint="eastAsia"/>
          <w:sz w:val="24"/>
        </w:rPr>
        <w:t>分配非</w:t>
      </w:r>
      <w:r>
        <w:rPr>
          <w:rFonts w:asciiTheme="minorEastAsia" w:eastAsiaTheme="minorEastAsia" w:hAnsiTheme="minorEastAsia" w:cs="宋体"/>
          <w:sz w:val="24"/>
        </w:rPr>
        <w:t>核心业务线程池</w:t>
      </w:r>
      <w:r>
        <w:rPr>
          <w:rFonts w:asciiTheme="minorEastAsia" w:eastAsiaTheme="minorEastAsia" w:hAnsiTheme="minorEastAsia" w:cs="宋体" w:hint="eastAsia"/>
          <w:sz w:val="24"/>
        </w:rPr>
        <w:t>，</w:t>
      </w:r>
      <w:r>
        <w:rPr>
          <w:rFonts w:asciiTheme="minorEastAsia" w:eastAsiaTheme="minorEastAsia" w:hAnsiTheme="minorEastAsia" w:cs="宋体"/>
          <w:sz w:val="24"/>
        </w:rPr>
        <w:t>线程池</w:t>
      </w:r>
      <w:r>
        <w:rPr>
          <w:rFonts w:asciiTheme="minorEastAsia" w:eastAsiaTheme="minorEastAsia" w:hAnsiTheme="minorEastAsia" w:cs="宋体" w:hint="eastAsia"/>
          <w:sz w:val="24"/>
        </w:rPr>
        <w:t>相对小</w:t>
      </w:r>
      <w:r>
        <w:rPr>
          <w:rFonts w:asciiTheme="minorEastAsia" w:eastAsiaTheme="minorEastAsia" w:hAnsiTheme="minorEastAsia" w:cs="宋体"/>
          <w:sz w:val="24"/>
        </w:rPr>
        <w:t>一点，优先级</w:t>
      </w:r>
      <w:r>
        <w:rPr>
          <w:rFonts w:asciiTheme="minorEastAsia" w:eastAsiaTheme="minorEastAsia" w:hAnsiTheme="minorEastAsia" w:cs="宋体" w:hint="eastAsia"/>
          <w:sz w:val="24"/>
        </w:rPr>
        <w:t>低</w:t>
      </w:r>
      <w:r>
        <w:rPr>
          <w:rFonts w:asciiTheme="minorEastAsia" w:eastAsiaTheme="minorEastAsia" w:hAnsiTheme="minorEastAsia" w:cs="宋体"/>
          <w:sz w:val="24"/>
        </w:rPr>
        <w:t>一点</w:t>
      </w:r>
      <w:r>
        <w:rPr>
          <w:rFonts w:asciiTheme="minorEastAsia" w:eastAsiaTheme="minorEastAsia" w:hAnsiTheme="minorEastAsia" w:cs="宋体" w:hint="eastAsia"/>
          <w:sz w:val="24"/>
        </w:rPr>
        <w:t>。</w:t>
      </w:r>
    </w:p>
    <w:p w14:paraId="391597D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使用tomcat时，多个服务会共享一个线程池，默认</w:t>
      </w:r>
      <w:r>
        <w:rPr>
          <w:rFonts w:asciiTheme="minorEastAsia" w:eastAsiaTheme="minorEastAsia" w:hAnsiTheme="minorEastAsia" w:cs="宋体"/>
          <w:sz w:val="24"/>
        </w:rPr>
        <w:t>线程池大小是</w:t>
      </w:r>
      <w:r>
        <w:rPr>
          <w:rFonts w:asciiTheme="minorEastAsia" w:eastAsiaTheme="minorEastAsia" w:hAnsiTheme="minorEastAsia" w:cs="宋体" w:hint="eastAsia"/>
          <w:sz w:val="24"/>
        </w:rPr>
        <w:t>150。假如其中一个服务访问的</w:t>
      </w:r>
      <w:r>
        <w:rPr>
          <w:rFonts w:asciiTheme="minorEastAsia" w:eastAsiaTheme="minorEastAsia" w:hAnsiTheme="minorEastAsia" w:cs="宋体"/>
          <w:sz w:val="24"/>
        </w:rPr>
        <w:t>DB</w:t>
      </w:r>
      <w:r>
        <w:rPr>
          <w:rFonts w:asciiTheme="minorEastAsia" w:eastAsiaTheme="minorEastAsia" w:hAnsiTheme="minorEastAsia" w:cs="宋体" w:hint="eastAsia"/>
          <w:sz w:val="24"/>
        </w:rPr>
        <w:t>响应很慢，这会使得服务时延增加，多数线程会阻塞等待响应返回，导致整个web服务</w:t>
      </w:r>
      <w:r>
        <w:rPr>
          <w:rFonts w:asciiTheme="minorEastAsia" w:eastAsiaTheme="minorEastAsia" w:hAnsiTheme="minorEastAsia" w:cs="宋体"/>
          <w:sz w:val="24"/>
        </w:rPr>
        <w:t>器</w:t>
      </w:r>
      <w:r>
        <w:rPr>
          <w:rFonts w:asciiTheme="minorEastAsia" w:eastAsiaTheme="minorEastAsia" w:hAnsiTheme="minorEastAsia" w:cs="宋体" w:hint="eastAsia"/>
          <w:sz w:val="24"/>
        </w:rPr>
        <w:t>线程池都被该服务占用。</w:t>
      </w:r>
    </w:p>
    <w:p w14:paraId="0C6EBBC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线程或者信号量隔离可以</w:t>
      </w:r>
      <w:r>
        <w:rPr>
          <w:rFonts w:asciiTheme="minorEastAsia" w:eastAsiaTheme="minorEastAsia" w:hAnsiTheme="minorEastAsia" w:cs="宋体"/>
          <w:sz w:val="24"/>
        </w:rPr>
        <w:t>来解决这个问题</w:t>
      </w:r>
      <w:r>
        <w:rPr>
          <w:rFonts w:asciiTheme="minorEastAsia" w:eastAsiaTheme="minorEastAsia" w:hAnsiTheme="minorEastAsia" w:cs="宋体" w:hint="eastAsia"/>
          <w:sz w:val="24"/>
        </w:rPr>
        <w:t>。使得某个服务的线程池满了也不会对其他服务造成严重的故障。</w:t>
      </w:r>
    </w:p>
    <w:p w14:paraId="0F27266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线程隔离包括三种粒度</w:t>
      </w:r>
      <w:r>
        <w:rPr>
          <w:rFonts w:asciiTheme="minorEastAsia" w:eastAsiaTheme="minorEastAsia" w:hAnsiTheme="minorEastAsia" w:cs="宋体"/>
          <w:sz w:val="24"/>
        </w:rPr>
        <w:t>的隔离实现,</w:t>
      </w:r>
      <w:r>
        <w:rPr>
          <w:rFonts w:asciiTheme="minorEastAsia" w:eastAsiaTheme="minorEastAsia" w:hAnsiTheme="minorEastAsia" w:cs="宋体" w:hint="eastAsia"/>
          <w:sz w:val="24"/>
        </w:rPr>
        <w:t xml:space="preserve"> 如下所示</w:t>
      </w:r>
    </w:p>
    <w:p w14:paraId="6BF9E89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粗粒度实现</w:t>
      </w:r>
      <w:r>
        <w:rPr>
          <w:rFonts w:asciiTheme="minorEastAsia" w:eastAsiaTheme="minorEastAsia" w:hAnsiTheme="minorEastAsia" w:cs="宋体"/>
          <w:sz w:val="24"/>
        </w:rPr>
        <w:t>:</w:t>
      </w:r>
      <w:r>
        <w:rPr>
          <w:rFonts w:asciiTheme="minorEastAsia" w:eastAsiaTheme="minorEastAsia" w:hAnsiTheme="minorEastAsia" w:cs="宋体" w:hint="eastAsia"/>
          <w:sz w:val="24"/>
        </w:rPr>
        <w:t>服务分组加上线程池，每个服务分组配置一个隔离线程池，相同分组的情况配置共用</w:t>
      </w:r>
      <w:r>
        <w:rPr>
          <w:rFonts w:asciiTheme="minorEastAsia" w:eastAsiaTheme="minorEastAsia" w:hAnsiTheme="minorEastAsia" w:cs="宋体"/>
          <w:sz w:val="24"/>
        </w:rPr>
        <w:t>一个</w:t>
      </w:r>
      <w:r>
        <w:rPr>
          <w:rFonts w:asciiTheme="minorEastAsia" w:eastAsiaTheme="minorEastAsia" w:hAnsiTheme="minorEastAsia" w:cs="宋体" w:hint="eastAsia"/>
          <w:sz w:val="24"/>
        </w:rPr>
        <w:t>线程池。</w:t>
      </w:r>
    </w:p>
    <w:p w14:paraId="6D5D674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细粒度实现:服务和线程池，服务分组中每个服务配置一个隔离线程池。</w:t>
      </w:r>
    </w:p>
    <w:p w14:paraId="33513C3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混合实现:对核心服务单独设置线程池，一个服务分组配置一个线程池。</w:t>
      </w:r>
    </w:p>
    <w:p w14:paraId="4E7F967E"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 xml:space="preserve">2. </w:t>
      </w:r>
      <w:r>
        <w:rPr>
          <w:rFonts w:asciiTheme="minorEastAsia" w:eastAsiaTheme="minorEastAsia" w:hAnsiTheme="minorEastAsia" w:cs="宋体"/>
          <w:sz w:val="24"/>
        </w:rPr>
        <w:t>VM</w:t>
      </w:r>
      <w:r>
        <w:rPr>
          <w:rFonts w:asciiTheme="minorEastAsia" w:eastAsiaTheme="minorEastAsia" w:hAnsiTheme="minorEastAsia" w:cs="宋体" w:hint="eastAsia"/>
          <w:sz w:val="24"/>
        </w:rPr>
        <w:t>故障</w:t>
      </w:r>
      <w:r>
        <w:rPr>
          <w:rFonts w:asciiTheme="minorEastAsia" w:eastAsiaTheme="minorEastAsia" w:hAnsiTheme="minorEastAsia" w:cs="宋体"/>
          <w:sz w:val="24"/>
        </w:rPr>
        <w:t>隔离</w:t>
      </w:r>
    </w:p>
    <w:p w14:paraId="0FBD466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通过将</w:t>
      </w:r>
      <w:r>
        <w:rPr>
          <w:rFonts w:asciiTheme="minorEastAsia" w:eastAsiaTheme="minorEastAsia" w:hAnsiTheme="minorEastAsia" w:cs="宋体"/>
          <w:sz w:val="24"/>
        </w:rPr>
        <w:t>基础设施层虚拟化</w:t>
      </w:r>
      <w:r>
        <w:rPr>
          <w:rFonts w:asciiTheme="minorEastAsia" w:eastAsiaTheme="minorEastAsia" w:hAnsiTheme="minorEastAsia" w:cs="宋体" w:hint="eastAsia"/>
          <w:sz w:val="24"/>
        </w:rPr>
        <w:t>,将</w:t>
      </w:r>
      <w:r>
        <w:rPr>
          <w:rFonts w:asciiTheme="minorEastAsia" w:eastAsiaTheme="minorEastAsia" w:hAnsiTheme="minorEastAsia" w:cs="宋体"/>
          <w:sz w:val="24"/>
        </w:rPr>
        <w:t>应用部署到不同的vm中，利用vm对资源层的隔离，可以实现更高层次的服务故障隔离</w:t>
      </w:r>
      <w:r>
        <w:rPr>
          <w:rFonts w:asciiTheme="minorEastAsia" w:eastAsiaTheme="minorEastAsia" w:hAnsiTheme="minorEastAsia" w:cs="宋体" w:hint="eastAsia"/>
          <w:sz w:val="24"/>
        </w:rPr>
        <w:t>。</w:t>
      </w:r>
    </w:p>
    <w:p w14:paraId="6B43979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将核心</w:t>
      </w:r>
      <w:r>
        <w:rPr>
          <w:rFonts w:asciiTheme="minorEastAsia" w:eastAsiaTheme="minorEastAsia" w:hAnsiTheme="minorEastAsia" w:cs="宋体"/>
          <w:sz w:val="24"/>
        </w:rPr>
        <w:t>服务和非</w:t>
      </w:r>
      <w:r>
        <w:rPr>
          <w:rFonts w:asciiTheme="minorEastAsia" w:eastAsiaTheme="minorEastAsia" w:hAnsiTheme="minorEastAsia" w:cs="宋体" w:hint="eastAsia"/>
          <w:sz w:val="24"/>
        </w:rPr>
        <w:t>核心</w:t>
      </w:r>
      <w:r>
        <w:rPr>
          <w:rFonts w:asciiTheme="minorEastAsia" w:eastAsiaTheme="minorEastAsia" w:hAnsiTheme="minorEastAsia" w:cs="宋体"/>
          <w:sz w:val="24"/>
        </w:rPr>
        <w:t>服务</w:t>
      </w:r>
      <w:r>
        <w:rPr>
          <w:rFonts w:asciiTheme="minorEastAsia" w:eastAsiaTheme="minorEastAsia" w:hAnsiTheme="minorEastAsia" w:cs="宋体" w:hint="eastAsia"/>
          <w:sz w:val="24"/>
        </w:rPr>
        <w:t>分别</w:t>
      </w:r>
      <w:r>
        <w:rPr>
          <w:rFonts w:asciiTheme="minorEastAsia" w:eastAsiaTheme="minorEastAsia" w:hAnsiTheme="minorEastAsia" w:cs="宋体"/>
          <w:sz w:val="24"/>
        </w:rPr>
        <w:t>部署到不同的vm中，利用vm的cpu调度，网络</w:t>
      </w:r>
      <w:r>
        <w:rPr>
          <w:rFonts w:asciiTheme="minorEastAsia" w:eastAsiaTheme="minorEastAsia" w:hAnsiTheme="minorEastAsia" w:cs="宋体" w:hint="eastAsia"/>
          <w:sz w:val="24"/>
        </w:rPr>
        <w:t>I/O</w:t>
      </w:r>
      <w:r>
        <w:rPr>
          <w:rFonts w:asciiTheme="minorEastAsia" w:eastAsiaTheme="minorEastAsia" w:hAnsiTheme="minorEastAsia" w:cs="宋体"/>
          <w:sz w:val="24"/>
        </w:rPr>
        <w:t>,</w:t>
      </w:r>
      <w:r>
        <w:rPr>
          <w:rFonts w:asciiTheme="minorEastAsia" w:eastAsiaTheme="minorEastAsia" w:hAnsiTheme="minorEastAsia" w:cs="宋体" w:hint="eastAsia"/>
          <w:sz w:val="24"/>
        </w:rPr>
        <w:t>磁盘</w:t>
      </w:r>
      <w:r>
        <w:rPr>
          <w:rFonts w:asciiTheme="minorEastAsia" w:eastAsiaTheme="minorEastAsia" w:hAnsiTheme="minorEastAsia" w:cs="宋体"/>
          <w:sz w:val="24"/>
        </w:rPr>
        <w:t>和内存等资源限制，实现</w:t>
      </w:r>
      <w:r>
        <w:rPr>
          <w:rFonts w:asciiTheme="minorEastAsia" w:eastAsiaTheme="minorEastAsia" w:hAnsiTheme="minorEastAsia" w:cs="宋体" w:hint="eastAsia"/>
          <w:sz w:val="24"/>
        </w:rPr>
        <w:t>物理</w:t>
      </w:r>
      <w:r>
        <w:rPr>
          <w:rFonts w:asciiTheme="minorEastAsia" w:eastAsiaTheme="minorEastAsia" w:hAnsiTheme="minorEastAsia" w:cs="宋体"/>
          <w:sz w:val="24"/>
        </w:rPr>
        <w:t>资源层的隔离。</w:t>
      </w:r>
    </w:p>
    <w:p w14:paraId="1B1B6D73"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3. 物理</w:t>
      </w:r>
      <w:r>
        <w:rPr>
          <w:rFonts w:asciiTheme="minorEastAsia" w:eastAsiaTheme="minorEastAsia" w:hAnsiTheme="minorEastAsia" w:cs="宋体"/>
          <w:sz w:val="24"/>
        </w:rPr>
        <w:t>机</w:t>
      </w:r>
      <w:r>
        <w:rPr>
          <w:rFonts w:asciiTheme="minorEastAsia" w:eastAsiaTheme="minorEastAsia" w:hAnsiTheme="minorEastAsia" w:cs="宋体" w:hint="eastAsia"/>
          <w:sz w:val="24"/>
        </w:rPr>
        <w:t>故障</w:t>
      </w:r>
      <w:r>
        <w:rPr>
          <w:rFonts w:asciiTheme="minorEastAsia" w:eastAsiaTheme="minorEastAsia" w:hAnsiTheme="minorEastAsia" w:cs="宋体"/>
          <w:sz w:val="24"/>
        </w:rPr>
        <w:t>隔离</w:t>
      </w:r>
    </w:p>
    <w:p w14:paraId="0642965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每个服务</w:t>
      </w:r>
      <w:r>
        <w:rPr>
          <w:rFonts w:asciiTheme="minorEastAsia" w:eastAsiaTheme="minorEastAsia" w:hAnsiTheme="minorEastAsia" w:cs="宋体"/>
          <w:sz w:val="24"/>
        </w:rPr>
        <w:t>实例部署在</w:t>
      </w:r>
      <w:r>
        <w:rPr>
          <w:rFonts w:asciiTheme="minorEastAsia" w:eastAsiaTheme="minorEastAsia" w:hAnsiTheme="minorEastAsia" w:cs="宋体" w:hint="eastAsia"/>
          <w:sz w:val="24"/>
        </w:rPr>
        <w:t>一个</w:t>
      </w:r>
      <w:r>
        <w:rPr>
          <w:rFonts w:asciiTheme="minorEastAsia" w:eastAsiaTheme="minorEastAsia" w:hAnsiTheme="minorEastAsia" w:cs="宋体"/>
          <w:sz w:val="24"/>
        </w:rPr>
        <w:t>物理机器上。</w:t>
      </w:r>
    </w:p>
    <w:p w14:paraId="438E5EF9"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4. 集群</w:t>
      </w:r>
      <w:r>
        <w:rPr>
          <w:rFonts w:asciiTheme="minorEastAsia" w:eastAsiaTheme="minorEastAsia" w:hAnsiTheme="minorEastAsia" w:cs="宋体"/>
          <w:sz w:val="24"/>
        </w:rPr>
        <w:t>隔离</w:t>
      </w:r>
    </w:p>
    <w:p w14:paraId="47DE485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某个</w:t>
      </w:r>
      <w:r>
        <w:rPr>
          <w:rFonts w:asciiTheme="minorEastAsia" w:eastAsiaTheme="minorEastAsia" w:hAnsiTheme="minorEastAsia" w:cs="宋体" w:hint="eastAsia"/>
          <w:sz w:val="24"/>
        </w:rPr>
        <w:t>服务</w:t>
      </w:r>
      <w:r>
        <w:rPr>
          <w:rFonts w:asciiTheme="minorEastAsia" w:eastAsiaTheme="minorEastAsia" w:hAnsiTheme="minorEastAsia" w:cs="宋体"/>
          <w:sz w:val="24"/>
        </w:rPr>
        <w:t>不</w:t>
      </w:r>
      <w:r>
        <w:rPr>
          <w:rFonts w:asciiTheme="minorEastAsia" w:eastAsiaTheme="minorEastAsia" w:hAnsiTheme="minorEastAsia" w:cs="宋体" w:hint="eastAsia"/>
          <w:sz w:val="24"/>
        </w:rPr>
        <w:t>稳定并</w:t>
      </w:r>
      <w:r>
        <w:rPr>
          <w:rFonts w:asciiTheme="minorEastAsia" w:eastAsiaTheme="minorEastAsia" w:hAnsiTheme="minorEastAsia" w:cs="宋体"/>
          <w:sz w:val="24"/>
        </w:rPr>
        <w:t>可能影响</w:t>
      </w:r>
      <w:r>
        <w:rPr>
          <w:rFonts w:asciiTheme="minorEastAsia" w:eastAsiaTheme="minorEastAsia" w:hAnsiTheme="minorEastAsia" w:cs="宋体" w:hint="eastAsia"/>
          <w:sz w:val="24"/>
        </w:rPr>
        <w:t>到</w:t>
      </w:r>
      <w:r>
        <w:rPr>
          <w:rFonts w:asciiTheme="minorEastAsia" w:eastAsiaTheme="minorEastAsia" w:hAnsiTheme="minorEastAsia" w:cs="宋体"/>
          <w:sz w:val="24"/>
        </w:rPr>
        <w:t>其他的分组时，</w:t>
      </w:r>
      <w:r>
        <w:rPr>
          <w:rFonts w:asciiTheme="minorEastAsia" w:eastAsiaTheme="minorEastAsia" w:hAnsiTheme="minorEastAsia" w:cs="宋体" w:hint="eastAsia"/>
          <w:sz w:val="24"/>
        </w:rPr>
        <w:t>要</w:t>
      </w:r>
      <w:r>
        <w:rPr>
          <w:rFonts w:asciiTheme="minorEastAsia" w:eastAsiaTheme="minorEastAsia" w:hAnsiTheme="minorEastAsia" w:cs="宋体"/>
          <w:sz w:val="24"/>
        </w:rPr>
        <w:t>考虑为服务提供</w:t>
      </w:r>
      <w:r>
        <w:rPr>
          <w:rFonts w:asciiTheme="minorEastAsia" w:eastAsiaTheme="minorEastAsia" w:hAnsiTheme="minorEastAsia" w:cs="宋体" w:hint="eastAsia"/>
          <w:sz w:val="24"/>
        </w:rPr>
        <w:t>独立</w:t>
      </w:r>
      <w:r>
        <w:rPr>
          <w:rFonts w:asciiTheme="minorEastAsia" w:eastAsiaTheme="minorEastAsia" w:hAnsiTheme="minorEastAsia" w:cs="宋体"/>
          <w:sz w:val="24"/>
        </w:rPr>
        <w:t>的</w:t>
      </w:r>
      <w:r>
        <w:rPr>
          <w:rFonts w:asciiTheme="minorEastAsia" w:eastAsiaTheme="minorEastAsia" w:hAnsiTheme="minorEastAsia" w:cs="宋体" w:hint="eastAsia"/>
          <w:sz w:val="24"/>
        </w:rPr>
        <w:t>服务</w:t>
      </w:r>
      <w:r>
        <w:rPr>
          <w:rFonts w:asciiTheme="minorEastAsia" w:eastAsiaTheme="minorEastAsia" w:hAnsiTheme="minorEastAsia" w:cs="宋体"/>
          <w:sz w:val="24"/>
        </w:rPr>
        <w:t>集群</w:t>
      </w:r>
      <w:r>
        <w:rPr>
          <w:rFonts w:asciiTheme="minorEastAsia" w:eastAsiaTheme="minorEastAsia" w:hAnsiTheme="minorEastAsia" w:cs="宋体" w:hint="eastAsia"/>
          <w:sz w:val="24"/>
        </w:rPr>
        <w:t>(</w:t>
      </w:r>
      <w:r>
        <w:rPr>
          <w:rFonts w:asciiTheme="minorEastAsia" w:eastAsiaTheme="minorEastAsia" w:hAnsiTheme="minorEastAsia" w:cs="宋体"/>
          <w:sz w:val="24"/>
        </w:rPr>
        <w:t>服务分组</w:t>
      </w:r>
      <w:r>
        <w:rPr>
          <w:rFonts w:asciiTheme="minorEastAsia" w:eastAsiaTheme="minorEastAsia" w:hAnsiTheme="minorEastAsia" w:cs="宋体" w:hint="eastAsia"/>
          <w:sz w:val="24"/>
        </w:rPr>
        <w:t>)</w:t>
      </w:r>
      <w:r>
        <w:rPr>
          <w:rFonts w:asciiTheme="minorEastAsia" w:eastAsiaTheme="minorEastAsia" w:hAnsiTheme="minorEastAsia" w:cs="宋体"/>
          <w:sz w:val="24"/>
        </w:rPr>
        <w:t>。</w:t>
      </w:r>
    </w:p>
    <w:p w14:paraId="358A92FE"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5. 机房故障隔离</w:t>
      </w:r>
    </w:p>
    <w:p w14:paraId="2035DC2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多机房部署是</w:t>
      </w:r>
      <w:r>
        <w:rPr>
          <w:rFonts w:asciiTheme="minorEastAsia" w:eastAsiaTheme="minorEastAsia" w:hAnsiTheme="minorEastAsia" w:cs="宋体"/>
          <w:sz w:val="24"/>
        </w:rPr>
        <w:t>有一定规模互联网公司的标配</w:t>
      </w:r>
      <w:r>
        <w:rPr>
          <w:rFonts w:asciiTheme="minorEastAsia" w:eastAsiaTheme="minorEastAsia" w:hAnsiTheme="minorEastAsia" w:cs="宋体" w:hint="eastAsia"/>
          <w:sz w:val="24"/>
        </w:rPr>
        <w:t>，每个机房的服务都配置了自己的服务分组。本机房的服务应该只调用本机房服务，除非</w:t>
      </w:r>
      <w:r>
        <w:rPr>
          <w:rFonts w:asciiTheme="minorEastAsia" w:eastAsiaTheme="minorEastAsia" w:hAnsiTheme="minorEastAsia" w:cs="宋体"/>
          <w:sz w:val="24"/>
        </w:rPr>
        <w:t>本机房服务都宕机，</w:t>
      </w:r>
      <w:r>
        <w:rPr>
          <w:rFonts w:asciiTheme="minorEastAsia" w:eastAsiaTheme="minorEastAsia" w:hAnsiTheme="minorEastAsia" w:cs="宋体" w:hint="eastAsia"/>
          <w:sz w:val="24"/>
        </w:rPr>
        <w:t>不会进行跨机房调用。</w:t>
      </w:r>
    </w:p>
    <w:p w14:paraId="4D4AF79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机房服务发生故障</w:t>
      </w:r>
      <w:r>
        <w:rPr>
          <w:rFonts w:asciiTheme="minorEastAsia" w:eastAsiaTheme="minorEastAsia" w:hAnsiTheme="minorEastAsia" w:cs="宋体"/>
          <w:sz w:val="24"/>
        </w:rPr>
        <w:t>也是有可能的</w:t>
      </w:r>
      <w:r>
        <w:rPr>
          <w:rFonts w:asciiTheme="minorEastAsia" w:eastAsiaTheme="minorEastAsia" w:hAnsiTheme="minorEastAsia" w:cs="宋体" w:hint="eastAsia"/>
          <w:sz w:val="24"/>
        </w:rPr>
        <w:t>，这时可以通过负载均衡器将请求全量切换到另外一个机房，或者考虑服务能否自动重试其他机房的服务，从而可以提升系统可用性。</w:t>
      </w:r>
    </w:p>
    <w:p w14:paraId="500943A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在服务分组名中加上机房名是一种可用的办法。</w:t>
      </w:r>
    </w:p>
    <w:p w14:paraId="0E746749"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 xml:space="preserve">6. </w:t>
      </w:r>
      <w:r>
        <w:rPr>
          <w:rFonts w:asciiTheme="minorEastAsia" w:eastAsiaTheme="minorEastAsia" w:hAnsiTheme="minorEastAsia" w:cs="宋体" w:hint="eastAsia"/>
          <w:sz w:val="24"/>
        </w:rPr>
        <w:t>基于</w:t>
      </w:r>
      <w:r>
        <w:rPr>
          <w:rFonts w:asciiTheme="minorEastAsia" w:eastAsiaTheme="minorEastAsia" w:hAnsiTheme="minorEastAsia" w:cs="宋体"/>
          <w:sz w:val="24"/>
        </w:rPr>
        <w:t>接口,方法,</w:t>
      </w:r>
      <w:r>
        <w:rPr>
          <w:rFonts w:asciiTheme="minorEastAsia" w:eastAsiaTheme="minorEastAsia" w:hAnsiTheme="minorEastAsia" w:cs="宋体" w:hint="eastAsia"/>
          <w:sz w:val="24"/>
        </w:rPr>
        <w:t>参数</w:t>
      </w:r>
      <w:r>
        <w:rPr>
          <w:rFonts w:asciiTheme="minorEastAsia" w:eastAsiaTheme="minorEastAsia" w:hAnsiTheme="minorEastAsia" w:cs="宋体"/>
          <w:sz w:val="24"/>
        </w:rPr>
        <w:t>的路由</w:t>
      </w:r>
      <w:r>
        <w:rPr>
          <w:rFonts w:asciiTheme="minorEastAsia" w:eastAsiaTheme="minorEastAsia" w:hAnsiTheme="minorEastAsia" w:cs="宋体" w:hint="eastAsia"/>
          <w:sz w:val="24"/>
        </w:rPr>
        <w:t>隔离</w:t>
      </w:r>
    </w:p>
    <w:p w14:paraId="22AB0F4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系统运行</w:t>
      </w:r>
      <w:r>
        <w:rPr>
          <w:rFonts w:asciiTheme="minorEastAsia" w:eastAsiaTheme="minorEastAsia" w:hAnsiTheme="minorEastAsia" w:cs="宋体" w:hint="eastAsia"/>
          <w:sz w:val="24"/>
        </w:rPr>
        <w:t>时</w:t>
      </w:r>
      <w:r>
        <w:rPr>
          <w:rFonts w:asciiTheme="minorEastAsia" w:eastAsiaTheme="minorEastAsia" w:hAnsiTheme="minorEastAsia" w:cs="宋体"/>
          <w:sz w:val="24"/>
        </w:rPr>
        <w:t>，如果并发请求量比较大，可能所有工作线程都已经</w:t>
      </w:r>
      <w:r>
        <w:rPr>
          <w:rFonts w:asciiTheme="minorEastAsia" w:eastAsiaTheme="minorEastAsia" w:hAnsiTheme="minorEastAsia" w:cs="宋体" w:hint="eastAsia"/>
          <w:sz w:val="24"/>
        </w:rPr>
        <w:t>在</w:t>
      </w:r>
      <w:r>
        <w:rPr>
          <w:rFonts w:asciiTheme="minorEastAsia" w:eastAsiaTheme="minorEastAsia" w:hAnsiTheme="minorEastAsia" w:cs="宋体"/>
          <w:sz w:val="24"/>
        </w:rPr>
        <w:t>工作了，如果</w:t>
      </w:r>
      <w:r>
        <w:rPr>
          <w:rFonts w:asciiTheme="minorEastAsia" w:eastAsiaTheme="minorEastAsia" w:hAnsiTheme="minorEastAsia" w:cs="宋体" w:hint="eastAsia"/>
          <w:sz w:val="24"/>
        </w:rPr>
        <w:t>这时</w:t>
      </w:r>
      <w:r>
        <w:rPr>
          <w:rFonts w:asciiTheme="minorEastAsia" w:eastAsiaTheme="minorEastAsia" w:hAnsiTheme="minorEastAsia" w:cs="宋体"/>
          <w:sz w:val="24"/>
        </w:rPr>
        <w:t>有新的请求进来就需要排队，当然，这</w:t>
      </w:r>
      <w:r>
        <w:rPr>
          <w:rFonts w:asciiTheme="minorEastAsia" w:eastAsiaTheme="minorEastAsia" w:hAnsiTheme="minorEastAsia" w:cs="宋体" w:hint="eastAsia"/>
          <w:sz w:val="24"/>
        </w:rPr>
        <w:t>是</w:t>
      </w:r>
      <w:r>
        <w:rPr>
          <w:rFonts w:asciiTheme="minorEastAsia" w:eastAsiaTheme="minorEastAsia" w:hAnsiTheme="minorEastAsia" w:cs="宋体"/>
          <w:sz w:val="24"/>
        </w:rPr>
        <w:t>非常正常的逻辑。</w:t>
      </w:r>
    </w:p>
    <w:p w14:paraId="17769DC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但是</w:t>
      </w:r>
      <w:r>
        <w:rPr>
          <w:rFonts w:asciiTheme="minorEastAsia" w:eastAsiaTheme="minorEastAsia" w:hAnsiTheme="minorEastAsia" w:cs="宋体"/>
          <w:sz w:val="24"/>
        </w:rPr>
        <w:t>如果这个</w:t>
      </w:r>
      <w:r>
        <w:rPr>
          <w:rFonts w:asciiTheme="minorEastAsia" w:eastAsiaTheme="minorEastAsia" w:hAnsiTheme="minorEastAsia" w:cs="宋体" w:hint="eastAsia"/>
          <w:sz w:val="24"/>
        </w:rPr>
        <w:t>服务端</w:t>
      </w:r>
      <w:r>
        <w:rPr>
          <w:rFonts w:asciiTheme="minorEastAsia" w:eastAsiaTheme="minorEastAsia" w:hAnsiTheme="minorEastAsia" w:cs="宋体"/>
          <w:sz w:val="24"/>
        </w:rPr>
        <w:t>的某个方法是一个很慢的方法，</w:t>
      </w:r>
      <w:r>
        <w:rPr>
          <w:rFonts w:asciiTheme="minorEastAsia" w:eastAsiaTheme="minorEastAsia" w:hAnsiTheme="minorEastAsia" w:cs="宋体" w:hint="eastAsia"/>
          <w:sz w:val="24"/>
        </w:rPr>
        <w:t>线程</w:t>
      </w:r>
      <w:r>
        <w:rPr>
          <w:rFonts w:asciiTheme="minorEastAsia" w:eastAsiaTheme="minorEastAsia" w:hAnsiTheme="minorEastAsia" w:cs="宋体"/>
          <w:sz w:val="24"/>
        </w:rPr>
        <w:t>很快就都陷入了执行这个方法的状态，之后再进来的请求就都需要排队等待，而且等待的时间是非常长的。</w:t>
      </w:r>
    </w:p>
    <w:p w14:paraId="3C903DA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有</w:t>
      </w:r>
      <w:r>
        <w:rPr>
          <w:rFonts w:asciiTheme="minorEastAsia" w:eastAsiaTheme="minorEastAsia" w:hAnsiTheme="minorEastAsia" w:cs="宋体"/>
          <w:sz w:val="24"/>
        </w:rPr>
        <w:t>两种应对这种情况的方案：</w:t>
      </w:r>
    </w:p>
    <w:p w14:paraId="0499FF6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第一种方式</w:t>
      </w:r>
      <w:r>
        <w:rPr>
          <w:rFonts w:asciiTheme="minorEastAsia" w:eastAsiaTheme="minorEastAsia" w:hAnsiTheme="minorEastAsia" w:cs="宋体"/>
          <w:sz w:val="24"/>
        </w:rPr>
        <w:t>：增加</w:t>
      </w:r>
      <w:r>
        <w:rPr>
          <w:rFonts w:asciiTheme="minorEastAsia" w:eastAsiaTheme="minorEastAsia" w:hAnsiTheme="minorEastAsia" w:cs="宋体" w:hint="eastAsia"/>
          <w:sz w:val="24"/>
        </w:rPr>
        <w:t>可执行</w:t>
      </w:r>
      <w:r>
        <w:rPr>
          <w:rFonts w:asciiTheme="minorEastAsia" w:eastAsiaTheme="minorEastAsia" w:hAnsiTheme="minorEastAsia" w:cs="宋体"/>
          <w:sz w:val="24"/>
        </w:rPr>
        <w:t>的线程总数来保证在实际运行的过程中总是有可用</w:t>
      </w:r>
      <w:r>
        <w:rPr>
          <w:rFonts w:asciiTheme="minorEastAsia" w:eastAsiaTheme="minorEastAsia" w:hAnsiTheme="minorEastAsia" w:cs="宋体" w:hint="eastAsia"/>
          <w:sz w:val="24"/>
        </w:rPr>
        <w:t>线程</w:t>
      </w:r>
      <w:r>
        <w:rPr>
          <w:rFonts w:asciiTheme="minorEastAsia" w:eastAsiaTheme="minorEastAsia" w:hAnsiTheme="minorEastAsia" w:cs="宋体"/>
          <w:sz w:val="24"/>
        </w:rPr>
        <w:t>提供服务，但</w:t>
      </w:r>
      <w:r>
        <w:rPr>
          <w:rFonts w:asciiTheme="minorEastAsia" w:eastAsiaTheme="minorEastAsia" w:hAnsiTheme="minorEastAsia" w:cs="宋体" w:hint="eastAsia"/>
          <w:sz w:val="24"/>
        </w:rPr>
        <w:t>这样</w:t>
      </w:r>
      <w:r>
        <w:rPr>
          <w:rFonts w:asciiTheme="minorEastAsia" w:eastAsiaTheme="minorEastAsia" w:hAnsiTheme="minorEastAsia" w:cs="宋体"/>
          <w:sz w:val="24"/>
        </w:rPr>
        <w:t>不太经济</w:t>
      </w:r>
      <w:r>
        <w:rPr>
          <w:rFonts w:asciiTheme="minorEastAsia" w:eastAsiaTheme="minorEastAsia" w:hAnsiTheme="minorEastAsia" w:cs="宋体" w:hint="eastAsia"/>
          <w:sz w:val="24"/>
        </w:rPr>
        <w:t>也</w:t>
      </w:r>
      <w:r>
        <w:rPr>
          <w:rFonts w:asciiTheme="minorEastAsia" w:eastAsiaTheme="minorEastAsia" w:hAnsiTheme="minorEastAsia" w:cs="宋体"/>
          <w:sz w:val="24"/>
        </w:rPr>
        <w:t>不太可控。实际</w:t>
      </w:r>
      <w:r>
        <w:rPr>
          <w:rFonts w:asciiTheme="minorEastAsia" w:eastAsiaTheme="minorEastAsia" w:hAnsiTheme="minorEastAsia" w:cs="宋体" w:hint="eastAsia"/>
          <w:sz w:val="24"/>
        </w:rPr>
        <w:t>中</w:t>
      </w:r>
      <w:r>
        <w:rPr>
          <w:rFonts w:asciiTheme="minorEastAsia" w:eastAsiaTheme="minorEastAsia" w:hAnsiTheme="minorEastAsia" w:cs="宋体"/>
          <w:sz w:val="24"/>
        </w:rPr>
        <w:t>计算需要的线程总数是很困难的</w:t>
      </w:r>
      <w:r>
        <w:rPr>
          <w:rFonts w:asciiTheme="minorEastAsia" w:eastAsiaTheme="minorEastAsia" w:hAnsiTheme="minorEastAsia" w:cs="宋体" w:hint="eastAsia"/>
          <w:sz w:val="24"/>
        </w:rPr>
        <w:t>事情</w:t>
      </w:r>
    </w:p>
    <w:p w14:paraId="22E7835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第二种方式</w:t>
      </w:r>
      <w:r>
        <w:rPr>
          <w:rFonts w:asciiTheme="minorEastAsia" w:eastAsiaTheme="minorEastAsia" w:hAnsiTheme="minorEastAsia" w:cs="宋体"/>
          <w:sz w:val="24"/>
        </w:rPr>
        <w:t>：</w:t>
      </w:r>
      <w:r>
        <w:rPr>
          <w:rFonts w:asciiTheme="minorEastAsia" w:eastAsiaTheme="minorEastAsia" w:hAnsiTheme="minorEastAsia" w:cs="宋体" w:hint="eastAsia"/>
          <w:sz w:val="24"/>
        </w:rPr>
        <w:t>隔离</w:t>
      </w:r>
      <w:r>
        <w:rPr>
          <w:rFonts w:asciiTheme="minorEastAsia" w:eastAsiaTheme="minorEastAsia" w:hAnsiTheme="minorEastAsia" w:cs="宋体"/>
          <w:sz w:val="24"/>
        </w:rPr>
        <w:t>这些资源</w:t>
      </w:r>
      <w:r>
        <w:rPr>
          <w:rFonts w:asciiTheme="minorEastAsia" w:eastAsiaTheme="minorEastAsia" w:hAnsiTheme="minorEastAsia" w:cs="宋体" w:hint="eastAsia"/>
          <w:sz w:val="24"/>
        </w:rPr>
        <w:t>使得</w:t>
      </w:r>
      <w:r>
        <w:rPr>
          <w:rFonts w:asciiTheme="minorEastAsia" w:eastAsiaTheme="minorEastAsia" w:hAnsiTheme="minorEastAsia" w:cs="宋体"/>
          <w:sz w:val="24"/>
        </w:rPr>
        <w:t>快慢不同，重要级别不同的</w:t>
      </w:r>
      <w:r>
        <w:rPr>
          <w:rFonts w:asciiTheme="minorEastAsia" w:eastAsiaTheme="minorEastAsia" w:hAnsiTheme="minorEastAsia" w:cs="宋体" w:hint="eastAsia"/>
          <w:sz w:val="24"/>
        </w:rPr>
        <w:t>方法</w:t>
      </w:r>
      <w:r>
        <w:rPr>
          <w:rFonts w:asciiTheme="minorEastAsia" w:eastAsiaTheme="minorEastAsia" w:hAnsiTheme="minorEastAsia" w:cs="宋体"/>
          <w:sz w:val="24"/>
        </w:rPr>
        <w:t>之间互</w:t>
      </w:r>
      <w:r>
        <w:rPr>
          <w:rFonts w:asciiTheme="minorEastAsia" w:eastAsiaTheme="minorEastAsia" w:hAnsiTheme="minorEastAsia" w:cs="宋体" w:hint="eastAsia"/>
          <w:sz w:val="24"/>
        </w:rPr>
        <w:t>不</w:t>
      </w:r>
      <w:r>
        <w:rPr>
          <w:rFonts w:asciiTheme="minorEastAsia" w:eastAsiaTheme="minorEastAsia" w:hAnsiTheme="minorEastAsia" w:cs="宋体"/>
          <w:sz w:val="24"/>
        </w:rPr>
        <w:t>影响。让</w:t>
      </w:r>
      <w:r>
        <w:rPr>
          <w:rFonts w:asciiTheme="minorEastAsia" w:eastAsiaTheme="minorEastAsia" w:hAnsiTheme="minorEastAsia" w:cs="宋体" w:hint="eastAsia"/>
          <w:sz w:val="24"/>
        </w:rPr>
        <w:t>其中</w:t>
      </w:r>
      <w:r>
        <w:rPr>
          <w:rFonts w:asciiTheme="minorEastAsia" w:eastAsiaTheme="minorEastAsia" w:hAnsiTheme="minorEastAsia" w:cs="宋体"/>
          <w:sz w:val="24"/>
        </w:rPr>
        <w:t>对于某些服务的请求到一部分机器，让另一些服务的请求到另一部分机器。</w:t>
      </w:r>
    </w:p>
    <w:p w14:paraId="26A726B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从</w:t>
      </w:r>
      <w:r>
        <w:rPr>
          <w:rFonts w:asciiTheme="minorEastAsia" w:eastAsiaTheme="minorEastAsia" w:hAnsiTheme="minorEastAsia" w:cs="宋体"/>
          <w:sz w:val="24"/>
        </w:rPr>
        <w:t>客户端的角度来讲，控制同一个集群中不同服务的路由是一种可行方案。</w:t>
      </w:r>
      <w:r>
        <w:rPr>
          <w:rFonts w:asciiTheme="minorEastAsia" w:eastAsiaTheme="minorEastAsia" w:hAnsiTheme="minorEastAsia" w:cs="宋体" w:hint="eastAsia"/>
          <w:sz w:val="24"/>
        </w:rPr>
        <w:t>可以</w:t>
      </w:r>
      <w:r>
        <w:rPr>
          <w:rFonts w:asciiTheme="minorEastAsia" w:eastAsiaTheme="minorEastAsia" w:hAnsiTheme="minorEastAsia" w:cs="宋体"/>
          <w:sz w:val="24"/>
        </w:rPr>
        <w:t>实现为</w:t>
      </w:r>
      <w:r>
        <w:rPr>
          <w:rFonts w:asciiTheme="minorEastAsia" w:eastAsiaTheme="minorEastAsia" w:hAnsiTheme="minorEastAsia" w:cs="宋体" w:hint="eastAsia"/>
          <w:sz w:val="24"/>
        </w:rPr>
        <w:t>基于</w:t>
      </w:r>
      <w:r>
        <w:rPr>
          <w:rFonts w:asciiTheme="minorEastAsia" w:eastAsiaTheme="minorEastAsia" w:hAnsiTheme="minorEastAsia" w:cs="宋体"/>
          <w:sz w:val="24"/>
        </w:rPr>
        <w:t>接口，方法，</w:t>
      </w:r>
      <w:r>
        <w:rPr>
          <w:rFonts w:asciiTheme="minorEastAsia" w:eastAsiaTheme="minorEastAsia" w:hAnsiTheme="minorEastAsia" w:cs="宋体" w:hint="eastAsia"/>
          <w:sz w:val="24"/>
        </w:rPr>
        <w:t>参数</w:t>
      </w:r>
      <w:r>
        <w:rPr>
          <w:rFonts w:asciiTheme="minorEastAsia" w:eastAsiaTheme="minorEastAsia" w:hAnsiTheme="minorEastAsia" w:cs="宋体"/>
          <w:sz w:val="24"/>
        </w:rPr>
        <w:t>的路由</w:t>
      </w:r>
      <w:r>
        <w:rPr>
          <w:rFonts w:asciiTheme="minorEastAsia" w:eastAsiaTheme="minorEastAsia" w:hAnsiTheme="minorEastAsia" w:cs="宋体" w:hint="eastAsia"/>
          <w:sz w:val="24"/>
        </w:rPr>
        <w:t>。</w:t>
      </w:r>
    </w:p>
    <w:p w14:paraId="7584AFC3"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舱壁隔离</w:t>
      </w:r>
      <w:r>
        <w:rPr>
          <w:rFonts w:ascii="黑体" w:eastAsia="黑体" w:hAnsi="黑体" w:cs="宋体" w:hint="eastAsia"/>
          <w:sz w:val="28"/>
          <w:szCs w:val="28"/>
        </w:rPr>
        <w:t>模式</w:t>
      </w:r>
    </w:p>
    <w:p w14:paraId="7E57CD0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舱壁(Bulkhead Isolation)</w:t>
      </w:r>
      <w:r>
        <w:rPr>
          <w:rFonts w:asciiTheme="minorEastAsia" w:eastAsiaTheme="minorEastAsia" w:hAnsiTheme="minorEastAsia" w:cs="宋体" w:hint="eastAsia"/>
          <w:sz w:val="24"/>
        </w:rPr>
        <w:t>是</w:t>
      </w:r>
      <w:r>
        <w:rPr>
          <w:rFonts w:asciiTheme="minorEastAsia" w:eastAsiaTheme="minorEastAsia" w:hAnsiTheme="minorEastAsia" w:cs="宋体"/>
          <w:sz w:val="24"/>
        </w:rPr>
        <w:t>一种</w:t>
      </w:r>
      <w:r>
        <w:rPr>
          <w:rFonts w:asciiTheme="minorEastAsia" w:eastAsiaTheme="minorEastAsia" w:hAnsiTheme="minorEastAsia" w:cs="宋体" w:hint="eastAsia"/>
          <w:sz w:val="24"/>
        </w:rPr>
        <w:t>工程</w:t>
      </w:r>
      <w:r>
        <w:rPr>
          <w:rFonts w:asciiTheme="minorEastAsia" w:eastAsiaTheme="minorEastAsia" w:hAnsiTheme="minorEastAsia" w:cs="宋体"/>
          <w:sz w:val="24"/>
        </w:rPr>
        <w:t>中很通用的</w:t>
      </w:r>
      <w:r>
        <w:rPr>
          <w:rFonts w:asciiTheme="minorEastAsia" w:eastAsiaTheme="minorEastAsia" w:hAnsiTheme="minorEastAsia" w:cs="宋体" w:hint="eastAsia"/>
          <w:sz w:val="24"/>
        </w:rPr>
        <w:t>模式，可以</w:t>
      </w:r>
      <w:r>
        <w:rPr>
          <w:rFonts w:asciiTheme="minorEastAsia" w:eastAsiaTheme="minorEastAsia" w:hAnsiTheme="minorEastAsia" w:cs="宋体"/>
          <w:sz w:val="24"/>
        </w:rPr>
        <w:t>选择隔离服务器的CPU，集群中的一个服务器，或者是应用</w:t>
      </w:r>
      <w:r>
        <w:rPr>
          <w:rFonts w:asciiTheme="minorEastAsia" w:eastAsiaTheme="minorEastAsia" w:hAnsiTheme="minorEastAsia" w:cs="宋体" w:hint="eastAsia"/>
          <w:sz w:val="24"/>
        </w:rPr>
        <w:t>中</w:t>
      </w:r>
      <w:r>
        <w:rPr>
          <w:rFonts w:asciiTheme="minorEastAsia" w:eastAsiaTheme="minorEastAsia" w:hAnsiTheme="minorEastAsia" w:cs="宋体"/>
          <w:sz w:val="24"/>
        </w:rPr>
        <w:t>的线程池。</w:t>
      </w:r>
    </w:p>
    <w:p w14:paraId="0960F1FE" w14:textId="77777777" w:rsidR="00065A3A" w:rsidRDefault="00C41667">
      <w:pPr>
        <w:pStyle w:val="3"/>
        <w:spacing w:beforeLines="100" w:before="312" w:afterLines="100" w:after="312" w:line="415" w:lineRule="auto"/>
        <w:jc w:val="left"/>
        <w:rPr>
          <w:ins w:id="142" w:author="Wang Wei14(上海_技术部_平台保障_王伟)" w:date="2017-05-28T09:29:00Z"/>
          <w:rFonts w:ascii="黑体" w:eastAsia="黑体" w:hAnsi="黑体"/>
          <w:b w:val="0"/>
        </w:rPr>
      </w:pPr>
      <w:bookmarkStart w:id="143" w:name="_Toc483557632"/>
      <w:bookmarkStart w:id="144" w:name="_Toc482175927"/>
      <w:bookmarkStart w:id="145" w:name="_Toc481258159"/>
      <w:r>
        <w:rPr>
          <w:rFonts w:ascii="黑体" w:eastAsia="黑体" w:hAnsi="黑体" w:hint="eastAsia"/>
          <w:b w:val="0"/>
        </w:rPr>
        <w:lastRenderedPageBreak/>
        <w:t>5.5 流量</w:t>
      </w:r>
      <w:r>
        <w:rPr>
          <w:rFonts w:ascii="黑体" w:eastAsia="黑体" w:hAnsi="黑体"/>
          <w:b w:val="0"/>
        </w:rPr>
        <w:t>控制</w:t>
      </w:r>
      <w:bookmarkEnd w:id="143"/>
      <w:bookmarkEnd w:id="144"/>
      <w:bookmarkEnd w:id="145"/>
      <w:r>
        <w:rPr>
          <w:rFonts w:ascii="黑体" w:eastAsia="黑体" w:hAnsi="黑体" w:hint="eastAsia"/>
          <w:b w:val="0"/>
        </w:rPr>
        <w:t xml:space="preserve"> </w:t>
      </w:r>
    </w:p>
    <w:p w14:paraId="54375562" w14:textId="69D370CF" w:rsidR="00896A72" w:rsidRPr="00761819" w:rsidRDefault="00896A72" w:rsidP="00761819">
      <w:pPr>
        <w:spacing w:line="400" w:lineRule="atLeast"/>
        <w:ind w:firstLine="420"/>
        <w:rPr>
          <w:rFonts w:asciiTheme="minorEastAsia" w:eastAsiaTheme="minorEastAsia" w:hAnsiTheme="minorEastAsia" w:cs="宋体" w:hint="eastAsia"/>
          <w:sz w:val="24"/>
        </w:rPr>
      </w:pPr>
      <w:r>
        <w:rPr>
          <w:rFonts w:asciiTheme="minorEastAsia" w:eastAsiaTheme="minorEastAsia" w:hAnsiTheme="minorEastAsia" w:cs="宋体" w:hint="eastAsia"/>
          <w:sz w:val="24"/>
        </w:rPr>
        <w:t>限流的目的是通过对并发请求或者一个时间窗口内的请求进行限速来保证系统的</w:t>
      </w:r>
      <w:r>
        <w:rPr>
          <w:rFonts w:asciiTheme="minorEastAsia" w:eastAsiaTheme="minorEastAsia" w:hAnsiTheme="minorEastAsia" w:cs="宋体"/>
          <w:sz w:val="24"/>
        </w:rPr>
        <w:t>稳定性</w:t>
      </w:r>
      <w:r>
        <w:rPr>
          <w:rFonts w:asciiTheme="minorEastAsia" w:eastAsiaTheme="minorEastAsia" w:hAnsiTheme="minorEastAsia" w:cs="宋体" w:hint="eastAsia"/>
          <w:sz w:val="24"/>
        </w:rPr>
        <w:t>。如果达到限制速率就可以降级，排队或等待，拒绝服务。在压测时能找出每个系统的处理峰值，然后通过设定峰值阀值，来防止当系统过载时，通过拒绝处理过载的请求来保障系统可用。另外，也应根据系统的吞吐量，响应时间，可用率来动态调整限流阀值。</w:t>
      </w:r>
      <w:bookmarkStart w:id="146" w:name="_GoBack"/>
    </w:p>
    <w:bookmarkEnd w:id="146"/>
    <w:p w14:paraId="0A213135" w14:textId="0B1937BE" w:rsidR="00B35450" w:rsidRPr="00B35450" w:rsidRDefault="00E97128" w:rsidP="00144151">
      <w:pPr>
        <w:spacing w:line="400" w:lineRule="atLeast"/>
        <w:ind w:firstLine="420"/>
        <w:rPr>
          <w:rFonts w:asciiTheme="minorEastAsia" w:eastAsiaTheme="minorEastAsia" w:hAnsiTheme="minorEastAsia" w:cs="宋体" w:hint="eastAsia"/>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资源成为</w:t>
      </w:r>
      <w:r>
        <w:rPr>
          <w:rFonts w:asciiTheme="minorEastAsia" w:eastAsiaTheme="minorEastAsia" w:hAnsiTheme="minorEastAsia" w:cs="宋体" w:hint="eastAsia"/>
          <w:sz w:val="24"/>
        </w:rPr>
        <w:t>瓶颈</w:t>
      </w:r>
      <w:r>
        <w:rPr>
          <w:rFonts w:asciiTheme="minorEastAsia" w:eastAsiaTheme="minorEastAsia" w:hAnsiTheme="minorEastAsia" w:cs="宋体"/>
          <w:sz w:val="24"/>
        </w:rPr>
        <w:t>时，服务框架需要对消费者</w:t>
      </w:r>
      <w:r w:rsidR="00C54B9B">
        <w:rPr>
          <w:rFonts w:asciiTheme="minorEastAsia" w:eastAsiaTheme="minorEastAsia" w:hAnsiTheme="minorEastAsia" w:cs="宋体" w:hint="eastAsia"/>
          <w:sz w:val="24"/>
        </w:rPr>
        <w:t>或者</w:t>
      </w:r>
      <w:r w:rsidR="00C54B9B">
        <w:rPr>
          <w:rFonts w:asciiTheme="minorEastAsia" w:eastAsiaTheme="minorEastAsia" w:hAnsiTheme="minorEastAsia" w:cs="宋体"/>
          <w:sz w:val="24"/>
        </w:rPr>
        <w:t>提供者</w:t>
      </w:r>
      <w:r>
        <w:rPr>
          <w:rFonts w:asciiTheme="minorEastAsia" w:eastAsiaTheme="minorEastAsia" w:hAnsiTheme="minorEastAsia" w:cs="宋体"/>
          <w:sz w:val="24"/>
        </w:rPr>
        <w:t>做限流，</w:t>
      </w:r>
      <w:r>
        <w:rPr>
          <w:rFonts w:asciiTheme="minorEastAsia" w:eastAsiaTheme="minorEastAsia" w:hAnsiTheme="minorEastAsia" w:cs="宋体" w:hint="eastAsia"/>
          <w:sz w:val="24"/>
        </w:rPr>
        <w:t>启动</w:t>
      </w:r>
      <w:r>
        <w:rPr>
          <w:rFonts w:asciiTheme="minorEastAsia" w:eastAsiaTheme="minorEastAsia" w:hAnsiTheme="minorEastAsia" w:cs="宋体"/>
          <w:sz w:val="24"/>
        </w:rPr>
        <w:t>流控保护机制</w:t>
      </w:r>
      <w:r>
        <w:rPr>
          <w:rFonts w:asciiTheme="minorEastAsia" w:eastAsiaTheme="minorEastAsia" w:hAnsiTheme="minorEastAsia" w:cs="宋体" w:hint="eastAsia"/>
          <w:sz w:val="24"/>
        </w:rPr>
        <w:t>。流量</w:t>
      </w:r>
      <w:r>
        <w:rPr>
          <w:rFonts w:asciiTheme="minorEastAsia" w:eastAsiaTheme="minorEastAsia" w:hAnsiTheme="minorEastAsia" w:cs="宋体"/>
          <w:sz w:val="24"/>
        </w:rPr>
        <w:t>控制有多种策略，比较常用的有</w:t>
      </w:r>
      <w:r>
        <w:rPr>
          <w:rFonts w:asciiTheme="minorEastAsia" w:eastAsiaTheme="minorEastAsia" w:hAnsiTheme="minorEastAsia" w:cs="宋体" w:hint="eastAsia"/>
          <w:sz w:val="24"/>
        </w:rPr>
        <w:t>针对</w:t>
      </w:r>
      <w:r>
        <w:rPr>
          <w:rFonts w:asciiTheme="minorEastAsia" w:eastAsiaTheme="minorEastAsia" w:hAnsiTheme="minorEastAsia" w:cs="宋体"/>
          <w:sz w:val="24"/>
        </w:rPr>
        <w:t>访问速率的静态</w:t>
      </w:r>
      <w:r>
        <w:rPr>
          <w:rFonts w:asciiTheme="minorEastAsia" w:eastAsiaTheme="minorEastAsia" w:hAnsiTheme="minorEastAsia" w:cs="宋体" w:hint="eastAsia"/>
          <w:sz w:val="24"/>
        </w:rPr>
        <w:t>流控、</w:t>
      </w:r>
      <w:r>
        <w:rPr>
          <w:rFonts w:asciiTheme="minorEastAsia" w:eastAsiaTheme="minorEastAsia" w:hAnsiTheme="minorEastAsia" w:cs="宋体"/>
          <w:sz w:val="24"/>
        </w:rPr>
        <w:t>针对资源占用的动态流控、针对消费者并发连接数的</w:t>
      </w:r>
      <w:r>
        <w:rPr>
          <w:rFonts w:asciiTheme="minorEastAsia" w:eastAsiaTheme="minorEastAsia" w:hAnsiTheme="minorEastAsia" w:cs="宋体" w:hint="eastAsia"/>
          <w:sz w:val="24"/>
        </w:rPr>
        <w:t>连接</w:t>
      </w:r>
      <w:r>
        <w:rPr>
          <w:rFonts w:asciiTheme="minorEastAsia" w:eastAsiaTheme="minorEastAsia" w:hAnsiTheme="minorEastAsia" w:cs="宋体"/>
          <w:sz w:val="24"/>
        </w:rPr>
        <w:t>控制和针对并行访问数的并发控制</w:t>
      </w:r>
      <w:r w:rsidR="004D7E9D">
        <w:rPr>
          <w:rFonts w:asciiTheme="minorEastAsia" w:eastAsiaTheme="minorEastAsia" w:hAnsiTheme="minorEastAsia" w:cs="宋体" w:hint="eastAsia"/>
          <w:sz w:val="24"/>
        </w:rPr>
        <w:t>等</w:t>
      </w:r>
      <w:r>
        <w:rPr>
          <w:rFonts w:asciiTheme="minorEastAsia" w:eastAsiaTheme="minorEastAsia" w:hAnsiTheme="minorEastAsia" w:cs="宋体"/>
          <w:sz w:val="24"/>
        </w:rPr>
        <w:t>。</w:t>
      </w:r>
      <w:r w:rsidR="00C41667">
        <w:rPr>
          <w:rFonts w:asciiTheme="minorEastAsia" w:eastAsiaTheme="minorEastAsia" w:hAnsiTheme="minorEastAsia" w:cs="宋体" w:hint="eastAsia"/>
          <w:sz w:val="24"/>
        </w:rPr>
        <w:t>静态流控和动态流控是对系统的整体流控。</w:t>
      </w:r>
      <w:r w:rsidR="00C41667">
        <w:rPr>
          <w:rFonts w:asciiTheme="minorEastAsia" w:eastAsiaTheme="minorEastAsia" w:hAnsiTheme="minorEastAsia" w:cs="宋体"/>
          <w:sz w:val="24"/>
        </w:rPr>
        <w:t xml:space="preserve"> </w:t>
      </w:r>
    </w:p>
    <w:p w14:paraId="4140C252" w14:textId="77777777" w:rsidR="00065A3A" w:rsidRDefault="00C41667">
      <w:pPr>
        <w:rPr>
          <w:rFonts w:ascii="黑体" w:eastAsia="黑体" w:hAnsi="黑体" w:cs="宋体"/>
          <w:sz w:val="28"/>
          <w:szCs w:val="28"/>
        </w:rPr>
      </w:pPr>
      <w:bookmarkStart w:id="147" w:name="_Toc482175928"/>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静态</w:t>
      </w:r>
      <w:r>
        <w:rPr>
          <w:rFonts w:ascii="黑体" w:eastAsia="黑体" w:hAnsi="黑体" w:cs="宋体"/>
          <w:sz w:val="28"/>
          <w:szCs w:val="28"/>
        </w:rPr>
        <w:t>流控</w:t>
      </w:r>
      <w:bookmarkEnd w:id="147"/>
    </w:p>
    <w:p w14:paraId="6C6BAA5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静态流控是针对消费端访问速率进行控制，一般会根据约定的</w:t>
      </w:r>
      <w:r>
        <w:rPr>
          <w:rFonts w:asciiTheme="minorEastAsia" w:eastAsiaTheme="minorEastAsia" w:hAnsiTheme="minorEastAsia" w:cs="宋体"/>
          <w:sz w:val="24"/>
        </w:rPr>
        <w:t>TPS</w:t>
      </w:r>
      <w:r>
        <w:rPr>
          <w:rFonts w:asciiTheme="minorEastAsia" w:eastAsiaTheme="minorEastAsia" w:hAnsiTheme="minorEastAsia" w:cs="宋体" w:hint="eastAsia"/>
          <w:sz w:val="24"/>
        </w:rPr>
        <w:t>做全局流量控制。</w:t>
      </w:r>
    </w:p>
    <w:p w14:paraId="7973A52C" w14:textId="77777777" w:rsidR="00065A3A" w:rsidRDefault="00C41667">
      <w:pPr>
        <w:spacing w:line="400" w:lineRule="atLeast"/>
        <w:rPr>
          <w:rFonts w:asciiTheme="minorEastAsia" w:eastAsiaTheme="minorEastAsia" w:hAnsiTheme="minorEastAsia"/>
          <w:b/>
          <w:sz w:val="24"/>
        </w:rPr>
      </w:pPr>
      <w:r>
        <w:rPr>
          <w:rFonts w:asciiTheme="minorEastAsia" w:eastAsiaTheme="minorEastAsia" w:hAnsiTheme="minorEastAsia" w:cs="宋体"/>
          <w:sz w:val="24"/>
        </w:rPr>
        <w:t xml:space="preserve">1. </w:t>
      </w:r>
      <w:r>
        <w:rPr>
          <w:rFonts w:asciiTheme="minorEastAsia" w:eastAsiaTheme="minorEastAsia" w:hAnsiTheme="minorEastAsia" w:cs="宋体" w:hint="eastAsia"/>
          <w:sz w:val="24"/>
        </w:rPr>
        <w:t>传统静态</w:t>
      </w:r>
      <w:r>
        <w:rPr>
          <w:rFonts w:asciiTheme="minorEastAsia" w:eastAsiaTheme="minorEastAsia" w:hAnsiTheme="minorEastAsia" w:cs="宋体"/>
          <w:sz w:val="24"/>
        </w:rPr>
        <w:t>流控设计方案</w:t>
      </w:r>
    </w:p>
    <w:p w14:paraId="64947EB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静态流控设计采用预</w:t>
      </w:r>
      <w:r>
        <w:rPr>
          <w:rFonts w:asciiTheme="minorEastAsia" w:eastAsiaTheme="minorEastAsia" w:hAnsiTheme="minorEastAsia" w:cs="宋体" w:hint="eastAsia"/>
          <w:sz w:val="24"/>
        </w:rPr>
        <w:t>分配</w:t>
      </w:r>
      <w:r>
        <w:rPr>
          <w:rFonts w:asciiTheme="minorEastAsia" w:eastAsiaTheme="minorEastAsia" w:hAnsiTheme="minorEastAsia" w:cs="宋体"/>
          <w:sz w:val="24"/>
        </w:rPr>
        <w:t>方案，</w:t>
      </w:r>
      <w:r>
        <w:rPr>
          <w:rFonts w:asciiTheme="minorEastAsia" w:eastAsiaTheme="minorEastAsia" w:hAnsiTheme="minorEastAsia" w:cs="宋体" w:hint="eastAsia"/>
          <w:sz w:val="24"/>
        </w:rPr>
        <w:t>根据</w:t>
      </w:r>
      <w:r>
        <w:rPr>
          <w:rFonts w:asciiTheme="minorEastAsia" w:eastAsiaTheme="minorEastAsia" w:hAnsiTheme="minorEastAsia" w:cs="宋体"/>
          <w:sz w:val="24"/>
        </w:rPr>
        <w:t>静态流控阀值和</w:t>
      </w:r>
      <w:r>
        <w:rPr>
          <w:rFonts w:asciiTheme="minorEastAsia" w:eastAsiaTheme="minorEastAsia" w:hAnsiTheme="minorEastAsia" w:cs="宋体" w:hint="eastAsia"/>
          <w:sz w:val="24"/>
        </w:rPr>
        <w:t>集群服务</w:t>
      </w:r>
      <w:r>
        <w:rPr>
          <w:rFonts w:asciiTheme="minorEastAsia" w:eastAsiaTheme="minorEastAsia" w:hAnsiTheme="minorEastAsia" w:cs="宋体"/>
          <w:sz w:val="24"/>
        </w:rPr>
        <w:t>节点个数，</w:t>
      </w:r>
      <w:r>
        <w:rPr>
          <w:rFonts w:asciiTheme="minorEastAsia" w:eastAsiaTheme="minorEastAsia" w:hAnsiTheme="minorEastAsia" w:cs="宋体" w:hint="eastAsia"/>
          <w:sz w:val="24"/>
        </w:rPr>
        <w:t>计算</w:t>
      </w:r>
      <w:r>
        <w:rPr>
          <w:rFonts w:asciiTheme="minorEastAsia" w:eastAsiaTheme="minorEastAsia" w:hAnsiTheme="minorEastAsia" w:cs="宋体"/>
          <w:sz w:val="24"/>
        </w:rPr>
        <w:t>每个服务节点分摊的tps</w:t>
      </w:r>
      <w:r>
        <w:rPr>
          <w:rFonts w:asciiTheme="minorEastAsia" w:eastAsiaTheme="minorEastAsia" w:hAnsiTheme="minorEastAsia" w:cs="宋体" w:hint="eastAsia"/>
          <w:sz w:val="24"/>
        </w:rPr>
        <w:t>阀值。系统</w:t>
      </w:r>
      <w:r>
        <w:rPr>
          <w:rFonts w:asciiTheme="minorEastAsia" w:eastAsiaTheme="minorEastAsia" w:hAnsiTheme="minorEastAsia" w:cs="宋体"/>
          <w:sz w:val="24"/>
        </w:rPr>
        <w:t>运行时，</w:t>
      </w:r>
      <w:r>
        <w:rPr>
          <w:rFonts w:asciiTheme="minorEastAsia" w:eastAsiaTheme="minorEastAsia" w:hAnsiTheme="minorEastAsia" w:cs="宋体" w:hint="eastAsia"/>
          <w:sz w:val="24"/>
        </w:rPr>
        <w:t>每</w:t>
      </w:r>
      <w:r>
        <w:rPr>
          <w:rFonts w:asciiTheme="minorEastAsia" w:eastAsiaTheme="minorEastAsia" w:hAnsiTheme="minorEastAsia" w:cs="宋体"/>
          <w:sz w:val="24"/>
        </w:rPr>
        <w:t>个服务按照自己</w:t>
      </w:r>
      <w:r>
        <w:rPr>
          <w:rFonts w:asciiTheme="minorEastAsia" w:eastAsiaTheme="minorEastAsia" w:hAnsiTheme="minorEastAsia" w:cs="宋体" w:hint="eastAsia"/>
          <w:sz w:val="24"/>
        </w:rPr>
        <w:t>的</w:t>
      </w:r>
      <w:r>
        <w:rPr>
          <w:rFonts w:asciiTheme="minorEastAsia" w:eastAsiaTheme="minorEastAsia" w:hAnsiTheme="minorEastAsia" w:cs="宋体"/>
          <w:sz w:val="24"/>
        </w:rPr>
        <w:t>阀值进行</w:t>
      </w:r>
      <w:r>
        <w:rPr>
          <w:rFonts w:asciiTheme="minorEastAsia" w:eastAsiaTheme="minorEastAsia" w:hAnsiTheme="minorEastAsia" w:cs="宋体" w:hint="eastAsia"/>
          <w:sz w:val="24"/>
        </w:rPr>
        <w:t>流控</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如果</w:t>
      </w:r>
      <w:r>
        <w:rPr>
          <w:rFonts w:asciiTheme="minorEastAsia" w:eastAsiaTheme="minorEastAsia" w:hAnsiTheme="minorEastAsia" w:cs="宋体"/>
          <w:sz w:val="24"/>
        </w:rPr>
        <w:t>超出阀值</w:t>
      </w:r>
      <w:r>
        <w:rPr>
          <w:rFonts w:asciiTheme="minorEastAsia" w:eastAsiaTheme="minorEastAsia" w:hAnsiTheme="minorEastAsia" w:cs="宋体" w:hint="eastAsia"/>
          <w:sz w:val="24"/>
        </w:rPr>
        <w:t>就</w:t>
      </w:r>
      <w:r>
        <w:rPr>
          <w:rFonts w:asciiTheme="minorEastAsia" w:eastAsiaTheme="minorEastAsia" w:hAnsiTheme="minorEastAsia" w:cs="宋体"/>
          <w:sz w:val="24"/>
        </w:rPr>
        <w:t>拒绝请求访问。</w:t>
      </w:r>
    </w:p>
    <w:p w14:paraId="2FCD5A4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启动时</w:t>
      </w:r>
      <w:r>
        <w:rPr>
          <w:rFonts w:asciiTheme="minorEastAsia" w:eastAsiaTheme="minorEastAsia" w:hAnsiTheme="minorEastAsia" w:cs="宋体"/>
          <w:sz w:val="24"/>
        </w:rPr>
        <w:t>，</w:t>
      </w:r>
      <w:r>
        <w:rPr>
          <w:rFonts w:asciiTheme="minorEastAsia" w:eastAsiaTheme="minorEastAsia" w:hAnsiTheme="minorEastAsia" w:cs="宋体" w:hint="eastAsia"/>
          <w:sz w:val="24"/>
        </w:rPr>
        <w:t>将</w:t>
      </w:r>
      <w:r>
        <w:rPr>
          <w:rFonts w:asciiTheme="minorEastAsia" w:eastAsiaTheme="minorEastAsia" w:hAnsiTheme="minorEastAsia" w:cs="宋体"/>
          <w:sz w:val="24"/>
        </w:rPr>
        <w:t>节点的</w:t>
      </w:r>
      <w:r>
        <w:rPr>
          <w:rFonts w:asciiTheme="minorEastAsia" w:eastAsiaTheme="minorEastAsia" w:hAnsiTheme="minorEastAsia" w:cs="宋体" w:hint="eastAsia"/>
          <w:sz w:val="24"/>
        </w:rPr>
        <w:t>静态流控</w:t>
      </w:r>
      <w:r>
        <w:rPr>
          <w:rFonts w:asciiTheme="minorEastAsia" w:eastAsiaTheme="minorEastAsia" w:hAnsiTheme="minorEastAsia" w:cs="宋体"/>
          <w:sz w:val="24"/>
        </w:rPr>
        <w:t>阀</w:t>
      </w:r>
      <w:r>
        <w:rPr>
          <w:rFonts w:asciiTheme="minorEastAsia" w:eastAsiaTheme="minorEastAsia" w:hAnsiTheme="minorEastAsia" w:cs="宋体" w:hint="eastAsia"/>
          <w:sz w:val="24"/>
        </w:rPr>
        <w:t>值加载</w:t>
      </w:r>
      <w:r>
        <w:rPr>
          <w:rFonts w:asciiTheme="minorEastAsia" w:eastAsiaTheme="minorEastAsia" w:hAnsiTheme="minorEastAsia" w:cs="宋体"/>
          <w:sz w:val="24"/>
        </w:rPr>
        <w:t>到</w:t>
      </w:r>
      <w:r>
        <w:rPr>
          <w:rFonts w:asciiTheme="minorEastAsia" w:eastAsiaTheme="minorEastAsia" w:hAnsiTheme="minorEastAsia" w:cs="宋体" w:hint="eastAsia"/>
          <w:sz w:val="24"/>
        </w:rPr>
        <w:t>内存</w:t>
      </w:r>
      <w:r>
        <w:rPr>
          <w:rFonts w:asciiTheme="minorEastAsia" w:eastAsiaTheme="minorEastAsia" w:hAnsiTheme="minorEastAsia" w:cs="宋体"/>
          <w:sz w:val="24"/>
        </w:rPr>
        <w:t>中，</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框架通过handler拦截器在服务调用前做拦截</w:t>
      </w:r>
      <w:r>
        <w:rPr>
          <w:rFonts w:asciiTheme="minorEastAsia" w:eastAsiaTheme="minorEastAsia" w:hAnsiTheme="minorEastAsia" w:cs="宋体" w:hint="eastAsia"/>
          <w:sz w:val="24"/>
        </w:rPr>
        <w:t>计数</w:t>
      </w:r>
      <w:r>
        <w:rPr>
          <w:rFonts w:asciiTheme="minorEastAsia" w:eastAsiaTheme="minorEastAsia" w:hAnsiTheme="minorEastAsia" w:cs="宋体"/>
          <w:sz w:val="24"/>
        </w:rPr>
        <w:t>，当计数器在指定</w:t>
      </w:r>
      <w:r>
        <w:rPr>
          <w:rFonts w:asciiTheme="minorEastAsia" w:eastAsiaTheme="minorEastAsia" w:hAnsiTheme="minorEastAsia" w:cs="宋体" w:hint="eastAsia"/>
          <w:sz w:val="24"/>
        </w:rPr>
        <w:t>周期</w:t>
      </w:r>
      <w:r>
        <w:rPr>
          <w:rFonts w:asciiTheme="minorEastAsia" w:eastAsiaTheme="minorEastAsia" w:hAnsiTheme="minorEastAsia" w:cs="宋体"/>
          <w:sz w:val="24"/>
        </w:rPr>
        <w:t>t达到qps</w:t>
      </w:r>
      <w:r>
        <w:rPr>
          <w:rFonts w:asciiTheme="minorEastAsia" w:eastAsiaTheme="minorEastAsia" w:hAnsiTheme="minorEastAsia" w:cs="宋体" w:hint="eastAsia"/>
          <w:sz w:val="24"/>
        </w:rPr>
        <w:t>上限</w:t>
      </w:r>
      <w:r>
        <w:rPr>
          <w:rFonts w:asciiTheme="minorEastAsia" w:eastAsiaTheme="minorEastAsia" w:hAnsiTheme="minorEastAsia" w:cs="宋体"/>
          <w:sz w:val="24"/>
        </w:rPr>
        <w:t>时，启动流控，</w:t>
      </w:r>
      <w:r>
        <w:rPr>
          <w:rFonts w:asciiTheme="minorEastAsia" w:eastAsiaTheme="minorEastAsia" w:hAnsiTheme="minorEastAsia" w:cs="宋体" w:hint="eastAsia"/>
          <w:sz w:val="24"/>
        </w:rPr>
        <w:t>拒绝新</w:t>
      </w:r>
      <w:r>
        <w:rPr>
          <w:rFonts w:asciiTheme="minorEastAsia" w:eastAsiaTheme="minorEastAsia" w:hAnsiTheme="minorEastAsia" w:cs="宋体"/>
          <w:sz w:val="24"/>
        </w:rPr>
        <w:t>的</w:t>
      </w:r>
      <w:r>
        <w:rPr>
          <w:rFonts w:asciiTheme="minorEastAsia" w:eastAsiaTheme="minorEastAsia" w:hAnsiTheme="minorEastAsia" w:cs="宋体" w:hint="eastAsia"/>
          <w:sz w:val="24"/>
        </w:rPr>
        <w:t>请求</w:t>
      </w:r>
      <w:r>
        <w:rPr>
          <w:rFonts w:asciiTheme="minorEastAsia" w:eastAsiaTheme="minorEastAsia" w:hAnsiTheme="minorEastAsia" w:cs="宋体"/>
          <w:sz w:val="24"/>
        </w:rPr>
        <w:t>消息接入。</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ab/>
      </w:r>
    </w:p>
    <w:p w14:paraId="740DAAB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要注意的</w:t>
      </w:r>
      <w:r>
        <w:rPr>
          <w:rFonts w:asciiTheme="minorEastAsia" w:eastAsiaTheme="minorEastAsia" w:hAnsiTheme="minorEastAsia" w:cs="宋体"/>
          <w:sz w:val="24"/>
        </w:rPr>
        <w:t>是，</w:t>
      </w:r>
      <w:r>
        <w:rPr>
          <w:rFonts w:asciiTheme="minorEastAsia" w:eastAsiaTheme="minorEastAsia" w:hAnsiTheme="minorEastAsia" w:cs="宋体" w:hint="eastAsia"/>
          <w:sz w:val="24"/>
        </w:rPr>
        <w:t>到达</w:t>
      </w:r>
      <w:r>
        <w:rPr>
          <w:rFonts w:asciiTheme="minorEastAsia" w:eastAsiaTheme="minorEastAsia" w:hAnsiTheme="minorEastAsia" w:cs="宋体"/>
          <w:sz w:val="24"/>
        </w:rPr>
        <w:t>流控阀值之后</w:t>
      </w:r>
      <w:r>
        <w:rPr>
          <w:rFonts w:asciiTheme="minorEastAsia" w:eastAsiaTheme="minorEastAsia" w:hAnsiTheme="minorEastAsia" w:cs="宋体" w:hint="eastAsia"/>
          <w:sz w:val="24"/>
        </w:rPr>
        <w:t>拒绝新</w:t>
      </w:r>
      <w:r>
        <w:rPr>
          <w:rFonts w:asciiTheme="minorEastAsia" w:eastAsiaTheme="minorEastAsia" w:hAnsiTheme="minorEastAsia" w:cs="宋体"/>
          <w:sz w:val="24"/>
        </w:rPr>
        <w:t>的请求消息接入，</w:t>
      </w:r>
      <w:r>
        <w:rPr>
          <w:rFonts w:asciiTheme="minorEastAsia" w:eastAsiaTheme="minorEastAsia" w:hAnsiTheme="minorEastAsia" w:cs="宋体" w:hint="eastAsia"/>
          <w:sz w:val="24"/>
        </w:rPr>
        <w:t>不能</w:t>
      </w:r>
      <w:r>
        <w:rPr>
          <w:rFonts w:asciiTheme="minorEastAsia" w:eastAsiaTheme="minorEastAsia" w:hAnsiTheme="minorEastAsia" w:cs="宋体"/>
          <w:sz w:val="24"/>
        </w:rPr>
        <w:t>拒绝后续的</w:t>
      </w:r>
      <w:r>
        <w:rPr>
          <w:rFonts w:asciiTheme="minorEastAsia" w:eastAsiaTheme="minorEastAsia" w:hAnsiTheme="minorEastAsia" w:cs="宋体" w:hint="eastAsia"/>
          <w:sz w:val="24"/>
        </w:rPr>
        <w:t>应答</w:t>
      </w:r>
      <w:r>
        <w:rPr>
          <w:rFonts w:asciiTheme="minorEastAsia" w:eastAsiaTheme="minorEastAsia" w:hAnsiTheme="minorEastAsia" w:cs="宋体"/>
          <w:sz w:val="24"/>
        </w:rPr>
        <w:t>消息，否则会导致客户端</w:t>
      </w:r>
      <w:r>
        <w:rPr>
          <w:rFonts w:asciiTheme="minorEastAsia" w:eastAsiaTheme="minorEastAsia" w:hAnsiTheme="minorEastAsia" w:cs="宋体" w:hint="eastAsia"/>
          <w:sz w:val="24"/>
        </w:rPr>
        <w:t>超时</w:t>
      </w:r>
      <w:r>
        <w:rPr>
          <w:rFonts w:asciiTheme="minorEastAsia" w:eastAsiaTheme="minorEastAsia" w:hAnsiTheme="minorEastAsia" w:cs="宋体"/>
          <w:sz w:val="24"/>
        </w:rPr>
        <w:t>或者触发failover，增加服务端的负载。</w:t>
      </w:r>
    </w:p>
    <w:p w14:paraId="4B5BF70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w:t>
      </w:r>
      <w:r>
        <w:rPr>
          <w:rFonts w:asciiTheme="minorEastAsia" w:eastAsiaTheme="minorEastAsia" w:hAnsiTheme="minorEastAsia" w:cs="宋体" w:hint="eastAsia"/>
          <w:sz w:val="24"/>
        </w:rPr>
        <w:t>框架</w:t>
      </w:r>
      <w:r>
        <w:rPr>
          <w:rFonts w:asciiTheme="minorEastAsia" w:eastAsiaTheme="minorEastAsia" w:hAnsiTheme="minorEastAsia" w:cs="宋体"/>
          <w:sz w:val="24"/>
        </w:rPr>
        <w:t>的一个特性是服务的动态上下现和自动发现机制，在运行期间服务节点数会随业务量的变化而变化，在这种场景下静态</w:t>
      </w:r>
      <w:r>
        <w:rPr>
          <w:rFonts w:asciiTheme="minorEastAsia" w:eastAsiaTheme="minorEastAsia" w:hAnsiTheme="minorEastAsia" w:cs="宋体" w:hint="eastAsia"/>
          <w:sz w:val="24"/>
        </w:rPr>
        <w:t>分配</w:t>
      </w:r>
      <w:r>
        <w:rPr>
          <w:rFonts w:asciiTheme="minorEastAsia" w:eastAsiaTheme="minorEastAsia" w:hAnsiTheme="minorEastAsia" w:cs="宋体"/>
          <w:sz w:val="24"/>
        </w:rPr>
        <w:t>方案显然无法满足需求。</w:t>
      </w:r>
    </w:p>
    <w:p w14:paraId="22212781" w14:textId="77777777" w:rsidR="00065A3A" w:rsidRDefault="00C41667">
      <w:pPr>
        <w:rPr>
          <w:rFonts w:asciiTheme="minorEastAsia" w:eastAsiaTheme="minorEastAsia" w:hAnsiTheme="minorEastAsia"/>
          <w:b/>
          <w:bCs/>
          <w:sz w:val="24"/>
        </w:rPr>
      </w:pPr>
      <w:r>
        <w:rPr>
          <w:rFonts w:asciiTheme="minorEastAsia" w:eastAsiaTheme="minorEastAsia" w:hAnsiTheme="minorEastAsia" w:hint="eastAsia"/>
          <w:b/>
          <w:bCs/>
          <w:sz w:val="24"/>
        </w:rPr>
        <w:t>2. 动态</w:t>
      </w:r>
      <w:r>
        <w:rPr>
          <w:rFonts w:asciiTheme="minorEastAsia" w:eastAsiaTheme="minorEastAsia" w:hAnsiTheme="minorEastAsia"/>
          <w:b/>
          <w:bCs/>
          <w:sz w:val="24"/>
        </w:rPr>
        <w:t>配额申请制</w:t>
      </w:r>
    </w:p>
    <w:p w14:paraId="6CF556C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动态配额申请制</w:t>
      </w:r>
      <w:r>
        <w:rPr>
          <w:rFonts w:asciiTheme="minorEastAsia" w:eastAsiaTheme="minorEastAsia" w:hAnsiTheme="minorEastAsia" w:cs="宋体" w:hint="eastAsia"/>
          <w:sz w:val="24"/>
        </w:rPr>
        <w:t>的工作</w:t>
      </w:r>
      <w:r>
        <w:rPr>
          <w:rFonts w:asciiTheme="minorEastAsia" w:eastAsiaTheme="minorEastAsia" w:hAnsiTheme="minorEastAsia" w:cs="宋体"/>
          <w:sz w:val="24"/>
        </w:rPr>
        <w:t>原理如下：</w:t>
      </w:r>
    </w:p>
    <w:p w14:paraId="1B0F051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系统</w:t>
      </w:r>
      <w:r>
        <w:rPr>
          <w:rFonts w:asciiTheme="minorEastAsia" w:eastAsiaTheme="minorEastAsia" w:hAnsiTheme="minorEastAsia" w:cs="宋体"/>
          <w:sz w:val="24"/>
        </w:rPr>
        <w:t>部署时，根据服务节点数和静态流控qps阀值，</w:t>
      </w:r>
      <w:r>
        <w:rPr>
          <w:rFonts w:asciiTheme="minorEastAsia" w:eastAsiaTheme="minorEastAsia" w:hAnsiTheme="minorEastAsia" w:cs="宋体" w:hint="eastAsia"/>
          <w:sz w:val="24"/>
        </w:rPr>
        <w:t>预先</w:t>
      </w:r>
      <w:r>
        <w:rPr>
          <w:rFonts w:asciiTheme="minorEastAsia" w:eastAsiaTheme="minorEastAsia" w:hAnsiTheme="minorEastAsia" w:cs="宋体"/>
          <w:sz w:val="24"/>
        </w:rPr>
        <w:t>分配一定比例的</w:t>
      </w:r>
      <w:r>
        <w:rPr>
          <w:rFonts w:asciiTheme="minorEastAsia" w:eastAsiaTheme="minorEastAsia" w:hAnsiTheme="minorEastAsia" w:cs="宋体" w:hint="eastAsia"/>
          <w:sz w:val="24"/>
        </w:rPr>
        <w:t>配额</w:t>
      </w:r>
      <w:r>
        <w:rPr>
          <w:rFonts w:asciiTheme="minorEastAsia" w:eastAsiaTheme="minorEastAsia" w:hAnsiTheme="minorEastAsia" w:cs="宋体"/>
          <w:sz w:val="24"/>
        </w:rPr>
        <w:t>做为初始分配，剩余的额度放在配额资源池。</w:t>
      </w:r>
      <w:r>
        <w:rPr>
          <w:rFonts w:asciiTheme="minorEastAsia" w:eastAsiaTheme="minorEastAsia" w:hAnsiTheme="minorEastAsia" w:cs="宋体" w:hint="eastAsia"/>
          <w:sz w:val="24"/>
        </w:rPr>
        <w:t>如果服务使用</w:t>
      </w:r>
      <w:r>
        <w:rPr>
          <w:rFonts w:asciiTheme="minorEastAsia" w:eastAsiaTheme="minorEastAsia" w:hAnsiTheme="minorEastAsia" w:cs="宋体"/>
          <w:sz w:val="24"/>
        </w:rPr>
        <w:t>完了配额，</w:t>
      </w:r>
      <w:r>
        <w:rPr>
          <w:rFonts w:asciiTheme="minorEastAsia" w:eastAsiaTheme="minorEastAsia" w:hAnsiTheme="minorEastAsia" w:cs="宋体" w:hint="eastAsia"/>
          <w:sz w:val="24"/>
        </w:rPr>
        <w:t>会</w:t>
      </w:r>
      <w:r>
        <w:rPr>
          <w:rFonts w:asciiTheme="minorEastAsia" w:eastAsiaTheme="minorEastAsia" w:hAnsiTheme="minorEastAsia" w:cs="宋体"/>
          <w:sz w:val="24"/>
        </w:rPr>
        <w:t>主动向</w:t>
      </w:r>
      <w:r>
        <w:rPr>
          <w:rFonts w:asciiTheme="minorEastAsia" w:eastAsiaTheme="minorEastAsia" w:hAnsiTheme="minorEastAsia" w:cs="宋体" w:hint="eastAsia"/>
          <w:sz w:val="24"/>
        </w:rPr>
        <w:t>注册中心</w:t>
      </w:r>
      <w:r>
        <w:rPr>
          <w:rFonts w:asciiTheme="minorEastAsia" w:eastAsiaTheme="minorEastAsia" w:hAnsiTheme="minorEastAsia" w:cs="宋体"/>
          <w:sz w:val="24"/>
        </w:rPr>
        <w:t>申请。</w:t>
      </w:r>
      <w:r>
        <w:rPr>
          <w:rFonts w:asciiTheme="minorEastAsia" w:eastAsiaTheme="minorEastAsia" w:hAnsiTheme="minorEastAsia" w:cs="宋体" w:hint="eastAsia"/>
          <w:sz w:val="24"/>
        </w:rPr>
        <w:t>如果总</w:t>
      </w:r>
      <w:r>
        <w:rPr>
          <w:rFonts w:asciiTheme="minorEastAsia" w:eastAsiaTheme="minorEastAsia" w:hAnsiTheme="minorEastAsia" w:cs="宋体"/>
          <w:sz w:val="24"/>
        </w:rPr>
        <w:t>配额</w:t>
      </w:r>
      <w:r>
        <w:rPr>
          <w:rFonts w:asciiTheme="minorEastAsia" w:eastAsiaTheme="minorEastAsia" w:hAnsiTheme="minorEastAsia" w:cs="宋体" w:hint="eastAsia"/>
          <w:sz w:val="24"/>
        </w:rPr>
        <w:t>被使用</w:t>
      </w:r>
      <w:r>
        <w:rPr>
          <w:rFonts w:asciiTheme="minorEastAsia" w:eastAsiaTheme="minorEastAsia" w:hAnsiTheme="minorEastAsia" w:cs="宋体"/>
          <w:sz w:val="24"/>
        </w:rPr>
        <w:t>完，各个申请配额的服务节点</w:t>
      </w:r>
      <w:r>
        <w:rPr>
          <w:rFonts w:asciiTheme="minorEastAsia" w:eastAsiaTheme="minorEastAsia" w:hAnsiTheme="minorEastAsia" w:cs="宋体" w:hint="eastAsia"/>
          <w:sz w:val="24"/>
        </w:rPr>
        <w:t>只能</w:t>
      </w:r>
      <w:r>
        <w:rPr>
          <w:rFonts w:asciiTheme="minorEastAsia" w:eastAsiaTheme="minorEastAsia" w:hAnsiTheme="minorEastAsia" w:cs="宋体"/>
          <w:sz w:val="24"/>
        </w:rPr>
        <w:t>拿到</w:t>
      </w:r>
      <w:r>
        <w:rPr>
          <w:rFonts w:asciiTheme="minorEastAsia" w:eastAsiaTheme="minorEastAsia" w:hAnsiTheme="minorEastAsia" w:cs="宋体" w:hint="eastAsia"/>
          <w:sz w:val="24"/>
        </w:rPr>
        <w:t>零配额</w:t>
      </w:r>
      <w:r>
        <w:rPr>
          <w:rFonts w:asciiTheme="minorEastAsia" w:eastAsiaTheme="minorEastAsia" w:hAnsiTheme="minorEastAsia" w:cs="宋体"/>
          <w:sz w:val="24"/>
        </w:rPr>
        <w:t>，服务节点对</w:t>
      </w:r>
      <w:r>
        <w:rPr>
          <w:rFonts w:asciiTheme="minorEastAsia" w:eastAsiaTheme="minorEastAsia" w:hAnsiTheme="minorEastAsia" w:cs="宋体" w:hint="eastAsia"/>
          <w:sz w:val="24"/>
        </w:rPr>
        <w:t>后续</w:t>
      </w:r>
      <w:r>
        <w:rPr>
          <w:rFonts w:asciiTheme="minorEastAsia" w:eastAsiaTheme="minorEastAsia" w:hAnsiTheme="minorEastAsia" w:cs="宋体"/>
          <w:sz w:val="24"/>
        </w:rPr>
        <w:t>的请求</w:t>
      </w:r>
      <w:r>
        <w:rPr>
          <w:rFonts w:asciiTheme="minorEastAsia" w:eastAsiaTheme="minorEastAsia" w:hAnsiTheme="minorEastAsia" w:cs="宋体" w:hint="eastAsia"/>
          <w:sz w:val="24"/>
        </w:rPr>
        <w:t>进行</w:t>
      </w:r>
      <w:r>
        <w:rPr>
          <w:rFonts w:asciiTheme="minorEastAsia" w:eastAsiaTheme="minorEastAsia" w:hAnsiTheme="minorEastAsia" w:cs="宋体"/>
          <w:sz w:val="24"/>
        </w:rPr>
        <w:t>流</w:t>
      </w:r>
      <w:r>
        <w:rPr>
          <w:rFonts w:asciiTheme="minorEastAsia" w:eastAsiaTheme="minorEastAsia" w:hAnsiTheme="minorEastAsia" w:cs="宋体" w:hint="eastAsia"/>
          <w:sz w:val="24"/>
        </w:rPr>
        <w:t>量控制</w:t>
      </w:r>
      <w:r>
        <w:rPr>
          <w:rFonts w:asciiTheme="minorEastAsia" w:eastAsiaTheme="minorEastAsia" w:hAnsiTheme="minorEastAsia" w:cs="宋体"/>
          <w:sz w:val="24"/>
        </w:rPr>
        <w:t>。</w:t>
      </w:r>
    </w:p>
    <w:p w14:paraId="2A43BD8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动态配额申请制</w:t>
      </w:r>
      <w:r>
        <w:rPr>
          <w:rFonts w:asciiTheme="minorEastAsia" w:eastAsiaTheme="minorEastAsia" w:hAnsiTheme="minorEastAsia" w:cs="宋体" w:hint="eastAsia"/>
          <w:sz w:val="24"/>
        </w:rPr>
        <w:t>的优点如下</w:t>
      </w:r>
      <w:r>
        <w:rPr>
          <w:rFonts w:asciiTheme="minorEastAsia" w:eastAsiaTheme="minorEastAsia" w:hAnsiTheme="minorEastAsia" w:cs="宋体"/>
          <w:sz w:val="24"/>
        </w:rPr>
        <w:t>：</w:t>
      </w:r>
    </w:p>
    <w:p w14:paraId="03CB441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w:t>
      </w:r>
      <w:r>
        <w:rPr>
          <w:rFonts w:asciiTheme="minorEastAsia" w:eastAsiaTheme="minorEastAsia" w:hAnsiTheme="minorEastAsia" w:cs="宋体"/>
          <w:sz w:val="24"/>
        </w:rPr>
        <w:t>)</w:t>
      </w:r>
      <w:r>
        <w:rPr>
          <w:rFonts w:asciiTheme="minorEastAsia" w:eastAsiaTheme="minorEastAsia" w:hAnsiTheme="minorEastAsia" w:cs="宋体" w:hint="eastAsia"/>
          <w:sz w:val="24"/>
        </w:rPr>
        <w:t>.</w:t>
      </w:r>
      <w:r>
        <w:rPr>
          <w:rFonts w:asciiTheme="minorEastAsia" w:eastAsiaTheme="minorEastAsia" w:hAnsiTheme="minorEastAsia" w:cs="宋体"/>
          <w:sz w:val="24"/>
        </w:rPr>
        <w:t>实时性高</w:t>
      </w:r>
      <w:r>
        <w:rPr>
          <w:rFonts w:asciiTheme="minorEastAsia" w:eastAsiaTheme="minorEastAsia" w:hAnsiTheme="minorEastAsia" w:cs="宋体" w:hint="eastAsia"/>
          <w:sz w:val="24"/>
        </w:rPr>
        <w:t>:负载</w:t>
      </w:r>
      <w:r>
        <w:rPr>
          <w:rFonts w:asciiTheme="minorEastAsia" w:eastAsiaTheme="minorEastAsia" w:hAnsiTheme="minorEastAsia" w:cs="宋体"/>
          <w:sz w:val="24"/>
        </w:rPr>
        <w:t>情况在各个节点内计算，性能kpi数据在本地内存中计算</w:t>
      </w:r>
      <w:r>
        <w:rPr>
          <w:rFonts w:asciiTheme="minorEastAsia" w:eastAsiaTheme="minorEastAsia" w:hAnsiTheme="minorEastAsia" w:cs="宋体"/>
          <w:sz w:val="24"/>
        </w:rPr>
        <w:lastRenderedPageBreak/>
        <w:t>获取</w:t>
      </w:r>
      <w:r>
        <w:rPr>
          <w:rFonts w:asciiTheme="minorEastAsia" w:eastAsiaTheme="minorEastAsia" w:hAnsiTheme="minorEastAsia" w:cs="宋体" w:hint="eastAsia"/>
          <w:sz w:val="24"/>
        </w:rPr>
        <w:t>。</w:t>
      </w:r>
    </w:p>
    <w:p w14:paraId="27FF912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2).</w:t>
      </w:r>
      <w:r>
        <w:rPr>
          <w:rFonts w:asciiTheme="minorEastAsia" w:eastAsiaTheme="minorEastAsia" w:hAnsiTheme="minorEastAsia" w:cs="宋体" w:hint="eastAsia"/>
          <w:sz w:val="24"/>
        </w:rPr>
        <w:t>流控</w:t>
      </w:r>
      <w:r>
        <w:rPr>
          <w:rFonts w:asciiTheme="minorEastAsia" w:eastAsiaTheme="minorEastAsia" w:hAnsiTheme="minorEastAsia" w:cs="宋体"/>
          <w:sz w:val="24"/>
        </w:rPr>
        <w:t>精准性:</w:t>
      </w:r>
      <w:r>
        <w:rPr>
          <w:rFonts w:asciiTheme="minorEastAsia" w:eastAsiaTheme="minorEastAsia" w:hAnsiTheme="minorEastAsia" w:cs="宋体" w:hint="eastAsia"/>
          <w:sz w:val="24"/>
        </w:rPr>
        <w:t>各个</w:t>
      </w:r>
      <w:r>
        <w:rPr>
          <w:rFonts w:asciiTheme="minorEastAsia" w:eastAsiaTheme="minorEastAsia" w:hAnsiTheme="minorEastAsia" w:cs="宋体"/>
          <w:sz w:val="24"/>
        </w:rPr>
        <w:t>服务节点根据自身负载情况去申请配额，保证性能高的节点有更高的额度，性能差的自然配额就少，这样</w:t>
      </w:r>
      <w:r>
        <w:rPr>
          <w:rFonts w:asciiTheme="minorEastAsia" w:eastAsiaTheme="minorEastAsia" w:hAnsiTheme="minorEastAsia" w:cs="宋体" w:hint="eastAsia"/>
          <w:sz w:val="24"/>
        </w:rPr>
        <w:t>能够</w:t>
      </w:r>
      <w:r>
        <w:rPr>
          <w:rFonts w:asciiTheme="minorEastAsia" w:eastAsiaTheme="minorEastAsia" w:hAnsiTheme="minorEastAsia" w:cs="宋体"/>
          <w:sz w:val="24"/>
        </w:rPr>
        <w:t>更合理地调配资源。</w:t>
      </w:r>
    </w:p>
    <w:p w14:paraId="12704F8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实践验证</w:t>
      </w:r>
      <w:r>
        <w:rPr>
          <w:rFonts w:asciiTheme="minorEastAsia" w:eastAsiaTheme="minorEastAsia" w:hAnsiTheme="minorEastAsia" w:cs="宋体"/>
          <w:sz w:val="24"/>
        </w:rPr>
        <w:t>表明，采用动态配额申请制</w:t>
      </w:r>
      <w:r>
        <w:rPr>
          <w:rFonts w:asciiTheme="minorEastAsia" w:eastAsiaTheme="minorEastAsia" w:hAnsiTheme="minorEastAsia" w:cs="宋体" w:hint="eastAsia"/>
          <w:sz w:val="24"/>
        </w:rPr>
        <w:t>的</w:t>
      </w:r>
      <w:r>
        <w:rPr>
          <w:rFonts w:asciiTheme="minorEastAsia" w:eastAsiaTheme="minorEastAsia" w:hAnsiTheme="minorEastAsia" w:cs="宋体"/>
          <w:sz w:val="24"/>
        </w:rPr>
        <w:t>静态流控更精确，在实</w:t>
      </w:r>
      <w:r>
        <w:rPr>
          <w:rFonts w:asciiTheme="minorEastAsia" w:eastAsiaTheme="minorEastAsia" w:hAnsiTheme="minorEastAsia" w:cs="宋体" w:hint="eastAsia"/>
          <w:sz w:val="24"/>
        </w:rPr>
        <w:t>战</w:t>
      </w:r>
      <w:r>
        <w:rPr>
          <w:rFonts w:asciiTheme="minorEastAsia" w:eastAsiaTheme="minorEastAsia" w:hAnsiTheme="minorEastAsia" w:cs="宋体"/>
          <w:sz w:val="24"/>
        </w:rPr>
        <w:t>中效果</w:t>
      </w:r>
      <w:r>
        <w:rPr>
          <w:rFonts w:asciiTheme="minorEastAsia" w:eastAsiaTheme="minorEastAsia" w:hAnsiTheme="minorEastAsia" w:cs="宋体" w:hint="eastAsia"/>
          <w:sz w:val="24"/>
        </w:rPr>
        <w:t>也</w:t>
      </w:r>
      <w:r>
        <w:rPr>
          <w:rFonts w:asciiTheme="minorEastAsia" w:eastAsiaTheme="minorEastAsia" w:hAnsiTheme="minorEastAsia" w:cs="宋体"/>
          <w:sz w:val="24"/>
        </w:rPr>
        <w:t>更好</w:t>
      </w:r>
      <w:r>
        <w:rPr>
          <w:rFonts w:asciiTheme="minorEastAsia" w:eastAsiaTheme="minorEastAsia" w:hAnsiTheme="minorEastAsia" w:cs="宋体" w:hint="eastAsia"/>
          <w:sz w:val="24"/>
        </w:rPr>
        <w:t>。</w:t>
      </w:r>
      <w:bookmarkStart w:id="148" w:name="_Toc482175929"/>
    </w:p>
    <w:p w14:paraId="79A69C2A"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hint="eastAsia"/>
          <w:sz w:val="28"/>
          <w:szCs w:val="28"/>
        </w:rPr>
        <w:t>动态流控</w:t>
      </w:r>
      <w:bookmarkEnd w:id="148"/>
    </w:p>
    <w:p w14:paraId="07C2001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动态流控不是对流量或者访问速度做精确控制，而是</w:t>
      </w:r>
      <w:r>
        <w:rPr>
          <w:rFonts w:asciiTheme="minorEastAsia" w:eastAsiaTheme="minorEastAsia" w:hAnsiTheme="minorEastAsia" w:cs="宋体"/>
          <w:sz w:val="24"/>
        </w:rPr>
        <w:t>拒绝</w:t>
      </w:r>
      <w:r>
        <w:rPr>
          <w:rFonts w:asciiTheme="minorEastAsia" w:eastAsiaTheme="minorEastAsia" w:hAnsiTheme="minorEastAsia" w:cs="宋体" w:hint="eastAsia"/>
          <w:sz w:val="24"/>
        </w:rPr>
        <w:t>过大</w:t>
      </w:r>
      <w:r>
        <w:rPr>
          <w:rFonts w:asciiTheme="minorEastAsia" w:eastAsiaTheme="minorEastAsia" w:hAnsiTheme="minorEastAsia" w:cs="宋体"/>
          <w:sz w:val="24"/>
        </w:rPr>
        <w:t>的负载，</w:t>
      </w:r>
      <w:r>
        <w:rPr>
          <w:rFonts w:asciiTheme="minorEastAsia" w:eastAsiaTheme="minorEastAsia" w:hAnsiTheme="minorEastAsia" w:cs="宋体" w:hint="eastAsia"/>
          <w:sz w:val="24"/>
        </w:rPr>
        <w:t>目标是为了保证</w:t>
      </w:r>
      <w:r>
        <w:rPr>
          <w:rFonts w:asciiTheme="minorEastAsia" w:eastAsiaTheme="minorEastAsia" w:hAnsiTheme="minorEastAsia" w:cs="宋体"/>
          <w:sz w:val="24"/>
        </w:rPr>
        <w:t>系统的正常运行</w:t>
      </w:r>
      <w:r>
        <w:rPr>
          <w:rFonts w:asciiTheme="minorEastAsia" w:eastAsiaTheme="minorEastAsia" w:hAnsiTheme="minorEastAsia" w:cs="宋体" w:hint="eastAsia"/>
          <w:sz w:val="24"/>
        </w:rPr>
        <w:t>。</w:t>
      </w:r>
    </w:p>
    <w:p w14:paraId="3889CCD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动态流控分为多个级别，每个级别被拒绝掉的消息比例不同，流控系数也</w:t>
      </w:r>
      <w:r>
        <w:rPr>
          <w:rFonts w:asciiTheme="minorEastAsia" w:eastAsiaTheme="minorEastAsia" w:hAnsiTheme="minorEastAsia" w:cs="宋体"/>
          <w:sz w:val="24"/>
        </w:rPr>
        <w:t>就</w:t>
      </w:r>
      <w:r>
        <w:rPr>
          <w:rFonts w:asciiTheme="minorEastAsia" w:eastAsiaTheme="minorEastAsia" w:hAnsiTheme="minorEastAsia" w:cs="宋体" w:hint="eastAsia"/>
          <w:sz w:val="24"/>
        </w:rPr>
        <w:t>不同。每个级别都有自身的流控阀值，一般会支持在线动态调整。</w:t>
      </w:r>
      <w:bookmarkStart w:id="149" w:name="_Toc482175930"/>
    </w:p>
    <w:p w14:paraId="198347B1" w14:textId="371AC923" w:rsidR="00065A3A" w:rsidRDefault="00C41667">
      <w:pPr>
        <w:spacing w:line="400" w:lineRule="atLeast"/>
        <w:rPr>
          <w:rFonts w:ascii="黑体" w:eastAsia="黑体" w:hAnsi="黑体"/>
          <w:sz w:val="28"/>
          <w:szCs w:val="28"/>
        </w:rPr>
      </w:pPr>
      <w:bookmarkStart w:id="150" w:name="_Toc482175933"/>
      <w:bookmarkEnd w:id="149"/>
      <w:r>
        <w:rPr>
          <w:rFonts w:ascii="Wingdings" w:hAnsi="Wingdings" w:cs="Wingdings"/>
          <w:kern w:val="0"/>
          <w:sz w:val="24"/>
        </w:rPr>
        <w:t></w:t>
      </w:r>
      <w:r>
        <w:rPr>
          <w:rFonts w:ascii="黑体" w:eastAsia="黑体" w:hAnsi="黑体"/>
          <w:sz w:val="28"/>
          <w:szCs w:val="28"/>
        </w:rPr>
        <w:t xml:space="preserve"> </w:t>
      </w:r>
      <w:r w:rsidR="0080099B">
        <w:rPr>
          <w:rFonts w:ascii="黑体" w:eastAsia="黑体" w:hAnsi="黑体" w:hint="eastAsia"/>
          <w:sz w:val="28"/>
          <w:szCs w:val="28"/>
        </w:rPr>
        <w:t>服务</w:t>
      </w:r>
      <w:r>
        <w:rPr>
          <w:rFonts w:ascii="黑体" w:eastAsia="黑体" w:hAnsi="黑体" w:cs="宋体" w:hint="eastAsia"/>
          <w:sz w:val="28"/>
          <w:szCs w:val="28"/>
        </w:rPr>
        <w:t>接口限流</w:t>
      </w:r>
      <w:r>
        <w:rPr>
          <w:rFonts w:ascii="黑体" w:eastAsia="黑体" w:hAnsi="黑体" w:hint="eastAsia"/>
          <w:sz w:val="28"/>
          <w:szCs w:val="28"/>
        </w:rPr>
        <w:t xml:space="preserve"> </w:t>
      </w:r>
    </w:p>
    <w:p w14:paraId="5C621C01"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Theme="minorEastAsia" w:eastAsiaTheme="minorEastAsia" w:hAnsiTheme="minorEastAsia" w:cs="宋体"/>
          <w:sz w:val="24"/>
        </w:rPr>
        <w:t xml:space="preserve">1. </w:t>
      </w:r>
      <w:r>
        <w:rPr>
          <w:rFonts w:asciiTheme="minorEastAsia" w:eastAsiaTheme="minorEastAsia" w:hAnsiTheme="minorEastAsia" w:cs="宋体" w:hint="eastAsia"/>
          <w:sz w:val="24"/>
        </w:rPr>
        <w:t>限制并发量和限制连接数</w:t>
      </w:r>
    </w:p>
    <w:p w14:paraId="3AD92FE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限制并发量是对线程并发数进行控制。并发控制有针对服务端的全局控制和针对客户端的局部控制两种形式。限制连接数是为了防止客户端连接数过多导致服务端压力过大，需要针对连接数进行流控。</w:t>
      </w:r>
      <w:bookmarkEnd w:id="150"/>
    </w:p>
    <w:p w14:paraId="390E723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2.</w:t>
      </w:r>
      <w:r>
        <w:rPr>
          <w:rFonts w:asciiTheme="minorEastAsia" w:eastAsiaTheme="minorEastAsia" w:hAnsiTheme="minorEastAsia" w:cs="宋体" w:hint="eastAsia"/>
          <w:sz w:val="24"/>
        </w:rPr>
        <w:t xml:space="preserve"> 限流总并发/请求数</w:t>
      </w:r>
    </w:p>
    <w:p w14:paraId="7A40EA5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如果接口会有突发流量，又担心负载太大造成系统崩溃，这个时候需要限制接口的总并发/请求数。这种方式适合对需要过载保护或者可降级业务的服务进行限流。</w:t>
      </w:r>
    </w:p>
    <w:p w14:paraId="276B128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一些开放平台会限制用户调用某个接口的请求量，这样就可以用计数器来实现。这种方式没有作平滑处理，也是简单</w:t>
      </w:r>
      <w:r>
        <w:rPr>
          <w:rFonts w:asciiTheme="minorEastAsia" w:eastAsiaTheme="minorEastAsia" w:hAnsiTheme="minorEastAsia" w:cs="宋体"/>
          <w:sz w:val="24"/>
        </w:rPr>
        <w:t>的</w:t>
      </w:r>
      <w:r>
        <w:rPr>
          <w:rFonts w:asciiTheme="minorEastAsia" w:eastAsiaTheme="minorEastAsia" w:hAnsiTheme="minorEastAsia" w:cs="宋体" w:hint="eastAsia"/>
          <w:sz w:val="24"/>
        </w:rPr>
        <w:t>限流，具体根据实际情况按需实现。</w:t>
      </w:r>
      <w:r>
        <w:rPr>
          <w:rFonts w:ascii="黑体" w:eastAsia="黑体" w:hAnsi="黑体" w:hint="eastAsia"/>
          <w:sz w:val="28"/>
          <w:szCs w:val="28"/>
        </w:rPr>
        <w:t xml:space="preserve">  </w:t>
      </w:r>
    </w:p>
    <w:p w14:paraId="51B38A4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3. 限流时间窗内请求数</w:t>
      </w:r>
    </w:p>
    <w:p w14:paraId="6FCDBF6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一个</w:t>
      </w:r>
      <w:r>
        <w:rPr>
          <w:rFonts w:asciiTheme="minorEastAsia" w:eastAsiaTheme="minorEastAsia" w:hAnsiTheme="minorEastAsia" w:cs="宋体"/>
          <w:sz w:val="24"/>
        </w:rPr>
        <w:t>时间窗口内的请求数，</w:t>
      </w:r>
      <w:r>
        <w:rPr>
          <w:rFonts w:asciiTheme="minorEastAsia" w:eastAsiaTheme="minorEastAsia" w:hAnsiTheme="minorEastAsia" w:cs="宋体" w:hint="eastAsia"/>
          <w:sz w:val="24"/>
        </w:rPr>
        <w:t>比如</w:t>
      </w:r>
      <w:r>
        <w:rPr>
          <w:rFonts w:asciiTheme="minorEastAsia" w:eastAsiaTheme="minorEastAsia" w:hAnsiTheme="minorEastAsia" w:cs="宋体"/>
          <w:sz w:val="24"/>
        </w:rPr>
        <w:t>一些基础服务会被很多其他</w:t>
      </w:r>
      <w:r>
        <w:rPr>
          <w:rFonts w:asciiTheme="minorEastAsia" w:eastAsiaTheme="minorEastAsia" w:hAnsiTheme="minorEastAsia" w:cs="宋体" w:hint="eastAsia"/>
          <w:sz w:val="24"/>
        </w:rPr>
        <w:t>上层应用</w:t>
      </w:r>
      <w:r>
        <w:rPr>
          <w:rFonts w:asciiTheme="minorEastAsia" w:eastAsiaTheme="minorEastAsia" w:hAnsiTheme="minorEastAsia" w:cs="宋体"/>
          <w:sz w:val="24"/>
        </w:rPr>
        <w:t>调用，要对每秒</w:t>
      </w:r>
      <w:r>
        <w:rPr>
          <w:rFonts w:asciiTheme="minorEastAsia" w:eastAsiaTheme="minorEastAsia" w:hAnsiTheme="minorEastAsia" w:cs="宋体" w:hint="eastAsia"/>
          <w:sz w:val="24"/>
        </w:rPr>
        <w:t>/每</w:t>
      </w:r>
      <w:r>
        <w:rPr>
          <w:rFonts w:asciiTheme="minorEastAsia" w:eastAsiaTheme="minorEastAsia" w:hAnsiTheme="minorEastAsia" w:cs="宋体"/>
          <w:sz w:val="24"/>
        </w:rPr>
        <w:t>分钟的调用量进行</w:t>
      </w:r>
      <w:r>
        <w:rPr>
          <w:rFonts w:asciiTheme="minorEastAsia" w:eastAsiaTheme="minorEastAsia" w:hAnsiTheme="minorEastAsia" w:cs="宋体" w:hint="eastAsia"/>
          <w:sz w:val="24"/>
        </w:rPr>
        <w:t>限速</w:t>
      </w:r>
      <w:r>
        <w:rPr>
          <w:rFonts w:asciiTheme="minorEastAsia" w:eastAsiaTheme="minorEastAsia" w:hAnsiTheme="minorEastAsia" w:cs="宋体"/>
          <w:sz w:val="24"/>
        </w:rPr>
        <w:t>。</w:t>
      </w:r>
    </w:p>
    <w:p w14:paraId="4335CAC8" w14:textId="77777777" w:rsidR="00065A3A" w:rsidRDefault="00C41667">
      <w:pPr>
        <w:spacing w:line="400" w:lineRule="atLeast"/>
        <w:ind w:firstLine="420"/>
        <w:rPr>
          <w:rFonts w:asciiTheme="minorEastAsia" w:eastAsiaTheme="minorEastAsia" w:hAnsiTheme="minorEastAsia" w:cs="宋体"/>
          <w:sz w:val="24"/>
        </w:rPr>
      </w:pPr>
      <w:bookmarkStart w:id="151" w:name="_Toc481258160"/>
      <w:bookmarkStart w:id="152" w:name="_Toc482175936"/>
      <w:r>
        <w:rPr>
          <w:rFonts w:asciiTheme="minorEastAsia" w:eastAsiaTheme="minorEastAsia" w:hAnsiTheme="minorEastAsia" w:cs="宋体"/>
          <w:sz w:val="24"/>
        </w:rPr>
        <w:t xml:space="preserve">4. </w:t>
      </w:r>
      <w:r>
        <w:rPr>
          <w:rFonts w:asciiTheme="minorEastAsia" w:eastAsiaTheme="minorEastAsia" w:hAnsiTheme="minorEastAsia" w:cs="宋体" w:hint="eastAsia"/>
          <w:sz w:val="24"/>
        </w:rPr>
        <w:t>根据</w:t>
      </w:r>
      <w:r>
        <w:rPr>
          <w:rFonts w:asciiTheme="minorEastAsia" w:eastAsiaTheme="minorEastAsia" w:hAnsiTheme="minorEastAsia" w:cs="宋体"/>
          <w:sz w:val="24"/>
        </w:rPr>
        <w:t>来源做流控</w:t>
      </w:r>
      <w:bookmarkEnd w:id="151"/>
      <w:bookmarkEnd w:id="152"/>
    </w:p>
    <w:p w14:paraId="01B1432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对于同样的接口</w:t>
      </w:r>
      <w:r>
        <w:rPr>
          <w:rFonts w:asciiTheme="minorEastAsia" w:eastAsiaTheme="minorEastAsia" w:hAnsiTheme="minorEastAsia" w:cs="宋体" w:hint="eastAsia"/>
          <w:sz w:val="24"/>
        </w:rPr>
        <w:t>或</w:t>
      </w:r>
      <w:r>
        <w:rPr>
          <w:rFonts w:asciiTheme="minorEastAsia" w:eastAsiaTheme="minorEastAsia" w:hAnsiTheme="minorEastAsia" w:cs="宋体"/>
          <w:sz w:val="24"/>
        </w:rPr>
        <w:t>方法，根据不同来源设置不同的限制</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一般在基础服务上，也就是多个集群使用同样的服务</w:t>
      </w:r>
      <w:r>
        <w:rPr>
          <w:rFonts w:asciiTheme="minorEastAsia" w:eastAsiaTheme="minorEastAsia" w:hAnsiTheme="minorEastAsia" w:cs="宋体" w:hint="eastAsia"/>
          <w:sz w:val="24"/>
        </w:rPr>
        <w:t>时,根据</w:t>
      </w:r>
      <w:r>
        <w:rPr>
          <w:rFonts w:asciiTheme="minorEastAsia" w:eastAsiaTheme="minorEastAsia" w:hAnsiTheme="minorEastAsia" w:cs="宋体"/>
          <w:sz w:val="24"/>
        </w:rPr>
        <w:t>请求来源的不同级别进行不同的流控处理。</w:t>
      </w:r>
    </w:p>
    <w:p w14:paraId="0EC0F8D2" w14:textId="5B7CC916" w:rsidR="00065A3A" w:rsidRDefault="00C41667">
      <w:bookmarkStart w:id="153" w:name="_Toc482175932"/>
      <w:r>
        <w:rPr>
          <w:rFonts w:ascii="Wingdings" w:hAnsi="Wingdings" w:cs="Wingdings"/>
          <w:kern w:val="0"/>
          <w:sz w:val="24"/>
        </w:rPr>
        <w:t></w:t>
      </w:r>
      <w:r>
        <w:rPr>
          <w:rFonts w:ascii="黑体" w:eastAsia="黑体" w:hAnsi="黑体" w:cs="宋体" w:hint="eastAsia"/>
          <w:sz w:val="28"/>
          <w:szCs w:val="28"/>
        </w:rPr>
        <w:t xml:space="preserve"> 限流算法和</w:t>
      </w:r>
      <w:r w:rsidR="009D014B">
        <w:rPr>
          <w:rFonts w:ascii="黑体" w:eastAsia="黑体" w:hAnsi="黑体" w:cs="宋体" w:hint="eastAsia"/>
          <w:sz w:val="28"/>
          <w:szCs w:val="28"/>
        </w:rPr>
        <w:t>服务</w:t>
      </w:r>
      <w:r>
        <w:rPr>
          <w:rFonts w:ascii="黑体" w:eastAsia="黑体" w:hAnsi="黑体" w:cs="宋体" w:hint="eastAsia"/>
          <w:sz w:val="28"/>
          <w:szCs w:val="28"/>
        </w:rPr>
        <w:t>接口</w:t>
      </w:r>
      <w:r>
        <w:rPr>
          <w:rFonts w:ascii="黑体" w:eastAsia="黑体" w:hAnsi="黑体" w:cs="宋体"/>
          <w:sz w:val="28"/>
          <w:szCs w:val="28"/>
        </w:rPr>
        <w:t>突发请求整形</w:t>
      </w:r>
      <w:r>
        <w:rPr>
          <w:rFonts w:ascii="黑体" w:eastAsia="黑体" w:hAnsi="黑体" w:hint="eastAsia"/>
          <w:sz w:val="28"/>
          <w:szCs w:val="28"/>
        </w:rPr>
        <w:t xml:space="preserve"> </w:t>
      </w:r>
      <w:bookmarkEnd w:id="153"/>
    </w:p>
    <w:p w14:paraId="1C16440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限流算法有计数器算法，漏桶算法，令牌桶算法。</w:t>
      </w:r>
    </w:p>
    <w:p w14:paraId="1D3C976D" w14:textId="77777777" w:rsidR="00065A3A" w:rsidRDefault="00C41667">
      <w:pPr>
        <w:pStyle w:val="50"/>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令牌桶算法，</w:t>
      </w:r>
      <w:r>
        <w:rPr>
          <w:rFonts w:asciiTheme="minorEastAsia" w:eastAsiaTheme="minorEastAsia" w:hAnsiTheme="minorEastAsia" w:cs="宋体"/>
          <w:sz w:val="24"/>
        </w:rPr>
        <w:t>如图</w:t>
      </w:r>
      <w:r>
        <w:rPr>
          <w:rFonts w:asciiTheme="minorEastAsia" w:eastAsiaTheme="minorEastAsia" w:hAnsiTheme="minorEastAsia" w:cs="宋体" w:hint="eastAsia"/>
          <w:sz w:val="24"/>
        </w:rPr>
        <w:t>5.</w:t>
      </w:r>
      <w:r>
        <w:rPr>
          <w:rFonts w:asciiTheme="minorEastAsia" w:eastAsiaTheme="minorEastAsia" w:hAnsiTheme="minorEastAsia" w:cs="宋体"/>
          <w:sz w:val="24"/>
        </w:rPr>
        <w:t>2</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往桶中添加令牌有固定速率往，如果桶</w:t>
      </w:r>
      <w:r>
        <w:rPr>
          <w:rFonts w:asciiTheme="minorEastAsia" w:eastAsiaTheme="minorEastAsia" w:hAnsiTheme="minorEastAsia" w:cs="宋体"/>
          <w:sz w:val="24"/>
        </w:rPr>
        <w:t>里有令牌则请求能被处理</w:t>
      </w:r>
      <w:r>
        <w:rPr>
          <w:rFonts w:asciiTheme="minorEastAsia" w:eastAsiaTheme="minorEastAsia" w:hAnsiTheme="minorEastAsia" w:cs="宋体" w:hint="eastAsia"/>
          <w:sz w:val="24"/>
        </w:rPr>
        <w:t>，当令牌数减到0时，就拒绝新的请求。</w:t>
      </w:r>
    </w:p>
    <w:p w14:paraId="3889E862" w14:textId="77777777" w:rsidR="00065A3A" w:rsidRDefault="00C41667">
      <w:pPr>
        <w:pStyle w:val="aa"/>
        <w:ind w:firstLine="420"/>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7819F077" wp14:editId="162AFE65">
            <wp:extent cx="2700655" cy="2560320"/>
            <wp:effectExtent l="0" t="0" r="4445" b="0"/>
            <wp:docPr id="11" name="图片 11" descr="D:\yan\内容\send（论文）\20170430\令牌桶算法.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yan\内容\send（论文）\20170430\令牌桶算法.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734504" cy="2592247"/>
                    </a:xfrm>
                    <a:prstGeom prst="rect">
                      <a:avLst/>
                    </a:prstGeom>
                    <a:noFill/>
                    <a:ln>
                      <a:noFill/>
                    </a:ln>
                  </pic:spPr>
                </pic:pic>
              </a:graphicData>
            </a:graphic>
          </wp:inline>
        </w:drawing>
      </w:r>
    </w:p>
    <w:p w14:paraId="1DA4C724" w14:textId="77777777" w:rsidR="00065A3A" w:rsidRDefault="00C41667">
      <w:pPr>
        <w:spacing w:line="400" w:lineRule="atLeast"/>
        <w:ind w:firstLine="42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楷体" w:eastAsia="楷体" w:hAnsi="楷体" w:hint="eastAsia"/>
          <w:sz w:val="18"/>
          <w:szCs w:val="18"/>
        </w:rPr>
        <w:t>图5.2 令牌桶算法</w:t>
      </w:r>
    </w:p>
    <w:p w14:paraId="55786F77" w14:textId="77777777" w:rsidR="00065A3A" w:rsidRDefault="00C41667">
      <w:pPr>
        <w:pStyle w:val="50"/>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漏桶算法，</w:t>
      </w:r>
      <w:r>
        <w:rPr>
          <w:rFonts w:asciiTheme="minorEastAsia" w:eastAsiaTheme="minorEastAsia" w:hAnsiTheme="minorEastAsia" w:cs="宋体"/>
          <w:sz w:val="24"/>
        </w:rPr>
        <w:t>如图</w:t>
      </w:r>
      <w:r>
        <w:rPr>
          <w:rFonts w:asciiTheme="minorEastAsia" w:eastAsiaTheme="minorEastAsia" w:hAnsiTheme="minorEastAsia" w:cs="宋体" w:hint="eastAsia"/>
          <w:sz w:val="24"/>
        </w:rPr>
        <w:t>5.</w:t>
      </w:r>
      <w:r>
        <w:rPr>
          <w:rFonts w:asciiTheme="minorEastAsia" w:eastAsiaTheme="minorEastAsia" w:hAnsiTheme="minorEastAsia" w:cs="宋体"/>
          <w:sz w:val="24"/>
        </w:rPr>
        <w:t>3</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：请求流入速率任意，请求流出有固定速率。流入请求数超过漏桶容量时，后续请求被拒绝。</w:t>
      </w:r>
    </w:p>
    <w:p w14:paraId="08591BB3" w14:textId="77777777" w:rsidR="00065A3A" w:rsidRDefault="00C41667">
      <w:pPr>
        <w:pStyle w:val="aa"/>
        <w:ind w:firstLine="420"/>
        <w:rPr>
          <w:rFonts w:ascii="楷体" w:eastAsia="楷体" w:hAnsi="楷体"/>
          <w:sz w:val="18"/>
          <w:szCs w:val="18"/>
        </w:rPr>
      </w:pPr>
      <w:r>
        <w:rPr>
          <w:rFonts w:asciiTheme="minorEastAsia" w:eastAsiaTheme="minorEastAsia" w:hAnsiTheme="minorEastAsia"/>
          <w:noProof/>
        </w:rPr>
        <w:drawing>
          <wp:inline distT="0" distB="0" distL="0" distR="0" wp14:anchorId="0A6E1F05" wp14:editId="3DA8AA61">
            <wp:extent cx="2700655" cy="3199130"/>
            <wp:effectExtent l="0" t="0" r="4445" b="1270"/>
            <wp:docPr id="12" name="图片 12" descr="D:\yan\内容\send（论文）\20170430\漏桶算法.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yan\内容\send（论文）\20170430\漏桶算法.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29979" cy="3233976"/>
                    </a:xfrm>
                    <a:prstGeom prst="rect">
                      <a:avLst/>
                    </a:prstGeom>
                    <a:noFill/>
                    <a:ln>
                      <a:noFill/>
                    </a:ln>
                  </pic:spPr>
                </pic:pic>
              </a:graphicData>
            </a:graphic>
          </wp:inline>
        </w:drawing>
      </w:r>
    </w:p>
    <w:p w14:paraId="5D8851FB" w14:textId="77777777" w:rsidR="00065A3A" w:rsidRDefault="00C41667">
      <w:pPr>
        <w:spacing w:line="400" w:lineRule="atLeast"/>
        <w:ind w:firstLineChars="950" w:firstLine="1710"/>
        <w:rPr>
          <w:rFonts w:ascii="楷体" w:eastAsia="楷体" w:hAnsi="楷体"/>
          <w:sz w:val="18"/>
          <w:szCs w:val="18"/>
        </w:rPr>
      </w:pPr>
      <w:r>
        <w:rPr>
          <w:rFonts w:ascii="楷体" w:eastAsia="楷体" w:hAnsi="楷体" w:hint="eastAsia"/>
          <w:sz w:val="18"/>
          <w:szCs w:val="18"/>
        </w:rPr>
        <w:t>图5.3  漏桶算法</w:t>
      </w:r>
    </w:p>
    <w:p w14:paraId="51BDED9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令牌桶限制的是平均流入速率，并允许一定程度的突发流量。漏桶限制的是常量流出速率，从而平滑突发流入速率。漏桶算法目的是平滑流入速率，令牌桶算法允许一定程度的突发流量。</w:t>
      </w:r>
    </w:p>
    <w:p w14:paraId="7E517B4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一些</w:t>
      </w:r>
      <w:r>
        <w:rPr>
          <w:rFonts w:asciiTheme="minorEastAsia" w:eastAsiaTheme="minorEastAsia" w:hAnsiTheme="minorEastAsia" w:cs="宋体" w:hint="eastAsia"/>
          <w:sz w:val="24"/>
        </w:rPr>
        <w:t>场景</w:t>
      </w:r>
      <w:r>
        <w:rPr>
          <w:rFonts w:asciiTheme="minorEastAsia" w:eastAsiaTheme="minorEastAsia" w:hAnsiTheme="minorEastAsia" w:cs="宋体"/>
          <w:sz w:val="24"/>
        </w:rPr>
        <w:t>中需要</w:t>
      </w:r>
      <w:r>
        <w:rPr>
          <w:rFonts w:asciiTheme="minorEastAsia" w:eastAsiaTheme="minorEastAsia" w:hAnsiTheme="minorEastAsia" w:cs="宋体" w:hint="eastAsia"/>
          <w:sz w:val="24"/>
        </w:rPr>
        <w:t>把</w:t>
      </w:r>
      <w:r>
        <w:rPr>
          <w:rFonts w:asciiTheme="minorEastAsia" w:eastAsiaTheme="minorEastAsia" w:hAnsiTheme="minorEastAsia" w:cs="宋体"/>
          <w:sz w:val="24"/>
        </w:rPr>
        <w:t>突发请求整形为平均速率请求</w:t>
      </w:r>
      <w:r>
        <w:rPr>
          <w:rFonts w:asciiTheme="minorEastAsia" w:eastAsiaTheme="minorEastAsia" w:hAnsiTheme="minorEastAsia" w:cs="宋体" w:hint="eastAsia"/>
          <w:sz w:val="24"/>
        </w:rPr>
        <w:t>。</w:t>
      </w:r>
      <w:r>
        <w:rPr>
          <w:rFonts w:asciiTheme="minorEastAsia" w:eastAsiaTheme="minorEastAsia" w:hAnsiTheme="minorEastAsia" w:cs="宋体"/>
          <w:sz w:val="24"/>
        </w:rPr>
        <w:t>令牌桶算法和漏</w:t>
      </w:r>
      <w:r>
        <w:rPr>
          <w:rFonts w:asciiTheme="minorEastAsia" w:eastAsiaTheme="minorEastAsia" w:hAnsiTheme="minorEastAsia" w:cs="宋体" w:hint="eastAsia"/>
          <w:sz w:val="24"/>
        </w:rPr>
        <w:t>桶</w:t>
      </w:r>
      <w:r>
        <w:rPr>
          <w:rFonts w:asciiTheme="minorEastAsia" w:eastAsiaTheme="minorEastAsia" w:hAnsiTheme="minorEastAsia" w:cs="宋体"/>
          <w:sz w:val="24"/>
        </w:rPr>
        <w:t>算法</w:t>
      </w:r>
      <w:r>
        <w:rPr>
          <w:rFonts w:asciiTheme="minorEastAsia" w:eastAsiaTheme="minorEastAsia" w:hAnsiTheme="minorEastAsia" w:cs="宋体" w:hint="eastAsia"/>
          <w:sz w:val="24"/>
        </w:rPr>
        <w:t>可以</w:t>
      </w:r>
      <w:r>
        <w:rPr>
          <w:rFonts w:asciiTheme="minorEastAsia" w:eastAsiaTheme="minorEastAsia" w:hAnsiTheme="minorEastAsia" w:cs="宋体"/>
          <w:sz w:val="24"/>
        </w:rPr>
        <w:t>满足</w:t>
      </w:r>
      <w:r>
        <w:rPr>
          <w:rFonts w:asciiTheme="minorEastAsia" w:eastAsiaTheme="minorEastAsia" w:hAnsiTheme="minorEastAsia" w:cs="宋体" w:hint="eastAsia"/>
          <w:sz w:val="24"/>
        </w:rPr>
        <w:t>这个</w:t>
      </w:r>
      <w:r>
        <w:rPr>
          <w:rFonts w:asciiTheme="minorEastAsia" w:eastAsiaTheme="minorEastAsia" w:hAnsiTheme="minorEastAsia" w:cs="宋体"/>
          <w:sz w:val="24"/>
        </w:rPr>
        <w:t>场景。</w:t>
      </w:r>
      <w:r>
        <w:rPr>
          <w:rFonts w:asciiTheme="minorEastAsia" w:eastAsiaTheme="minorEastAsia" w:hAnsiTheme="minorEastAsia" w:cs="宋体" w:hint="eastAsia"/>
          <w:sz w:val="24"/>
        </w:rPr>
        <w:t>Guava</w:t>
      </w:r>
      <w:r>
        <w:rPr>
          <w:rFonts w:asciiTheme="minorEastAsia" w:eastAsiaTheme="minorEastAsia" w:hAnsiTheme="minorEastAsia" w:cs="宋体"/>
          <w:sz w:val="24"/>
        </w:rPr>
        <w:t xml:space="preserve"> RateLimiter提供的令牌桶算法可用于</w:t>
      </w:r>
      <w:r>
        <w:rPr>
          <w:rFonts w:asciiTheme="minorEastAsia" w:eastAsiaTheme="minorEastAsia" w:hAnsiTheme="minorEastAsia" w:cs="宋体" w:hint="eastAsia"/>
          <w:sz w:val="24"/>
        </w:rPr>
        <w:t>实现</w:t>
      </w:r>
      <w:r>
        <w:rPr>
          <w:rFonts w:asciiTheme="minorEastAsia" w:eastAsiaTheme="minorEastAsia" w:hAnsiTheme="minorEastAsia" w:cs="宋体"/>
          <w:sz w:val="24"/>
        </w:rPr>
        <w:t>平滑预热</w:t>
      </w:r>
      <w:r>
        <w:rPr>
          <w:rFonts w:asciiTheme="minorEastAsia" w:eastAsiaTheme="minorEastAsia" w:hAnsiTheme="minorEastAsia" w:cs="宋体" w:hint="eastAsia"/>
          <w:sz w:val="24"/>
        </w:rPr>
        <w:t>限</w:t>
      </w:r>
      <w:r>
        <w:rPr>
          <w:rFonts w:asciiTheme="minorEastAsia" w:eastAsiaTheme="minorEastAsia" w:hAnsiTheme="minorEastAsia" w:cs="宋体" w:hint="eastAsia"/>
          <w:sz w:val="24"/>
        </w:rPr>
        <w:lastRenderedPageBreak/>
        <w:t>流和</w:t>
      </w:r>
      <w:r>
        <w:rPr>
          <w:rFonts w:asciiTheme="minorEastAsia" w:eastAsiaTheme="minorEastAsia" w:hAnsiTheme="minorEastAsia" w:cs="宋体"/>
          <w:sz w:val="24"/>
        </w:rPr>
        <w:t>平滑突发限流。</w:t>
      </w:r>
    </w:p>
    <w:p w14:paraId="16F3F598" w14:textId="77777777" w:rsidR="00065A3A" w:rsidRDefault="00C41667">
      <w:pPr>
        <w:spacing w:line="400" w:lineRule="atLeast"/>
        <w:rPr>
          <w:rFonts w:ascii="Wingdings" w:hAnsi="Wingdings" w:cs="Wingdings"/>
          <w:kern w:val="0"/>
          <w:sz w:val="24"/>
        </w:rPr>
      </w:pPr>
      <w:bookmarkStart w:id="154" w:name="_Toc481258173"/>
      <w:bookmarkStart w:id="155" w:name="_Toc482175955"/>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sz w:val="28"/>
          <w:szCs w:val="28"/>
        </w:rPr>
        <w:t>限流</w:t>
      </w:r>
      <w:r>
        <w:rPr>
          <w:rFonts w:ascii="黑体" w:eastAsia="黑体" w:hAnsi="黑体" w:cs="宋体" w:hint="eastAsia"/>
          <w:sz w:val="28"/>
          <w:szCs w:val="28"/>
        </w:rPr>
        <w:t>模式</w:t>
      </w:r>
      <w:bookmarkEnd w:id="154"/>
      <w:bookmarkEnd w:id="155"/>
    </w:p>
    <w:p w14:paraId="282179C0" w14:textId="5A971A4D"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限流</w:t>
      </w:r>
      <w:r>
        <w:rPr>
          <w:rFonts w:asciiTheme="minorEastAsia" w:eastAsiaTheme="minorEastAsia" w:hAnsiTheme="minorEastAsia" w:cs="宋体"/>
          <w:sz w:val="24"/>
        </w:rPr>
        <w:t>(Rate Limiting/Load Shedder)</w:t>
      </w:r>
      <w:r>
        <w:rPr>
          <w:rFonts w:asciiTheme="minorEastAsia" w:eastAsiaTheme="minorEastAsia" w:hAnsiTheme="minorEastAsia" w:cs="宋体" w:hint="eastAsia"/>
          <w:sz w:val="24"/>
        </w:rPr>
        <w:t>也</w:t>
      </w:r>
      <w:r>
        <w:rPr>
          <w:rFonts w:asciiTheme="minorEastAsia" w:eastAsiaTheme="minorEastAsia" w:hAnsiTheme="minorEastAsia" w:cs="宋体"/>
          <w:sz w:val="24"/>
        </w:rPr>
        <w:t>可以叫</w:t>
      </w:r>
      <w:r>
        <w:rPr>
          <w:rFonts w:asciiTheme="minorEastAsia" w:eastAsiaTheme="minorEastAsia" w:hAnsiTheme="minorEastAsia" w:cs="宋体" w:hint="eastAsia"/>
          <w:sz w:val="24"/>
        </w:rPr>
        <w:t>流量</w:t>
      </w:r>
      <w:r>
        <w:rPr>
          <w:rFonts w:asciiTheme="minorEastAsia" w:eastAsiaTheme="minorEastAsia" w:hAnsiTheme="minorEastAsia" w:cs="宋体"/>
          <w:sz w:val="24"/>
        </w:rPr>
        <w:t>控制</w:t>
      </w:r>
      <w:r>
        <w:rPr>
          <w:rFonts w:asciiTheme="minorEastAsia" w:eastAsiaTheme="minorEastAsia" w:hAnsiTheme="minorEastAsia" w:cs="宋体" w:hint="eastAsia"/>
          <w:sz w:val="24"/>
        </w:rPr>
        <w:t>，主要有两</w:t>
      </w:r>
      <w:r>
        <w:rPr>
          <w:rFonts w:asciiTheme="minorEastAsia" w:eastAsiaTheme="minorEastAsia" w:hAnsiTheme="minorEastAsia" w:cs="宋体"/>
          <w:sz w:val="24"/>
        </w:rPr>
        <w:t>种</w:t>
      </w:r>
      <w:r>
        <w:rPr>
          <w:rFonts w:asciiTheme="minorEastAsia" w:eastAsiaTheme="minorEastAsia" w:hAnsiTheme="minorEastAsia" w:cs="宋体" w:hint="eastAsia"/>
          <w:sz w:val="24"/>
        </w:rPr>
        <w:t>类型</w:t>
      </w:r>
      <w:r w:rsidR="00A80CCD">
        <w:rPr>
          <w:rFonts w:asciiTheme="minorEastAsia" w:eastAsiaTheme="minorEastAsia" w:hAnsiTheme="minorEastAsia" w:cs="宋体" w:hint="eastAsia"/>
          <w:sz w:val="24"/>
        </w:rPr>
        <w:t>，</w:t>
      </w:r>
      <w:r w:rsidR="00A80CCD">
        <w:rPr>
          <w:rFonts w:asciiTheme="minorEastAsia" w:eastAsiaTheme="minorEastAsia" w:hAnsiTheme="minorEastAsia" w:cs="宋体"/>
          <w:sz w:val="24"/>
        </w:rPr>
        <w:t>本节提到的限流都是</w:t>
      </w:r>
      <w:r w:rsidR="009C4FD2">
        <w:rPr>
          <w:rFonts w:asciiTheme="minorEastAsia" w:eastAsiaTheme="minorEastAsia" w:hAnsiTheme="minorEastAsia" w:cs="宋体"/>
          <w:sz w:val="24"/>
        </w:rPr>
        <w:t>节流</w:t>
      </w:r>
      <w:r>
        <w:rPr>
          <w:rFonts w:asciiTheme="minorEastAsia" w:eastAsiaTheme="minorEastAsia" w:hAnsiTheme="minorEastAsia" w:cs="宋体" w:hint="eastAsia"/>
          <w:sz w:val="24"/>
        </w:rPr>
        <w:t>：</w:t>
      </w:r>
    </w:p>
    <w:p w14:paraId="274870B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节流(Throttling)</w:t>
      </w:r>
      <w:r>
        <w:rPr>
          <w:rFonts w:asciiTheme="minorEastAsia" w:eastAsiaTheme="minorEastAsia" w:hAnsiTheme="minorEastAsia" w:cs="宋体" w:hint="eastAsia"/>
          <w:sz w:val="24"/>
        </w:rPr>
        <w:t>:最</w:t>
      </w:r>
      <w:r>
        <w:rPr>
          <w:rFonts w:asciiTheme="minorEastAsia" w:eastAsiaTheme="minorEastAsia" w:hAnsiTheme="minorEastAsia" w:cs="宋体"/>
          <w:sz w:val="24"/>
        </w:rPr>
        <w:t>容易想到的</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r>
        <w:rPr>
          <w:rFonts w:asciiTheme="minorEastAsia" w:eastAsiaTheme="minorEastAsia" w:hAnsiTheme="minorEastAsia" w:cs="宋体" w:hint="eastAsia"/>
          <w:sz w:val="24"/>
        </w:rPr>
        <w:t>就是</w:t>
      </w:r>
      <w:r>
        <w:rPr>
          <w:rFonts w:asciiTheme="minorEastAsia" w:eastAsiaTheme="minorEastAsia" w:hAnsiTheme="minorEastAsia" w:cs="宋体"/>
          <w:sz w:val="24"/>
        </w:rPr>
        <w:t>丢弃</w:t>
      </w:r>
      <w:r>
        <w:rPr>
          <w:rFonts w:asciiTheme="minorEastAsia" w:eastAsiaTheme="minorEastAsia" w:hAnsiTheme="minorEastAsia" w:cs="宋体" w:hint="eastAsia"/>
          <w:sz w:val="24"/>
        </w:rPr>
        <w:t>流量</w:t>
      </w:r>
      <w:r>
        <w:rPr>
          <w:rFonts w:asciiTheme="minorEastAsia" w:eastAsiaTheme="minorEastAsia" w:hAnsiTheme="minorEastAsia" w:cs="宋体"/>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消费</w:t>
      </w:r>
      <w:r>
        <w:rPr>
          <w:rFonts w:asciiTheme="minorEastAsia" w:eastAsiaTheme="minorEastAsia" w:hAnsiTheme="minorEastAsia" w:cs="宋体" w:hint="eastAsia"/>
          <w:sz w:val="24"/>
        </w:rPr>
        <w:t>的很</w:t>
      </w:r>
      <w:r>
        <w:rPr>
          <w:rFonts w:asciiTheme="minorEastAsia" w:eastAsiaTheme="minorEastAsia" w:hAnsiTheme="minorEastAsia" w:cs="宋体"/>
          <w:sz w:val="24"/>
        </w:rPr>
        <w:t>吃力，就处理一部分，丢弃</w:t>
      </w:r>
      <w:r>
        <w:rPr>
          <w:rFonts w:asciiTheme="minorEastAsia" w:eastAsiaTheme="minorEastAsia" w:hAnsiTheme="minorEastAsia" w:cs="宋体" w:hint="eastAsia"/>
          <w:sz w:val="24"/>
        </w:rPr>
        <w:t>余下流量</w:t>
      </w:r>
      <w:r>
        <w:rPr>
          <w:rFonts w:asciiTheme="minorEastAsia" w:eastAsiaTheme="minorEastAsia" w:hAnsiTheme="minorEastAsia" w:cs="宋体"/>
          <w:sz w:val="24"/>
        </w:rPr>
        <w:t>。至于处理哪些和丢弃哪些，</w:t>
      </w:r>
      <w:r>
        <w:rPr>
          <w:rFonts w:asciiTheme="minorEastAsia" w:eastAsiaTheme="minorEastAsia" w:hAnsiTheme="minorEastAsia" w:cs="宋体" w:hint="eastAsia"/>
          <w:sz w:val="24"/>
        </w:rPr>
        <w:t>有</w:t>
      </w:r>
      <w:r>
        <w:rPr>
          <w:rFonts w:asciiTheme="minorEastAsia" w:eastAsiaTheme="minorEastAsia" w:hAnsiTheme="minorEastAsia" w:cs="宋体"/>
          <w:sz w:val="24"/>
        </w:rPr>
        <w:t>throttleFirst</w:t>
      </w:r>
      <w:r>
        <w:rPr>
          <w:rFonts w:asciiTheme="minorEastAsia" w:eastAsiaTheme="minorEastAsia" w:hAnsiTheme="minorEastAsia" w:cs="宋体" w:hint="eastAsia"/>
          <w:sz w:val="24"/>
        </w:rPr>
        <w:t>、</w:t>
      </w:r>
      <w:r>
        <w:rPr>
          <w:rFonts w:asciiTheme="minorEastAsia" w:eastAsiaTheme="minorEastAsia" w:hAnsiTheme="minorEastAsia" w:cs="宋体"/>
          <w:sz w:val="24"/>
        </w:rPr>
        <w:t>throttleLast</w:t>
      </w:r>
      <w:r>
        <w:rPr>
          <w:rFonts w:asciiTheme="minorEastAsia" w:eastAsiaTheme="minorEastAsia" w:hAnsiTheme="minorEastAsia" w:cs="宋体" w:hint="eastAsia"/>
          <w:sz w:val="24"/>
        </w:rPr>
        <w:t>和</w:t>
      </w:r>
      <w:r>
        <w:rPr>
          <w:rFonts w:asciiTheme="minorEastAsia" w:eastAsiaTheme="minorEastAsia" w:hAnsiTheme="minorEastAsia" w:cs="宋体"/>
          <w:sz w:val="24"/>
        </w:rPr>
        <w:t>throttleWithTimeout策略</w:t>
      </w:r>
      <w:r>
        <w:rPr>
          <w:rFonts w:asciiTheme="minorEastAsia" w:eastAsiaTheme="minorEastAsia" w:hAnsiTheme="minorEastAsia" w:cs="宋体" w:hint="eastAsia"/>
          <w:sz w:val="24"/>
        </w:rPr>
        <w:t>来</w:t>
      </w:r>
      <w:r>
        <w:rPr>
          <w:rFonts w:asciiTheme="minorEastAsia" w:eastAsiaTheme="minorEastAsia" w:hAnsiTheme="minorEastAsia" w:cs="宋体"/>
          <w:sz w:val="24"/>
        </w:rPr>
        <w:t>决定处理</w:t>
      </w:r>
      <w:r>
        <w:rPr>
          <w:rFonts w:asciiTheme="minorEastAsia" w:eastAsiaTheme="minorEastAsia" w:hAnsiTheme="minorEastAsia" w:cs="宋体" w:hint="eastAsia"/>
          <w:sz w:val="24"/>
        </w:rPr>
        <w:t>和</w:t>
      </w:r>
      <w:r>
        <w:rPr>
          <w:rFonts w:asciiTheme="minorEastAsia" w:eastAsiaTheme="minorEastAsia" w:hAnsiTheme="minorEastAsia" w:cs="宋体"/>
          <w:sz w:val="24"/>
        </w:rPr>
        <w:t>丢弃哪些</w:t>
      </w:r>
      <w:r>
        <w:rPr>
          <w:rFonts w:asciiTheme="minorEastAsia" w:eastAsiaTheme="minorEastAsia" w:hAnsiTheme="minorEastAsia" w:cs="宋体" w:hint="eastAsia"/>
          <w:sz w:val="24"/>
        </w:rPr>
        <w:t>流量</w:t>
      </w:r>
      <w:r>
        <w:rPr>
          <w:rFonts w:asciiTheme="minorEastAsia" w:eastAsiaTheme="minorEastAsia" w:hAnsiTheme="minorEastAsia" w:cs="宋体"/>
          <w:sz w:val="24"/>
        </w:rPr>
        <w:t>。</w:t>
      </w:r>
    </w:p>
    <w:p w14:paraId="2118547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反</w:t>
      </w:r>
      <w:r>
        <w:rPr>
          <w:rFonts w:asciiTheme="minorEastAsia" w:eastAsiaTheme="minorEastAsia" w:hAnsiTheme="minorEastAsia" w:cs="宋体"/>
          <w:sz w:val="24"/>
        </w:rPr>
        <w:t>压</w:t>
      </w:r>
      <w:r>
        <w:rPr>
          <w:rFonts w:asciiTheme="minorEastAsia" w:eastAsiaTheme="minorEastAsia" w:hAnsiTheme="minorEastAsia" w:cs="宋体" w:hint="eastAsia"/>
          <w:sz w:val="24"/>
        </w:rPr>
        <w:t>(</w:t>
      </w:r>
      <w:r>
        <w:rPr>
          <w:rFonts w:asciiTheme="minorEastAsia" w:eastAsiaTheme="minorEastAsia" w:hAnsiTheme="minorEastAsia" w:cs="宋体"/>
          <w:sz w:val="24"/>
        </w:rPr>
        <w:t>Backpressure)</w:t>
      </w:r>
      <w:r>
        <w:rPr>
          <w:rFonts w:asciiTheme="minorEastAsia" w:eastAsiaTheme="minorEastAsia" w:hAnsiTheme="minorEastAsia" w:cs="宋体" w:hint="eastAsia"/>
          <w:sz w:val="24"/>
        </w:rPr>
        <w:t>: 后端</w:t>
      </w:r>
      <w:r>
        <w:rPr>
          <w:rFonts w:asciiTheme="minorEastAsia" w:eastAsiaTheme="minorEastAsia" w:hAnsiTheme="minorEastAsia" w:cs="宋体"/>
          <w:sz w:val="24"/>
        </w:rPr>
        <w:t>对前端流量的反</w:t>
      </w:r>
      <w:r>
        <w:rPr>
          <w:rFonts w:asciiTheme="minorEastAsia" w:eastAsiaTheme="minorEastAsia" w:hAnsiTheme="minorEastAsia" w:cs="宋体" w:hint="eastAsia"/>
          <w:sz w:val="24"/>
        </w:rPr>
        <w:t>向</w:t>
      </w:r>
      <w:r>
        <w:rPr>
          <w:rFonts w:asciiTheme="minorEastAsia" w:eastAsiaTheme="minorEastAsia" w:hAnsiTheme="minorEastAsia" w:cs="宋体"/>
          <w:sz w:val="24"/>
        </w:rPr>
        <w:t>控制。消费者需要多少</w:t>
      </w:r>
      <w:r>
        <w:rPr>
          <w:rFonts w:asciiTheme="minorEastAsia" w:eastAsiaTheme="minorEastAsia" w:hAnsiTheme="minorEastAsia" w:cs="宋体" w:hint="eastAsia"/>
          <w:sz w:val="24"/>
        </w:rPr>
        <w:t>流量</w:t>
      </w:r>
      <w:r>
        <w:rPr>
          <w:rFonts w:asciiTheme="minorEastAsia" w:eastAsiaTheme="minorEastAsia" w:hAnsiTheme="minorEastAsia" w:cs="宋体"/>
          <w:sz w:val="24"/>
        </w:rPr>
        <w:t>生产者就生产多少</w:t>
      </w:r>
      <w:r>
        <w:rPr>
          <w:rFonts w:asciiTheme="minorEastAsia" w:eastAsiaTheme="minorEastAsia" w:hAnsiTheme="minorEastAsia" w:cs="宋体" w:hint="eastAsia"/>
          <w:sz w:val="24"/>
        </w:rPr>
        <w:t>流量</w:t>
      </w:r>
      <w:r>
        <w:rPr>
          <w:rFonts w:asciiTheme="minorEastAsia" w:eastAsiaTheme="minorEastAsia" w:hAnsiTheme="minorEastAsia" w:cs="宋体"/>
          <w:sz w:val="24"/>
        </w:rPr>
        <w:t>。</w:t>
      </w:r>
    </w:p>
    <w:p w14:paraId="3D6D90CE" w14:textId="77777777" w:rsidR="00065A3A" w:rsidRDefault="00C41667">
      <w:pPr>
        <w:spacing w:line="400" w:lineRule="atLeast"/>
        <w:ind w:firstLine="420"/>
        <w:rPr>
          <w:b/>
          <w:sz w:val="24"/>
        </w:rPr>
      </w:pPr>
      <w:r>
        <w:rPr>
          <w:rFonts w:asciiTheme="minorEastAsia" w:eastAsiaTheme="minorEastAsia" w:hAnsiTheme="minorEastAsia" w:cs="宋体" w:hint="eastAsia"/>
          <w:sz w:val="24"/>
        </w:rPr>
        <w:t>工程实现中</w:t>
      </w:r>
      <w:r>
        <w:rPr>
          <w:rFonts w:asciiTheme="minorEastAsia" w:eastAsiaTheme="minorEastAsia" w:hAnsiTheme="minorEastAsia" w:cs="宋体"/>
          <w:sz w:val="24"/>
        </w:rPr>
        <w:t>A</w:t>
      </w:r>
      <w:r>
        <w:rPr>
          <w:rFonts w:asciiTheme="minorEastAsia" w:eastAsiaTheme="minorEastAsia" w:hAnsiTheme="minorEastAsia" w:cs="宋体" w:hint="eastAsia"/>
          <w:sz w:val="24"/>
        </w:rPr>
        <w:t>kka</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w:t>
      </w:r>
      <w:r>
        <w:rPr>
          <w:rFonts w:asciiTheme="minorEastAsia" w:eastAsiaTheme="minorEastAsia" w:hAnsiTheme="minorEastAsia" w:cs="宋体"/>
          <w:sz w:val="24"/>
        </w:rPr>
        <w:t>Storm,Spark Streaming,RxJava</w:t>
      </w:r>
      <w:r>
        <w:rPr>
          <w:rFonts w:asciiTheme="minorEastAsia" w:eastAsiaTheme="minorEastAsia" w:hAnsiTheme="minorEastAsia" w:cs="宋体" w:hint="eastAsia"/>
          <w:sz w:val="24"/>
        </w:rPr>
        <w:t>都实现</w:t>
      </w:r>
      <w:r>
        <w:rPr>
          <w:rFonts w:asciiTheme="minorEastAsia" w:eastAsiaTheme="minorEastAsia" w:hAnsiTheme="minorEastAsia" w:cs="宋体"/>
          <w:sz w:val="24"/>
        </w:rPr>
        <w:t>了反压</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p>
    <w:p w14:paraId="2F59096D" w14:textId="77777777" w:rsidR="00065A3A" w:rsidRDefault="00C41667">
      <w:pPr>
        <w:pStyle w:val="3"/>
        <w:spacing w:beforeLines="100" w:before="312" w:afterLines="100" w:after="312" w:line="415" w:lineRule="auto"/>
        <w:jc w:val="left"/>
        <w:rPr>
          <w:rFonts w:ascii="黑体" w:eastAsia="黑体" w:hAnsi="黑体"/>
          <w:b w:val="0"/>
        </w:rPr>
      </w:pPr>
      <w:bookmarkStart w:id="156" w:name="_Toc483557633"/>
      <w:bookmarkStart w:id="157" w:name="_Toc481258161"/>
      <w:bookmarkStart w:id="158" w:name="_Toc482175937"/>
      <w:r>
        <w:rPr>
          <w:rFonts w:ascii="黑体" w:eastAsia="黑体" w:hAnsi="黑体" w:hint="eastAsia"/>
          <w:b w:val="0"/>
        </w:rPr>
        <w:t>5.6 超时</w:t>
      </w:r>
      <w:r>
        <w:rPr>
          <w:rFonts w:ascii="黑体" w:eastAsia="黑体" w:hAnsi="黑体"/>
          <w:b w:val="0"/>
        </w:rPr>
        <w:t>与重试机制</w:t>
      </w:r>
      <w:bookmarkEnd w:id="156"/>
      <w:bookmarkEnd w:id="157"/>
      <w:bookmarkEnd w:id="158"/>
    </w:p>
    <w:p w14:paraId="05CB653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实际开发过程中，太多故障</w:t>
      </w:r>
      <w:r>
        <w:rPr>
          <w:rFonts w:asciiTheme="minorEastAsia" w:eastAsiaTheme="minorEastAsia" w:hAnsiTheme="minorEastAsia" w:cs="宋体" w:hint="eastAsia"/>
          <w:sz w:val="24"/>
        </w:rPr>
        <w:t>是</w:t>
      </w:r>
      <w:r>
        <w:rPr>
          <w:rFonts w:asciiTheme="minorEastAsia" w:eastAsiaTheme="minorEastAsia" w:hAnsiTheme="minorEastAsia" w:cs="宋体"/>
          <w:sz w:val="24"/>
        </w:rPr>
        <w:t>因为没有设置超时或者设置</w:t>
      </w:r>
      <w:r>
        <w:rPr>
          <w:rFonts w:asciiTheme="minorEastAsia" w:eastAsiaTheme="minorEastAsia" w:hAnsiTheme="minorEastAsia" w:cs="宋体" w:hint="eastAsia"/>
          <w:sz w:val="24"/>
        </w:rPr>
        <w:t>的</w:t>
      </w:r>
      <w:r>
        <w:rPr>
          <w:rFonts w:asciiTheme="minorEastAsia" w:eastAsiaTheme="minorEastAsia" w:hAnsiTheme="minorEastAsia" w:cs="宋体"/>
          <w:sz w:val="24"/>
        </w:rPr>
        <w:t>不对而造成的。</w:t>
      </w:r>
    </w:p>
    <w:p w14:paraId="66F7389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如果</w:t>
      </w:r>
      <w:r>
        <w:rPr>
          <w:rFonts w:asciiTheme="minorEastAsia" w:eastAsiaTheme="minorEastAsia" w:hAnsiTheme="minorEastAsia" w:cs="宋体"/>
          <w:sz w:val="24"/>
        </w:rPr>
        <w:t>应用不设置超时，则可能会导致请求响应慢，慢请求</w:t>
      </w:r>
      <w:r>
        <w:rPr>
          <w:rFonts w:asciiTheme="minorEastAsia" w:eastAsiaTheme="minorEastAsia" w:hAnsiTheme="minorEastAsia" w:cs="宋体" w:hint="eastAsia"/>
          <w:sz w:val="24"/>
        </w:rPr>
        <w:t>累积</w:t>
      </w:r>
      <w:r>
        <w:rPr>
          <w:rFonts w:asciiTheme="minorEastAsia" w:eastAsiaTheme="minorEastAsia" w:hAnsiTheme="minorEastAsia" w:cs="宋体"/>
          <w:sz w:val="24"/>
        </w:rPr>
        <w:t>导致连锁反应，甚至造成应用雪崩。</w:t>
      </w:r>
      <w:r>
        <w:rPr>
          <w:rFonts w:asciiTheme="minorEastAsia" w:eastAsiaTheme="minorEastAsia" w:hAnsiTheme="minorEastAsia" w:cs="宋体" w:hint="eastAsia"/>
          <w:sz w:val="24"/>
        </w:rPr>
        <w:t>而</w:t>
      </w:r>
      <w:r>
        <w:rPr>
          <w:rFonts w:asciiTheme="minorEastAsia" w:eastAsiaTheme="minorEastAsia" w:hAnsiTheme="minorEastAsia" w:cs="宋体"/>
          <w:sz w:val="24"/>
        </w:rPr>
        <w:t>有些中间件或者框架在超时后会进行重试</w:t>
      </w:r>
      <w:r>
        <w:rPr>
          <w:rFonts w:asciiTheme="minorEastAsia" w:eastAsiaTheme="minorEastAsia" w:hAnsiTheme="minorEastAsia" w:cs="宋体" w:hint="eastAsia"/>
          <w:sz w:val="24"/>
        </w:rPr>
        <w:t>（如</w:t>
      </w:r>
      <w:r>
        <w:rPr>
          <w:rFonts w:asciiTheme="minorEastAsia" w:eastAsiaTheme="minorEastAsia" w:hAnsiTheme="minorEastAsia" w:cs="宋体"/>
          <w:sz w:val="24"/>
        </w:rPr>
        <w:t>设置超时重试两次）</w:t>
      </w:r>
      <w:r>
        <w:rPr>
          <w:rFonts w:asciiTheme="minorEastAsia" w:eastAsiaTheme="minorEastAsia" w:hAnsiTheme="minorEastAsia" w:cs="宋体" w:hint="eastAsia"/>
          <w:sz w:val="24"/>
        </w:rPr>
        <w:t>，</w:t>
      </w:r>
      <w:r>
        <w:rPr>
          <w:rFonts w:asciiTheme="minorEastAsia" w:eastAsiaTheme="minorEastAsia" w:hAnsiTheme="minorEastAsia" w:cs="宋体"/>
          <w:sz w:val="24"/>
        </w:rPr>
        <w:t>读服务</w:t>
      </w:r>
      <w:r>
        <w:rPr>
          <w:rFonts w:asciiTheme="minorEastAsia" w:eastAsiaTheme="minorEastAsia" w:hAnsiTheme="minorEastAsia" w:cs="宋体" w:hint="eastAsia"/>
          <w:sz w:val="24"/>
        </w:rPr>
        <w:t>天然</w:t>
      </w:r>
      <w:r>
        <w:rPr>
          <w:rFonts w:asciiTheme="minorEastAsia" w:eastAsiaTheme="minorEastAsia" w:hAnsiTheme="minorEastAsia" w:cs="宋体"/>
          <w:sz w:val="24"/>
        </w:rPr>
        <w:t>适合重试，但</w:t>
      </w:r>
      <w:r>
        <w:rPr>
          <w:rFonts w:asciiTheme="minorEastAsia" w:eastAsiaTheme="minorEastAsia" w:hAnsiTheme="minorEastAsia" w:cs="宋体" w:hint="eastAsia"/>
          <w:sz w:val="24"/>
        </w:rPr>
        <w:t>写服务</w:t>
      </w:r>
      <w:r>
        <w:rPr>
          <w:rFonts w:asciiTheme="minorEastAsia" w:eastAsiaTheme="minorEastAsia" w:hAnsiTheme="minorEastAsia" w:cs="宋体"/>
          <w:sz w:val="24"/>
        </w:rPr>
        <w:t>大多不能重试</w:t>
      </w:r>
      <w:r>
        <w:rPr>
          <w:rFonts w:asciiTheme="minorEastAsia" w:eastAsiaTheme="minorEastAsia" w:hAnsiTheme="minorEastAsia" w:cs="宋体" w:hint="eastAsia"/>
          <w:sz w:val="24"/>
        </w:rPr>
        <w:t>（如</w:t>
      </w:r>
      <w:r>
        <w:rPr>
          <w:rFonts w:asciiTheme="minorEastAsia" w:eastAsiaTheme="minorEastAsia" w:hAnsiTheme="minorEastAsia" w:cs="宋体"/>
          <w:sz w:val="24"/>
        </w:rPr>
        <w:t>写订单，如果写服务是幂</w:t>
      </w:r>
      <w:r>
        <w:rPr>
          <w:rFonts w:asciiTheme="minorEastAsia" w:eastAsiaTheme="minorEastAsia" w:hAnsiTheme="minorEastAsia" w:cs="宋体" w:hint="eastAsia"/>
          <w:sz w:val="24"/>
        </w:rPr>
        <w:t>等</w:t>
      </w:r>
      <w:r>
        <w:rPr>
          <w:rFonts w:asciiTheme="minorEastAsia" w:eastAsiaTheme="minorEastAsia" w:hAnsiTheme="minorEastAsia" w:cs="宋体"/>
          <w:sz w:val="24"/>
        </w:rPr>
        <w:t>的，则重试是允许的）</w:t>
      </w:r>
      <w:r>
        <w:rPr>
          <w:rFonts w:asciiTheme="minorEastAsia" w:eastAsiaTheme="minorEastAsia" w:hAnsiTheme="minorEastAsia" w:cs="宋体" w:hint="eastAsia"/>
          <w:sz w:val="24"/>
        </w:rPr>
        <w:t>，重试次数</w:t>
      </w:r>
      <w:r>
        <w:rPr>
          <w:rFonts w:asciiTheme="minorEastAsia" w:eastAsiaTheme="minorEastAsia" w:hAnsiTheme="minorEastAsia" w:cs="宋体"/>
          <w:sz w:val="24"/>
        </w:rPr>
        <w:t>太多会导致</w:t>
      </w:r>
      <w:r>
        <w:rPr>
          <w:rFonts w:asciiTheme="minorEastAsia" w:eastAsiaTheme="minorEastAsia" w:hAnsiTheme="minorEastAsia" w:cs="宋体" w:hint="eastAsia"/>
          <w:sz w:val="24"/>
        </w:rPr>
        <w:t>多</w:t>
      </w:r>
      <w:r>
        <w:rPr>
          <w:rFonts w:asciiTheme="minorEastAsia" w:eastAsiaTheme="minorEastAsia" w:hAnsiTheme="minorEastAsia" w:cs="宋体"/>
          <w:sz w:val="24"/>
        </w:rPr>
        <w:t>倍请求流量，即模拟了DDos攻击，后果可能是灾难，因此，务必设置合理的重试机制，并且应该和熔断，快速失败机制配合。</w:t>
      </w:r>
    </w:p>
    <w:p w14:paraId="3543B10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各个层面的</w:t>
      </w:r>
      <w:r>
        <w:rPr>
          <w:rFonts w:asciiTheme="minorEastAsia" w:eastAsiaTheme="minorEastAsia" w:hAnsiTheme="minorEastAsia" w:cs="宋体" w:hint="eastAsia"/>
          <w:sz w:val="24"/>
        </w:rPr>
        <w:t>系统</w:t>
      </w:r>
      <w:r>
        <w:rPr>
          <w:rFonts w:asciiTheme="minorEastAsia" w:eastAsiaTheme="minorEastAsia" w:hAnsiTheme="minorEastAsia" w:cs="宋体"/>
          <w:sz w:val="24"/>
        </w:rPr>
        <w:t>都有超时</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r>
        <w:rPr>
          <w:rFonts w:asciiTheme="minorEastAsia" w:eastAsiaTheme="minorEastAsia" w:hAnsiTheme="minorEastAsia" w:cs="宋体" w:hint="eastAsia"/>
          <w:sz w:val="24"/>
        </w:rPr>
        <w:t>这里论述服务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相关</w:t>
      </w:r>
      <w:r>
        <w:rPr>
          <w:rFonts w:asciiTheme="minorEastAsia" w:eastAsiaTheme="minorEastAsia" w:hAnsiTheme="minorEastAsia" w:cs="宋体"/>
          <w:sz w:val="24"/>
        </w:rPr>
        <w:t>的超时</w:t>
      </w:r>
      <w:r>
        <w:rPr>
          <w:rFonts w:asciiTheme="minorEastAsia" w:eastAsiaTheme="minorEastAsia" w:hAnsiTheme="minorEastAsia" w:cs="宋体" w:hint="eastAsia"/>
          <w:sz w:val="24"/>
        </w:rPr>
        <w:t>。其中</w:t>
      </w:r>
      <w:r>
        <w:rPr>
          <w:rFonts w:asciiTheme="minorEastAsia" w:eastAsiaTheme="minorEastAsia" w:hAnsiTheme="minorEastAsia" w:cs="宋体"/>
          <w:sz w:val="24"/>
        </w:rPr>
        <w:t>最重要的超时设置是网络连接</w:t>
      </w:r>
      <w:r>
        <w:rPr>
          <w:rFonts w:asciiTheme="minorEastAsia" w:eastAsiaTheme="minorEastAsia" w:hAnsiTheme="minorEastAsia" w:cs="宋体" w:hint="eastAsia"/>
          <w:sz w:val="24"/>
        </w:rPr>
        <w:t>/读/写</w:t>
      </w:r>
      <w:r>
        <w:rPr>
          <w:rFonts w:asciiTheme="minorEastAsia" w:eastAsiaTheme="minorEastAsia" w:hAnsiTheme="minorEastAsia" w:cs="宋体"/>
          <w:sz w:val="24"/>
        </w:rPr>
        <w:t>的超时时间设置。</w:t>
      </w:r>
    </w:p>
    <w:p w14:paraId="00EA68A1" w14:textId="77777777" w:rsidR="00065A3A" w:rsidRDefault="00C41667">
      <w:pPr>
        <w:spacing w:line="400" w:lineRule="atLeast"/>
        <w:rPr>
          <w:rFonts w:ascii="黑体" w:eastAsia="黑体" w:hAnsi="黑体"/>
          <w:sz w:val="28"/>
          <w:szCs w:val="28"/>
        </w:rPr>
      </w:pPr>
      <w:r>
        <w:rPr>
          <w:rFonts w:ascii="Wingdings" w:hAnsi="Wingdings" w:cs="Wingdings"/>
          <w:kern w:val="0"/>
          <w:sz w:val="24"/>
        </w:rPr>
        <w:t></w:t>
      </w:r>
      <w:r>
        <w:rPr>
          <w:rFonts w:ascii="黑体" w:eastAsia="黑体" w:hAnsi="黑体" w:cs="宋体"/>
          <w:sz w:val="28"/>
          <w:szCs w:val="28"/>
        </w:rPr>
        <w:t xml:space="preserve"> </w:t>
      </w:r>
      <w:r>
        <w:rPr>
          <w:rFonts w:ascii="黑体" w:eastAsia="黑体" w:hAnsi="黑体" w:cs="宋体" w:hint="eastAsia"/>
          <w:sz w:val="28"/>
          <w:szCs w:val="28"/>
        </w:rPr>
        <w:t>中间</w:t>
      </w:r>
      <w:r>
        <w:rPr>
          <w:rFonts w:ascii="黑体" w:eastAsia="黑体" w:hAnsi="黑体" w:cs="宋体"/>
          <w:sz w:val="28"/>
          <w:szCs w:val="28"/>
        </w:rPr>
        <w:t>件客户端超时与重试</w:t>
      </w:r>
    </w:p>
    <w:p w14:paraId="3BBCA63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中间件</w:t>
      </w:r>
      <w:r>
        <w:rPr>
          <w:rFonts w:asciiTheme="minorEastAsia" w:eastAsiaTheme="minorEastAsia" w:hAnsiTheme="minorEastAsia" w:cs="宋体"/>
          <w:sz w:val="24"/>
        </w:rPr>
        <w:t>客户端超时</w:t>
      </w:r>
      <w:r>
        <w:rPr>
          <w:rFonts w:asciiTheme="minorEastAsia" w:eastAsiaTheme="minorEastAsia" w:hAnsiTheme="minorEastAsia" w:cs="宋体" w:hint="eastAsia"/>
          <w:sz w:val="24"/>
        </w:rPr>
        <w:t>与</w:t>
      </w:r>
      <w:r>
        <w:rPr>
          <w:rFonts w:asciiTheme="minorEastAsia" w:eastAsiaTheme="minorEastAsia" w:hAnsiTheme="minorEastAsia" w:cs="宋体"/>
          <w:sz w:val="24"/>
        </w:rPr>
        <w:t>重试</w:t>
      </w:r>
      <w:r>
        <w:rPr>
          <w:rFonts w:asciiTheme="minorEastAsia" w:eastAsiaTheme="minorEastAsia" w:hAnsiTheme="minorEastAsia" w:cs="宋体" w:hint="eastAsia"/>
          <w:sz w:val="24"/>
        </w:rPr>
        <w:t>(</w:t>
      </w:r>
      <w:r>
        <w:rPr>
          <w:rFonts w:asciiTheme="minorEastAsia" w:eastAsiaTheme="minorEastAsia" w:hAnsiTheme="minorEastAsia" w:cs="宋体"/>
          <w:sz w:val="24"/>
        </w:rPr>
        <w:t>如Dubbo，JSF</w:t>
      </w:r>
      <w:r>
        <w:rPr>
          <w:rFonts w:asciiTheme="minorEastAsia" w:eastAsiaTheme="minorEastAsia" w:hAnsiTheme="minorEastAsia" w:cs="宋体" w:hint="eastAsia"/>
          <w:sz w:val="24"/>
        </w:rPr>
        <w:t>，</w:t>
      </w:r>
      <w:r>
        <w:rPr>
          <w:rFonts w:asciiTheme="minorEastAsia" w:eastAsiaTheme="minorEastAsia" w:hAnsiTheme="minorEastAsia" w:cs="宋体"/>
          <w:sz w:val="24"/>
        </w:rPr>
        <w:t>HttpClient等</w:t>
      </w:r>
      <w:r>
        <w:rPr>
          <w:rFonts w:asciiTheme="minorEastAsia" w:eastAsiaTheme="minorEastAsia" w:hAnsiTheme="minorEastAsia" w:cs="宋体" w:hint="eastAsia"/>
          <w:sz w:val="24"/>
        </w:rPr>
        <w:t>)</w:t>
      </w:r>
      <w:r>
        <w:rPr>
          <w:rFonts w:asciiTheme="minorEastAsia" w:eastAsiaTheme="minorEastAsia" w:hAnsiTheme="minorEastAsia" w:cs="宋体"/>
          <w:sz w:val="24"/>
        </w:rPr>
        <w:t>需要设置客户的网络连接</w:t>
      </w:r>
      <w:r>
        <w:rPr>
          <w:rFonts w:asciiTheme="minorEastAsia" w:eastAsiaTheme="minorEastAsia" w:hAnsiTheme="minorEastAsia" w:cs="宋体" w:hint="eastAsia"/>
          <w:sz w:val="24"/>
        </w:rPr>
        <w:t>/读/写</w:t>
      </w:r>
      <w:r>
        <w:rPr>
          <w:rFonts w:asciiTheme="minorEastAsia" w:eastAsiaTheme="minorEastAsia" w:hAnsiTheme="minorEastAsia" w:cs="宋体"/>
          <w:sz w:val="24"/>
        </w:rPr>
        <w:t>超时时间与失败重试机制。</w:t>
      </w:r>
    </w:p>
    <w:p w14:paraId="4F41F2A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提供</w:t>
      </w:r>
      <w:r>
        <w:rPr>
          <w:rFonts w:asciiTheme="minorEastAsia" w:eastAsiaTheme="minorEastAsia" w:hAnsiTheme="minorEastAsia" w:cs="宋体"/>
          <w:sz w:val="24"/>
        </w:rPr>
        <w:t>端</w:t>
      </w:r>
      <w:r>
        <w:rPr>
          <w:rFonts w:asciiTheme="minorEastAsia" w:eastAsiaTheme="minorEastAsia" w:hAnsiTheme="minorEastAsia" w:cs="宋体" w:hint="eastAsia"/>
          <w:sz w:val="24"/>
        </w:rPr>
        <w:t>/</w:t>
      </w:r>
      <w:r>
        <w:rPr>
          <w:rFonts w:asciiTheme="minorEastAsia" w:eastAsiaTheme="minorEastAsia" w:hAnsiTheme="minorEastAsia" w:cs="宋体"/>
          <w:sz w:val="24"/>
        </w:rPr>
        <w:t>消费端</w:t>
      </w:r>
      <w:r>
        <w:rPr>
          <w:rFonts w:asciiTheme="minorEastAsia" w:eastAsiaTheme="minorEastAsia" w:hAnsiTheme="minorEastAsia" w:cs="宋体" w:hint="eastAsia"/>
          <w:sz w:val="24"/>
        </w:rPr>
        <w:t>与</w:t>
      </w:r>
      <w:r>
        <w:rPr>
          <w:rFonts w:asciiTheme="minorEastAsia" w:eastAsiaTheme="minorEastAsia" w:hAnsiTheme="minorEastAsia" w:cs="宋体"/>
          <w:sz w:val="24"/>
        </w:rPr>
        <w:t>注册中心之间</w:t>
      </w:r>
      <w:r>
        <w:rPr>
          <w:rFonts w:asciiTheme="minorEastAsia" w:eastAsiaTheme="minorEastAsia" w:hAnsiTheme="minorEastAsia" w:cs="宋体" w:hint="eastAsia"/>
          <w:sz w:val="24"/>
        </w:rPr>
        <w:t>进行服务</w:t>
      </w:r>
      <w:r>
        <w:rPr>
          <w:rFonts w:asciiTheme="minorEastAsia" w:eastAsiaTheme="minorEastAsia" w:hAnsiTheme="minorEastAsia" w:cs="宋体"/>
          <w:sz w:val="24"/>
        </w:rPr>
        <w:t>注册/</w:t>
      </w:r>
      <w:r>
        <w:rPr>
          <w:rFonts w:asciiTheme="minorEastAsia" w:eastAsiaTheme="minorEastAsia" w:hAnsiTheme="minorEastAsia" w:cs="宋体" w:hint="eastAsia"/>
          <w:sz w:val="24"/>
        </w:rPr>
        <w:t>发现</w:t>
      </w:r>
      <w:r>
        <w:rPr>
          <w:rFonts w:asciiTheme="minorEastAsia" w:eastAsiaTheme="minorEastAsia" w:hAnsiTheme="minorEastAsia" w:cs="宋体"/>
          <w:sz w:val="24"/>
        </w:rPr>
        <w:t>时可以配置timeout（</w:t>
      </w:r>
      <w:r>
        <w:rPr>
          <w:rFonts w:asciiTheme="minorEastAsia" w:eastAsiaTheme="minorEastAsia" w:hAnsiTheme="minorEastAsia" w:cs="宋体" w:hint="eastAsia"/>
          <w:sz w:val="24"/>
        </w:rPr>
        <w:t>调用</w:t>
      </w:r>
      <w:r>
        <w:rPr>
          <w:rFonts w:asciiTheme="minorEastAsia" w:eastAsiaTheme="minorEastAsia" w:hAnsiTheme="minorEastAsia" w:cs="宋体"/>
          <w:sz w:val="24"/>
        </w:rPr>
        <w:t>注册中心超时时间，默认为</w:t>
      </w:r>
      <w:r>
        <w:rPr>
          <w:rFonts w:asciiTheme="minorEastAsia" w:eastAsiaTheme="minorEastAsia" w:hAnsiTheme="minorEastAsia" w:cs="宋体" w:hint="eastAsia"/>
          <w:sz w:val="24"/>
        </w:rPr>
        <w:t>5</w:t>
      </w:r>
      <w:r>
        <w:rPr>
          <w:rFonts w:asciiTheme="minorEastAsia" w:eastAsiaTheme="minorEastAsia" w:hAnsiTheme="minorEastAsia" w:cs="宋体"/>
          <w:sz w:val="24"/>
        </w:rPr>
        <w:t>s）</w:t>
      </w:r>
      <w:r>
        <w:rPr>
          <w:rFonts w:asciiTheme="minorEastAsia" w:eastAsiaTheme="minorEastAsia" w:hAnsiTheme="minorEastAsia" w:cs="宋体" w:hint="eastAsia"/>
          <w:sz w:val="24"/>
        </w:rPr>
        <w:t>。</w:t>
      </w:r>
      <w:r>
        <w:rPr>
          <w:rFonts w:asciiTheme="minorEastAsia" w:eastAsiaTheme="minorEastAsia" w:hAnsiTheme="minorEastAsia" w:cs="宋体"/>
          <w:sz w:val="24"/>
        </w:rPr>
        <w:t>提供端可以配置timeout（</w:t>
      </w:r>
      <w:r>
        <w:rPr>
          <w:rFonts w:asciiTheme="minorEastAsia" w:eastAsiaTheme="minorEastAsia" w:hAnsiTheme="minorEastAsia" w:cs="宋体" w:hint="eastAsia"/>
          <w:sz w:val="24"/>
        </w:rPr>
        <w:t>服务</w:t>
      </w:r>
      <w:r>
        <w:rPr>
          <w:rFonts w:asciiTheme="minorEastAsia" w:eastAsiaTheme="minorEastAsia" w:hAnsiTheme="minorEastAsia" w:cs="宋体"/>
          <w:sz w:val="24"/>
        </w:rPr>
        <w:t>器端调用超时时间，默认为</w:t>
      </w:r>
      <w:r>
        <w:rPr>
          <w:rFonts w:asciiTheme="minorEastAsia" w:eastAsiaTheme="minorEastAsia" w:hAnsiTheme="minorEastAsia" w:cs="宋体" w:hint="eastAsia"/>
          <w:sz w:val="24"/>
        </w:rPr>
        <w:t>5</w:t>
      </w:r>
      <w:r>
        <w:rPr>
          <w:rFonts w:asciiTheme="minorEastAsia" w:eastAsiaTheme="minorEastAsia" w:hAnsiTheme="minorEastAsia" w:cs="宋体"/>
          <w:sz w:val="24"/>
        </w:rPr>
        <w:t>s）</w:t>
      </w:r>
      <w:r>
        <w:rPr>
          <w:rFonts w:asciiTheme="minorEastAsia" w:eastAsiaTheme="minorEastAsia" w:hAnsiTheme="minorEastAsia" w:cs="宋体" w:hint="eastAsia"/>
          <w:sz w:val="24"/>
        </w:rPr>
        <w:t>。</w:t>
      </w:r>
      <w:r>
        <w:rPr>
          <w:rFonts w:asciiTheme="minorEastAsia" w:eastAsiaTheme="minorEastAsia" w:hAnsiTheme="minorEastAsia" w:cs="宋体"/>
          <w:sz w:val="24"/>
        </w:rPr>
        <w:t>消费</w:t>
      </w:r>
      <w:r>
        <w:rPr>
          <w:rFonts w:asciiTheme="minorEastAsia" w:eastAsiaTheme="minorEastAsia" w:hAnsiTheme="minorEastAsia" w:cs="宋体" w:hint="eastAsia"/>
          <w:sz w:val="24"/>
        </w:rPr>
        <w:t>端可以</w:t>
      </w:r>
      <w:r>
        <w:rPr>
          <w:rFonts w:asciiTheme="minorEastAsia" w:eastAsiaTheme="minorEastAsia" w:hAnsiTheme="minorEastAsia" w:cs="宋体"/>
          <w:sz w:val="24"/>
        </w:rPr>
        <w:t>配置timeout（</w:t>
      </w:r>
      <w:r>
        <w:rPr>
          <w:rFonts w:asciiTheme="minorEastAsia" w:eastAsiaTheme="minorEastAsia" w:hAnsiTheme="minorEastAsia" w:cs="宋体" w:hint="eastAsia"/>
          <w:sz w:val="24"/>
        </w:rPr>
        <w:t>调用</w:t>
      </w:r>
      <w:r>
        <w:rPr>
          <w:rFonts w:asciiTheme="minorEastAsia" w:eastAsiaTheme="minorEastAsia" w:hAnsiTheme="minorEastAsia" w:cs="宋体"/>
          <w:sz w:val="24"/>
        </w:rPr>
        <w:t>端调用超时时间，默认</w:t>
      </w:r>
      <w:r>
        <w:rPr>
          <w:rFonts w:asciiTheme="minorEastAsia" w:eastAsiaTheme="minorEastAsia" w:hAnsiTheme="minorEastAsia" w:cs="宋体" w:hint="eastAsia"/>
          <w:sz w:val="24"/>
        </w:rPr>
        <w:t>为5</w:t>
      </w:r>
      <w:r>
        <w:rPr>
          <w:rFonts w:asciiTheme="minorEastAsia" w:eastAsiaTheme="minorEastAsia" w:hAnsiTheme="minorEastAsia" w:cs="宋体"/>
          <w:sz w:val="24"/>
        </w:rPr>
        <w:t>s）</w:t>
      </w:r>
      <w:r>
        <w:rPr>
          <w:rFonts w:asciiTheme="minorEastAsia" w:eastAsiaTheme="minorEastAsia" w:hAnsiTheme="minorEastAsia" w:cs="宋体" w:hint="eastAsia"/>
          <w:sz w:val="24"/>
        </w:rPr>
        <w:t>。</w:t>
      </w:r>
    </w:p>
    <w:p w14:paraId="3008134B" w14:textId="77777777" w:rsidR="00065A3A" w:rsidRDefault="00C41667">
      <w:pPr>
        <w:rPr>
          <w:rFonts w:ascii="黑体" w:eastAsia="黑体" w:hAnsi="黑体"/>
          <w:sz w:val="28"/>
          <w:szCs w:val="28"/>
        </w:rPr>
      </w:pPr>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hint="eastAsia"/>
          <w:sz w:val="28"/>
          <w:szCs w:val="28"/>
        </w:rPr>
        <w:t>业务</w:t>
      </w:r>
      <w:r>
        <w:rPr>
          <w:rFonts w:ascii="黑体" w:eastAsia="黑体" w:hAnsi="黑体" w:cs="宋体"/>
          <w:sz w:val="28"/>
          <w:szCs w:val="28"/>
        </w:rPr>
        <w:t>超时</w:t>
      </w:r>
    </w:p>
    <w:p w14:paraId="40D8F76B" w14:textId="77777777" w:rsidR="00065A3A" w:rsidRDefault="00C41667">
      <w:pPr>
        <w:spacing w:line="400" w:lineRule="atLeast"/>
        <w:ind w:firstLine="420"/>
        <w:jc w:val="left"/>
        <w:rPr>
          <w:rFonts w:asciiTheme="minorEastAsia" w:eastAsiaTheme="minorEastAsia" w:hAnsiTheme="minorEastAsia" w:cs="宋体"/>
          <w:sz w:val="24"/>
        </w:rPr>
      </w:pPr>
      <w:r>
        <w:rPr>
          <w:rFonts w:asciiTheme="minorEastAsia" w:eastAsiaTheme="minorEastAsia" w:hAnsiTheme="minorEastAsia" w:cs="宋体" w:hint="eastAsia"/>
          <w:sz w:val="24"/>
        </w:rPr>
        <w:t>业务</w:t>
      </w:r>
      <w:r>
        <w:rPr>
          <w:rFonts w:asciiTheme="minorEastAsia" w:eastAsiaTheme="minorEastAsia" w:hAnsiTheme="minorEastAsia" w:cs="宋体"/>
          <w:sz w:val="24"/>
        </w:rPr>
        <w:t>超时</w:t>
      </w:r>
      <w:r>
        <w:rPr>
          <w:rFonts w:asciiTheme="minorEastAsia" w:eastAsiaTheme="minorEastAsia" w:hAnsiTheme="minorEastAsia" w:cs="宋体" w:hint="eastAsia"/>
          <w:sz w:val="24"/>
        </w:rPr>
        <w:t>也</w:t>
      </w:r>
      <w:r>
        <w:rPr>
          <w:rFonts w:asciiTheme="minorEastAsia" w:eastAsiaTheme="minorEastAsia" w:hAnsiTheme="minorEastAsia" w:cs="宋体"/>
          <w:sz w:val="24"/>
        </w:rPr>
        <w:t>可以认为是服务端超时</w:t>
      </w:r>
      <w:r>
        <w:rPr>
          <w:rFonts w:asciiTheme="minorEastAsia" w:eastAsiaTheme="minorEastAsia" w:hAnsiTheme="minorEastAsia" w:cs="宋体" w:hint="eastAsia"/>
          <w:sz w:val="24"/>
        </w:rPr>
        <w:t>,如订单</w:t>
      </w:r>
      <w:r>
        <w:rPr>
          <w:rFonts w:asciiTheme="minorEastAsia" w:eastAsiaTheme="minorEastAsia" w:hAnsiTheme="minorEastAsia" w:cs="宋体"/>
          <w:sz w:val="24"/>
        </w:rPr>
        <w:t>取消任务，超时活动关闭，还有</w:t>
      </w:r>
      <w:r>
        <w:rPr>
          <w:rFonts w:asciiTheme="minorEastAsia" w:eastAsiaTheme="minorEastAsia" w:hAnsiTheme="minorEastAsia" w:cs="宋体" w:hint="eastAsia"/>
          <w:sz w:val="24"/>
        </w:rPr>
        <w:t>如</w:t>
      </w:r>
      <w:r>
        <w:rPr>
          <w:rFonts w:asciiTheme="minorEastAsia" w:eastAsiaTheme="minorEastAsia" w:hAnsiTheme="minorEastAsia" w:cs="宋体"/>
          <w:sz w:val="24"/>
        </w:rPr>
        <w:t>通过Future.get(timeout, unit)</w:t>
      </w:r>
      <w:r>
        <w:rPr>
          <w:rFonts w:asciiTheme="minorEastAsia" w:eastAsiaTheme="minorEastAsia" w:hAnsiTheme="minorEastAsia" w:cs="宋体" w:hint="eastAsia"/>
          <w:sz w:val="24"/>
        </w:rPr>
        <w:t>限制</w:t>
      </w:r>
      <w:r>
        <w:rPr>
          <w:rFonts w:asciiTheme="minorEastAsia" w:eastAsiaTheme="minorEastAsia" w:hAnsiTheme="minorEastAsia" w:cs="宋体"/>
          <w:sz w:val="24"/>
        </w:rPr>
        <w:t>某个接口的超时时间。</w:t>
      </w:r>
    </w:p>
    <w:p w14:paraId="5E988F2C" w14:textId="77777777" w:rsidR="00065A3A" w:rsidRDefault="00C41667">
      <w:pPr>
        <w:spacing w:line="400" w:lineRule="atLeast"/>
        <w:ind w:firstLine="420"/>
        <w:jc w:val="left"/>
        <w:rPr>
          <w:rFonts w:asciiTheme="minorEastAsia" w:eastAsiaTheme="minorEastAsia" w:hAnsiTheme="minorEastAsia" w:cs="宋体"/>
          <w:sz w:val="24"/>
        </w:rPr>
      </w:pPr>
      <w:r>
        <w:rPr>
          <w:rFonts w:asciiTheme="minorEastAsia" w:eastAsiaTheme="minorEastAsia" w:hAnsiTheme="minorEastAsia" w:cs="宋体" w:hint="eastAsia"/>
          <w:sz w:val="24"/>
        </w:rPr>
        <w:t>业务</w:t>
      </w:r>
      <w:r>
        <w:rPr>
          <w:rFonts w:asciiTheme="minorEastAsia" w:eastAsiaTheme="minorEastAsia" w:hAnsiTheme="minorEastAsia" w:cs="宋体"/>
          <w:sz w:val="24"/>
        </w:rPr>
        <w:t>超时分</w:t>
      </w:r>
      <w:r>
        <w:rPr>
          <w:rFonts w:asciiTheme="minorEastAsia" w:eastAsiaTheme="minorEastAsia" w:hAnsiTheme="minorEastAsia" w:cs="宋体" w:hint="eastAsia"/>
          <w:sz w:val="24"/>
        </w:rPr>
        <w:t>任务</w:t>
      </w:r>
      <w:r>
        <w:rPr>
          <w:rFonts w:asciiTheme="minorEastAsia" w:eastAsiaTheme="minorEastAsia" w:hAnsiTheme="minorEastAsia" w:cs="宋体"/>
          <w:sz w:val="24"/>
        </w:rPr>
        <w:t>型</w:t>
      </w:r>
      <w:r>
        <w:rPr>
          <w:rFonts w:asciiTheme="minorEastAsia" w:eastAsiaTheme="minorEastAsia" w:hAnsiTheme="minorEastAsia" w:cs="宋体" w:hint="eastAsia"/>
          <w:sz w:val="24"/>
        </w:rPr>
        <w:t>和服务调用型</w:t>
      </w:r>
      <w:r>
        <w:rPr>
          <w:rFonts w:asciiTheme="minorEastAsia" w:eastAsiaTheme="minorEastAsia" w:hAnsiTheme="minorEastAsia" w:cs="宋体"/>
          <w:sz w:val="24"/>
        </w:rPr>
        <w:t>两类</w:t>
      </w:r>
      <w:r>
        <w:rPr>
          <w:rFonts w:asciiTheme="minorEastAsia" w:eastAsiaTheme="minorEastAsia" w:hAnsiTheme="minorEastAsia" w:cs="宋体" w:hint="eastAsia"/>
          <w:sz w:val="24"/>
        </w:rPr>
        <w:t>。任务</w:t>
      </w:r>
      <w:r>
        <w:rPr>
          <w:rFonts w:asciiTheme="minorEastAsia" w:eastAsiaTheme="minorEastAsia" w:hAnsiTheme="minorEastAsia" w:cs="宋体"/>
          <w:sz w:val="24"/>
        </w:rPr>
        <w:t>型</w:t>
      </w:r>
      <w:r>
        <w:rPr>
          <w:rFonts w:asciiTheme="minorEastAsia" w:eastAsiaTheme="minorEastAsia" w:hAnsiTheme="minorEastAsia" w:cs="宋体" w:hint="eastAsia"/>
          <w:sz w:val="24"/>
        </w:rPr>
        <w:t>超时</w:t>
      </w:r>
      <w:r>
        <w:rPr>
          <w:rFonts w:asciiTheme="minorEastAsia" w:eastAsiaTheme="minorEastAsia" w:hAnsiTheme="minorEastAsia" w:cs="宋体"/>
          <w:sz w:val="24"/>
        </w:rPr>
        <w:t>比如订单超时未支付取消</w:t>
      </w:r>
      <w:r>
        <w:rPr>
          <w:rFonts w:asciiTheme="minorEastAsia" w:eastAsiaTheme="minorEastAsia" w:hAnsiTheme="minorEastAsia" w:cs="宋体"/>
          <w:sz w:val="24"/>
        </w:rPr>
        <w:lastRenderedPageBreak/>
        <w:t>超时</w:t>
      </w:r>
      <w:r>
        <w:rPr>
          <w:rFonts w:asciiTheme="minorEastAsia" w:eastAsiaTheme="minorEastAsia" w:hAnsiTheme="minorEastAsia" w:cs="宋体" w:hint="eastAsia"/>
          <w:sz w:val="24"/>
        </w:rPr>
        <w:t>，</w:t>
      </w:r>
      <w:r>
        <w:rPr>
          <w:rFonts w:asciiTheme="minorEastAsia" w:eastAsiaTheme="minorEastAsia" w:hAnsiTheme="minorEastAsia" w:cs="宋体"/>
          <w:sz w:val="24"/>
        </w:rPr>
        <w:t>活动自动关闭等，</w:t>
      </w:r>
      <w:r>
        <w:rPr>
          <w:rFonts w:asciiTheme="minorEastAsia" w:eastAsiaTheme="minorEastAsia" w:hAnsiTheme="minorEastAsia" w:cs="宋体" w:hint="eastAsia"/>
          <w:sz w:val="24"/>
        </w:rPr>
        <w:t>这</w:t>
      </w:r>
      <w:r>
        <w:rPr>
          <w:rFonts w:asciiTheme="minorEastAsia" w:eastAsiaTheme="minorEastAsia" w:hAnsiTheme="minorEastAsia" w:cs="宋体"/>
          <w:sz w:val="24"/>
        </w:rPr>
        <w:t>属于任务型超时。</w:t>
      </w:r>
      <w:r>
        <w:rPr>
          <w:rFonts w:asciiTheme="minorEastAsia" w:eastAsiaTheme="minorEastAsia" w:hAnsiTheme="minorEastAsia" w:cs="宋体" w:hint="eastAsia"/>
          <w:sz w:val="24"/>
        </w:rPr>
        <w:t>服务调用型</w:t>
      </w:r>
      <w:r>
        <w:rPr>
          <w:rFonts w:asciiTheme="minorEastAsia" w:eastAsiaTheme="minorEastAsia" w:hAnsiTheme="minorEastAsia" w:cs="宋体"/>
          <w:sz w:val="24"/>
        </w:rPr>
        <w:t>比如某个服务的全局超时时间</w:t>
      </w:r>
      <w:r>
        <w:rPr>
          <w:rFonts w:asciiTheme="minorEastAsia" w:eastAsiaTheme="minorEastAsia" w:hAnsiTheme="minorEastAsia" w:cs="宋体" w:hint="eastAsia"/>
          <w:sz w:val="24"/>
        </w:rPr>
        <w:t>是500</w:t>
      </w:r>
      <w:r>
        <w:rPr>
          <w:rFonts w:asciiTheme="minorEastAsia" w:eastAsiaTheme="minorEastAsia" w:hAnsiTheme="minorEastAsia" w:cs="宋体"/>
          <w:sz w:val="24"/>
        </w:rPr>
        <w:t>ms，</w:t>
      </w:r>
      <w:r>
        <w:rPr>
          <w:rFonts w:asciiTheme="minorEastAsia" w:eastAsiaTheme="minorEastAsia" w:hAnsiTheme="minorEastAsia" w:cs="宋体" w:hint="eastAsia"/>
          <w:sz w:val="24"/>
        </w:rPr>
        <w:t>有</w:t>
      </w:r>
      <w:r>
        <w:rPr>
          <w:rFonts w:asciiTheme="minorEastAsia" w:eastAsiaTheme="minorEastAsia" w:hAnsiTheme="minorEastAsia" w:cs="宋体"/>
          <w:sz w:val="24"/>
        </w:rPr>
        <w:t>多处服务调用，</w:t>
      </w:r>
      <w:r>
        <w:rPr>
          <w:rFonts w:asciiTheme="minorEastAsia" w:eastAsiaTheme="minorEastAsia" w:hAnsiTheme="minorEastAsia" w:cs="宋体" w:hint="eastAsia"/>
          <w:sz w:val="24"/>
        </w:rPr>
        <w:t>每</w:t>
      </w:r>
      <w:r>
        <w:rPr>
          <w:rFonts w:asciiTheme="minorEastAsia" w:eastAsiaTheme="minorEastAsia" w:hAnsiTheme="minorEastAsia" w:cs="宋体"/>
          <w:sz w:val="24"/>
        </w:rPr>
        <w:t>处服务调用的超时时间可能不一样，此时，可以简单的使用future</w:t>
      </w:r>
      <w:r>
        <w:rPr>
          <w:rFonts w:asciiTheme="minorEastAsia" w:eastAsiaTheme="minorEastAsia" w:hAnsiTheme="minorEastAsia" w:cs="宋体" w:hint="eastAsia"/>
          <w:sz w:val="24"/>
        </w:rPr>
        <w:t>来</w:t>
      </w:r>
      <w:r>
        <w:rPr>
          <w:rFonts w:asciiTheme="minorEastAsia" w:eastAsiaTheme="minorEastAsia" w:hAnsiTheme="minorEastAsia" w:cs="宋体"/>
          <w:sz w:val="24"/>
        </w:rPr>
        <w:t>解决问题，通过如future.get(3000,TimeUnit.MILLISECONDS)</w:t>
      </w:r>
      <w:r>
        <w:rPr>
          <w:rFonts w:asciiTheme="minorEastAsia" w:eastAsiaTheme="minorEastAsia" w:hAnsiTheme="minorEastAsia" w:cs="宋体" w:hint="eastAsia"/>
          <w:sz w:val="24"/>
        </w:rPr>
        <w:t>来</w:t>
      </w:r>
      <w:r>
        <w:rPr>
          <w:rFonts w:asciiTheme="minorEastAsia" w:eastAsiaTheme="minorEastAsia" w:hAnsiTheme="minorEastAsia" w:cs="宋体"/>
          <w:sz w:val="24"/>
        </w:rPr>
        <w:t>设置超时。</w:t>
      </w:r>
      <w:r>
        <w:rPr>
          <w:rFonts w:asciiTheme="minorEastAsia" w:eastAsiaTheme="minorEastAsia" w:hAnsiTheme="minorEastAsia" w:cs="宋体" w:hint="eastAsia"/>
          <w:sz w:val="24"/>
        </w:rPr>
        <w:t xml:space="preserve"> </w:t>
      </w:r>
    </w:p>
    <w:p w14:paraId="1DB979E1"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最佳</w:t>
      </w:r>
      <w:r>
        <w:rPr>
          <w:rFonts w:ascii="黑体" w:eastAsia="黑体" w:hAnsi="黑体" w:cs="宋体"/>
          <w:sz w:val="28"/>
          <w:szCs w:val="28"/>
        </w:rPr>
        <w:t>实践</w:t>
      </w:r>
    </w:p>
    <w:p w14:paraId="6F857FF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w:t>
      </w:r>
      <w:r>
        <w:rPr>
          <w:rFonts w:asciiTheme="minorEastAsia" w:eastAsiaTheme="minorEastAsia" w:hAnsiTheme="minorEastAsia" w:cs="宋体"/>
          <w:sz w:val="24"/>
        </w:rPr>
        <w:t>之后应该有</w:t>
      </w:r>
      <w:r>
        <w:rPr>
          <w:rFonts w:asciiTheme="minorEastAsia" w:eastAsiaTheme="minorEastAsia" w:hAnsiTheme="minorEastAsia" w:cs="宋体" w:hint="eastAsia"/>
          <w:sz w:val="24"/>
        </w:rPr>
        <w:t>相应</w:t>
      </w:r>
      <w:r>
        <w:rPr>
          <w:rFonts w:asciiTheme="minorEastAsia" w:eastAsiaTheme="minorEastAsia" w:hAnsiTheme="minorEastAsia" w:cs="宋体"/>
          <w:sz w:val="24"/>
        </w:rPr>
        <w:t>的策略来处理，常见的策略有重试（</w:t>
      </w:r>
      <w:r>
        <w:rPr>
          <w:rFonts w:asciiTheme="minorEastAsia" w:eastAsiaTheme="minorEastAsia" w:hAnsiTheme="minorEastAsia" w:cs="宋体" w:hint="eastAsia"/>
          <w:sz w:val="24"/>
        </w:rPr>
        <w:t>等</w:t>
      </w:r>
      <w:r>
        <w:rPr>
          <w:rFonts w:asciiTheme="minorEastAsia" w:eastAsiaTheme="minorEastAsia" w:hAnsiTheme="minorEastAsia" w:cs="宋体"/>
          <w:sz w:val="24"/>
        </w:rPr>
        <w:t>一会儿再</w:t>
      </w:r>
      <w:r>
        <w:rPr>
          <w:rFonts w:asciiTheme="minorEastAsia" w:eastAsiaTheme="minorEastAsia" w:hAnsiTheme="minorEastAsia" w:cs="宋体" w:hint="eastAsia"/>
          <w:sz w:val="24"/>
        </w:rPr>
        <w:t>试，</w:t>
      </w:r>
      <w:r>
        <w:rPr>
          <w:rFonts w:asciiTheme="minorEastAsia" w:eastAsiaTheme="minorEastAsia" w:hAnsiTheme="minorEastAsia" w:cs="宋体"/>
          <w:sz w:val="24"/>
        </w:rPr>
        <w:t>尝试其他</w:t>
      </w:r>
      <w:r>
        <w:rPr>
          <w:rFonts w:asciiTheme="minorEastAsia" w:eastAsiaTheme="minorEastAsia" w:hAnsiTheme="minorEastAsia" w:cs="宋体" w:hint="eastAsia"/>
          <w:sz w:val="24"/>
        </w:rPr>
        <w:t>分组</w:t>
      </w:r>
      <w:r>
        <w:rPr>
          <w:rFonts w:asciiTheme="minorEastAsia" w:eastAsiaTheme="minorEastAsia" w:hAnsiTheme="minorEastAsia" w:cs="宋体"/>
          <w:sz w:val="24"/>
        </w:rPr>
        <w:t>服务，尝试其他机房服务，重试算法可考虑使用如指数退避算法）</w:t>
      </w:r>
      <w:r>
        <w:rPr>
          <w:rFonts w:asciiTheme="minorEastAsia" w:eastAsiaTheme="minorEastAsia" w:hAnsiTheme="minorEastAsia" w:cs="宋体" w:hint="eastAsia"/>
          <w:sz w:val="24"/>
        </w:rPr>
        <w:t>，</w:t>
      </w:r>
      <w:r>
        <w:rPr>
          <w:rFonts w:asciiTheme="minorEastAsia" w:eastAsiaTheme="minorEastAsia" w:hAnsiTheme="minorEastAsia" w:cs="宋体"/>
          <w:sz w:val="24"/>
        </w:rPr>
        <w:t>摘掉不</w:t>
      </w:r>
      <w:r>
        <w:rPr>
          <w:rFonts w:asciiTheme="minorEastAsia" w:eastAsiaTheme="minorEastAsia" w:hAnsiTheme="minorEastAsia" w:cs="宋体" w:hint="eastAsia"/>
          <w:sz w:val="24"/>
        </w:rPr>
        <w:t>存活</w:t>
      </w:r>
      <w:r>
        <w:rPr>
          <w:rFonts w:asciiTheme="minorEastAsia" w:eastAsiaTheme="minorEastAsia" w:hAnsiTheme="minorEastAsia" w:cs="宋体"/>
          <w:sz w:val="24"/>
        </w:rPr>
        <w:t>节点</w:t>
      </w:r>
      <w:r>
        <w:rPr>
          <w:rFonts w:asciiTheme="minorEastAsia" w:eastAsiaTheme="minorEastAsia" w:hAnsiTheme="minorEastAsia" w:cs="宋体" w:hint="eastAsia"/>
          <w:sz w:val="24"/>
        </w:rPr>
        <w:t>（负载</w:t>
      </w:r>
      <w:r>
        <w:rPr>
          <w:rFonts w:asciiTheme="minorEastAsia" w:eastAsiaTheme="minorEastAsia" w:hAnsiTheme="minorEastAsia" w:cs="宋体"/>
          <w:sz w:val="24"/>
        </w:rPr>
        <w:t>均衡/</w:t>
      </w:r>
      <w:r>
        <w:rPr>
          <w:rFonts w:asciiTheme="minorEastAsia" w:eastAsiaTheme="minorEastAsia" w:hAnsiTheme="minorEastAsia" w:cs="宋体" w:hint="eastAsia"/>
          <w:sz w:val="24"/>
        </w:rPr>
        <w:t>分布式</w:t>
      </w:r>
      <w:r>
        <w:rPr>
          <w:rFonts w:asciiTheme="minorEastAsia" w:eastAsiaTheme="minorEastAsia" w:hAnsiTheme="minorEastAsia" w:cs="宋体"/>
          <w:sz w:val="24"/>
        </w:rPr>
        <w:t>缓存场景下）</w:t>
      </w:r>
      <w:r>
        <w:rPr>
          <w:rFonts w:asciiTheme="minorEastAsia" w:eastAsiaTheme="minorEastAsia" w:hAnsiTheme="minorEastAsia" w:cs="宋体" w:hint="eastAsia"/>
          <w:sz w:val="24"/>
        </w:rPr>
        <w:t>， 托底</w:t>
      </w:r>
      <w:r>
        <w:rPr>
          <w:rFonts w:asciiTheme="minorEastAsia" w:eastAsiaTheme="minorEastAsia" w:hAnsiTheme="minorEastAsia" w:cs="宋体"/>
          <w:sz w:val="24"/>
        </w:rPr>
        <w:t>（</w:t>
      </w:r>
      <w:r>
        <w:rPr>
          <w:rFonts w:asciiTheme="minorEastAsia" w:eastAsiaTheme="minorEastAsia" w:hAnsiTheme="minorEastAsia" w:cs="宋体" w:hint="eastAsia"/>
          <w:sz w:val="24"/>
        </w:rPr>
        <w:t>返回</w:t>
      </w:r>
      <w:r>
        <w:rPr>
          <w:rFonts w:asciiTheme="minorEastAsia" w:eastAsiaTheme="minorEastAsia" w:hAnsiTheme="minorEastAsia" w:cs="宋体"/>
          <w:sz w:val="24"/>
        </w:rPr>
        <w:t>历史数据/</w:t>
      </w:r>
      <w:r>
        <w:rPr>
          <w:rFonts w:asciiTheme="minorEastAsia" w:eastAsiaTheme="minorEastAsia" w:hAnsiTheme="minorEastAsia" w:cs="宋体" w:hint="eastAsia"/>
          <w:sz w:val="24"/>
        </w:rPr>
        <w:t>静态</w:t>
      </w:r>
      <w:r>
        <w:rPr>
          <w:rFonts w:asciiTheme="minorEastAsia" w:eastAsiaTheme="minorEastAsia" w:hAnsiTheme="minorEastAsia" w:cs="宋体"/>
          <w:sz w:val="24"/>
        </w:rPr>
        <w:t>数据</w:t>
      </w:r>
      <w:r>
        <w:rPr>
          <w:rFonts w:asciiTheme="minorEastAsia" w:eastAsiaTheme="minorEastAsia" w:hAnsiTheme="minorEastAsia" w:cs="宋体" w:hint="eastAsia"/>
          <w:sz w:val="24"/>
        </w:rPr>
        <w:t>/缓存</w:t>
      </w:r>
      <w:r>
        <w:rPr>
          <w:rFonts w:asciiTheme="minorEastAsia" w:eastAsiaTheme="minorEastAsia" w:hAnsiTheme="minorEastAsia" w:cs="宋体"/>
          <w:sz w:val="24"/>
        </w:rPr>
        <w:t>数据）</w:t>
      </w:r>
      <w:r>
        <w:rPr>
          <w:rFonts w:asciiTheme="minorEastAsia" w:eastAsiaTheme="minorEastAsia" w:hAnsiTheme="minorEastAsia" w:cs="宋体" w:hint="eastAsia"/>
          <w:sz w:val="24"/>
        </w:rPr>
        <w:t>，等待</w:t>
      </w:r>
      <w:r>
        <w:rPr>
          <w:rFonts w:asciiTheme="minorEastAsia" w:eastAsiaTheme="minorEastAsia" w:hAnsiTheme="minorEastAsia" w:cs="宋体"/>
          <w:sz w:val="24"/>
        </w:rPr>
        <w:t>页或者错误</w:t>
      </w:r>
      <w:r>
        <w:rPr>
          <w:rFonts w:asciiTheme="minorEastAsia" w:eastAsiaTheme="minorEastAsia" w:hAnsiTheme="minorEastAsia" w:cs="宋体" w:hint="eastAsia"/>
          <w:sz w:val="24"/>
        </w:rPr>
        <w:t>页</w:t>
      </w:r>
      <w:r>
        <w:rPr>
          <w:rFonts w:asciiTheme="minorEastAsia" w:eastAsiaTheme="minorEastAsia" w:hAnsiTheme="minorEastAsia" w:cs="宋体"/>
          <w:sz w:val="24"/>
        </w:rPr>
        <w:t>。</w:t>
      </w:r>
    </w:p>
    <w:p w14:paraId="6F8BB8D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对于</w:t>
      </w:r>
      <w:r>
        <w:rPr>
          <w:rFonts w:asciiTheme="minorEastAsia" w:eastAsiaTheme="minorEastAsia" w:hAnsiTheme="minorEastAsia" w:cs="宋体"/>
          <w:sz w:val="24"/>
        </w:rPr>
        <w:t>非幂等写服务应避免重试，或者可以考虑提前生成唯一流水号来保证写服务操作</w:t>
      </w:r>
      <w:r>
        <w:rPr>
          <w:rFonts w:asciiTheme="minorEastAsia" w:eastAsiaTheme="minorEastAsia" w:hAnsiTheme="minorEastAsia" w:cs="宋体" w:hint="eastAsia"/>
          <w:sz w:val="24"/>
        </w:rPr>
        <w:t>，</w:t>
      </w:r>
      <w:r>
        <w:rPr>
          <w:rFonts w:asciiTheme="minorEastAsia" w:eastAsiaTheme="minorEastAsia" w:hAnsiTheme="minorEastAsia" w:cs="宋体"/>
          <w:sz w:val="24"/>
        </w:rPr>
        <w:t>通过判断流水号来实现</w:t>
      </w:r>
      <w:r>
        <w:rPr>
          <w:rFonts w:asciiTheme="minorEastAsia" w:eastAsiaTheme="minorEastAsia" w:hAnsiTheme="minorEastAsia" w:cs="宋体" w:hint="eastAsia"/>
          <w:sz w:val="24"/>
        </w:rPr>
        <w:t>幂</w:t>
      </w:r>
      <w:r>
        <w:rPr>
          <w:rFonts w:asciiTheme="minorEastAsia" w:eastAsiaTheme="minorEastAsia" w:hAnsiTheme="minorEastAsia" w:cs="宋体"/>
          <w:sz w:val="24"/>
        </w:rPr>
        <w:t>等操作。</w:t>
      </w:r>
    </w:p>
    <w:p w14:paraId="5E3E14D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对于</w:t>
      </w:r>
      <w:r>
        <w:rPr>
          <w:rFonts w:asciiTheme="minorEastAsia" w:eastAsiaTheme="minorEastAsia" w:hAnsiTheme="minorEastAsia" w:cs="宋体"/>
          <w:sz w:val="24"/>
        </w:rPr>
        <w:t>有</w:t>
      </w:r>
      <w:r>
        <w:rPr>
          <w:rFonts w:asciiTheme="minorEastAsia" w:eastAsiaTheme="minorEastAsia" w:hAnsiTheme="minorEastAsia" w:cs="宋体" w:hint="eastAsia"/>
          <w:sz w:val="24"/>
        </w:rPr>
        <w:t>负载</w:t>
      </w:r>
      <w:r>
        <w:rPr>
          <w:rFonts w:asciiTheme="minorEastAsia" w:eastAsiaTheme="minorEastAsia" w:hAnsiTheme="minorEastAsia" w:cs="宋体"/>
          <w:sz w:val="24"/>
        </w:rPr>
        <w:t>均衡的中间件，</w:t>
      </w:r>
      <w:r>
        <w:rPr>
          <w:rFonts w:asciiTheme="minorEastAsia" w:eastAsiaTheme="minorEastAsia" w:hAnsiTheme="minorEastAsia" w:cs="宋体" w:hint="eastAsia"/>
          <w:sz w:val="24"/>
        </w:rPr>
        <w:t>要</w:t>
      </w:r>
      <w:r>
        <w:rPr>
          <w:rFonts w:asciiTheme="minorEastAsia" w:eastAsiaTheme="minorEastAsia" w:hAnsiTheme="minorEastAsia" w:cs="宋体"/>
          <w:sz w:val="24"/>
        </w:rPr>
        <w:t>考虑配置心跳</w:t>
      </w:r>
      <w:r>
        <w:rPr>
          <w:rFonts w:asciiTheme="minorEastAsia" w:eastAsiaTheme="minorEastAsia" w:hAnsiTheme="minorEastAsia" w:cs="宋体" w:hint="eastAsia"/>
          <w:sz w:val="24"/>
        </w:rPr>
        <w:t>/</w:t>
      </w:r>
      <w:r>
        <w:rPr>
          <w:rFonts w:asciiTheme="minorEastAsia" w:eastAsiaTheme="minorEastAsia" w:hAnsiTheme="minorEastAsia" w:cs="宋体"/>
          <w:sz w:val="24"/>
        </w:rPr>
        <w:t>存活</w:t>
      </w:r>
      <w:r>
        <w:rPr>
          <w:rFonts w:asciiTheme="minorEastAsia" w:eastAsiaTheme="minorEastAsia" w:hAnsiTheme="minorEastAsia" w:cs="宋体" w:hint="eastAsia"/>
          <w:sz w:val="24"/>
        </w:rPr>
        <w:t>检查</w:t>
      </w:r>
      <w:r>
        <w:rPr>
          <w:rFonts w:asciiTheme="minorEastAsia" w:eastAsiaTheme="minorEastAsia" w:hAnsiTheme="minorEastAsia" w:cs="宋体"/>
          <w:sz w:val="24"/>
        </w:rPr>
        <w:t>，而不是惰性检查。</w:t>
      </w:r>
    </w:p>
    <w:p w14:paraId="0EB2AA7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w:t>
      </w:r>
      <w:r>
        <w:rPr>
          <w:rFonts w:asciiTheme="minorEastAsia" w:eastAsiaTheme="minorEastAsia" w:hAnsiTheme="minorEastAsia" w:cs="宋体"/>
          <w:sz w:val="24"/>
        </w:rPr>
        <w:t>重试必然导致请求响应时间</w:t>
      </w:r>
      <w:r>
        <w:rPr>
          <w:rFonts w:asciiTheme="minorEastAsia" w:eastAsiaTheme="minorEastAsia" w:hAnsiTheme="minorEastAsia" w:cs="宋体" w:hint="eastAsia"/>
          <w:sz w:val="24"/>
        </w:rPr>
        <w:t>增加</w:t>
      </w:r>
      <w:r>
        <w:rPr>
          <w:rFonts w:asciiTheme="minorEastAsia" w:eastAsiaTheme="minorEastAsia" w:hAnsiTheme="minorEastAsia" w:cs="宋体"/>
          <w:sz w:val="24"/>
        </w:rPr>
        <w:t>，最坏情况下的响应时间=重试次数*</w:t>
      </w:r>
      <w:r>
        <w:rPr>
          <w:rFonts w:asciiTheme="minorEastAsia" w:eastAsiaTheme="minorEastAsia" w:hAnsiTheme="minorEastAsia" w:cs="宋体" w:hint="eastAsia"/>
          <w:sz w:val="24"/>
        </w:rPr>
        <w:t>单次</w:t>
      </w:r>
      <w:r>
        <w:rPr>
          <w:rFonts w:asciiTheme="minorEastAsia" w:eastAsiaTheme="minorEastAsia" w:hAnsiTheme="minorEastAsia" w:cs="宋体"/>
          <w:sz w:val="24"/>
        </w:rPr>
        <w:t>超时时间，这很可能严重影响用户体验，导致用户不断</w:t>
      </w:r>
      <w:r>
        <w:rPr>
          <w:rFonts w:asciiTheme="minorEastAsia" w:eastAsiaTheme="minorEastAsia" w:hAnsiTheme="minorEastAsia" w:cs="宋体" w:hint="eastAsia"/>
          <w:sz w:val="24"/>
        </w:rPr>
        <w:t>刷</w:t>
      </w:r>
      <w:r>
        <w:rPr>
          <w:rFonts w:asciiTheme="minorEastAsia" w:eastAsiaTheme="minorEastAsia" w:hAnsiTheme="minorEastAsia" w:cs="宋体"/>
          <w:sz w:val="24"/>
        </w:rPr>
        <w:t>新页面来重复请求，最后导致服务接收的请求太多而挂掉，因此除了控制单次超时时间，也要控制好用户能忍受的</w:t>
      </w:r>
      <w:r>
        <w:rPr>
          <w:rFonts w:asciiTheme="minorEastAsia" w:eastAsiaTheme="minorEastAsia" w:hAnsiTheme="minorEastAsia" w:cs="宋体" w:hint="eastAsia"/>
          <w:sz w:val="24"/>
        </w:rPr>
        <w:t>最长</w:t>
      </w:r>
      <w:r>
        <w:rPr>
          <w:rFonts w:asciiTheme="minorEastAsia" w:eastAsiaTheme="minorEastAsia" w:hAnsiTheme="minorEastAsia" w:cs="宋体"/>
          <w:sz w:val="24"/>
        </w:rPr>
        <w:t>超时时间。</w:t>
      </w:r>
    </w:p>
    <w:p w14:paraId="774264B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w:t>
      </w:r>
      <w:r>
        <w:rPr>
          <w:rFonts w:asciiTheme="minorEastAsia" w:eastAsiaTheme="minorEastAsia" w:hAnsiTheme="minorEastAsia" w:cs="宋体"/>
          <w:sz w:val="24"/>
        </w:rPr>
        <w:t>时间太短会导致服务调用成功率降低，超时时间太长又会</w:t>
      </w:r>
      <w:r>
        <w:rPr>
          <w:rFonts w:asciiTheme="minorEastAsia" w:eastAsiaTheme="minorEastAsia" w:hAnsiTheme="minorEastAsia" w:cs="宋体" w:hint="eastAsia"/>
          <w:sz w:val="24"/>
        </w:rPr>
        <w:t>导致</w:t>
      </w:r>
      <w:r>
        <w:rPr>
          <w:rFonts w:asciiTheme="minorEastAsia" w:eastAsiaTheme="minorEastAsia" w:hAnsiTheme="minorEastAsia" w:cs="宋体"/>
          <w:sz w:val="24"/>
        </w:rPr>
        <w:t>本</w:t>
      </w:r>
      <w:r>
        <w:rPr>
          <w:rFonts w:asciiTheme="minorEastAsia" w:eastAsiaTheme="minorEastAsia" w:hAnsiTheme="minorEastAsia" w:cs="宋体" w:hint="eastAsia"/>
          <w:sz w:val="24"/>
        </w:rPr>
        <w:t>应</w:t>
      </w:r>
      <w:r>
        <w:rPr>
          <w:rFonts w:asciiTheme="minorEastAsia" w:eastAsiaTheme="minorEastAsia" w:hAnsiTheme="minorEastAsia" w:cs="宋体"/>
          <w:sz w:val="24"/>
        </w:rPr>
        <w:t>成功的调用却失败了</w:t>
      </w:r>
      <w:r>
        <w:rPr>
          <w:rFonts w:asciiTheme="minorEastAsia" w:eastAsiaTheme="minorEastAsia" w:hAnsiTheme="minorEastAsia" w:cs="宋体" w:hint="eastAsia"/>
          <w:sz w:val="24"/>
        </w:rPr>
        <w:t>，</w:t>
      </w:r>
      <w:r>
        <w:rPr>
          <w:rFonts w:asciiTheme="minorEastAsia" w:eastAsiaTheme="minorEastAsia" w:hAnsiTheme="minorEastAsia" w:cs="宋体"/>
          <w:sz w:val="24"/>
        </w:rPr>
        <w:t>这也要</w:t>
      </w:r>
      <w:r>
        <w:rPr>
          <w:rFonts w:asciiTheme="minorEastAsia" w:eastAsiaTheme="minorEastAsia" w:hAnsiTheme="minorEastAsia" w:cs="宋体" w:hint="eastAsia"/>
          <w:sz w:val="24"/>
        </w:rPr>
        <w:t>根据</w:t>
      </w:r>
      <w:r>
        <w:rPr>
          <w:rFonts w:asciiTheme="minorEastAsia" w:eastAsiaTheme="minorEastAsia" w:hAnsiTheme="minorEastAsia" w:cs="宋体"/>
          <w:sz w:val="24"/>
        </w:rPr>
        <w:t>实际场景来选择最适合当前业务的超时时间，</w:t>
      </w:r>
      <w:r>
        <w:rPr>
          <w:rFonts w:asciiTheme="minorEastAsia" w:eastAsiaTheme="minorEastAsia" w:hAnsiTheme="minorEastAsia" w:cs="宋体" w:hint="eastAsia"/>
          <w:sz w:val="24"/>
        </w:rPr>
        <w:t>甚至</w:t>
      </w:r>
      <w:r>
        <w:rPr>
          <w:rFonts w:asciiTheme="minorEastAsia" w:eastAsiaTheme="minorEastAsia" w:hAnsiTheme="minorEastAsia" w:cs="宋体"/>
          <w:sz w:val="24"/>
        </w:rPr>
        <w:t>是程序</w:t>
      </w:r>
      <w:r>
        <w:rPr>
          <w:rFonts w:asciiTheme="minorEastAsia" w:eastAsiaTheme="minorEastAsia" w:hAnsiTheme="minorEastAsia" w:cs="宋体" w:hint="eastAsia"/>
          <w:sz w:val="24"/>
        </w:rPr>
        <w:t>动态</w:t>
      </w:r>
      <w:r>
        <w:rPr>
          <w:rFonts w:asciiTheme="minorEastAsia" w:eastAsiaTheme="minorEastAsia" w:hAnsiTheme="minorEastAsia" w:cs="宋体"/>
          <w:sz w:val="24"/>
        </w:rPr>
        <w:t>自动计算超时时间。</w:t>
      </w:r>
      <w:r>
        <w:rPr>
          <w:rFonts w:asciiTheme="minorEastAsia" w:eastAsiaTheme="minorEastAsia" w:hAnsiTheme="minorEastAsia" w:cs="宋体" w:hint="eastAsia"/>
          <w:sz w:val="24"/>
        </w:rPr>
        <w:t>根据</w:t>
      </w:r>
      <w:r>
        <w:rPr>
          <w:rFonts w:asciiTheme="minorEastAsia" w:eastAsiaTheme="minorEastAsia" w:hAnsiTheme="minorEastAsia" w:cs="宋体"/>
          <w:sz w:val="24"/>
        </w:rPr>
        <w:t>经验值，</w:t>
      </w:r>
      <w:r>
        <w:rPr>
          <w:rFonts w:asciiTheme="minorEastAsia" w:eastAsiaTheme="minorEastAsia" w:hAnsiTheme="minorEastAsia" w:cs="宋体" w:hint="eastAsia"/>
          <w:sz w:val="24"/>
        </w:rPr>
        <w:t>超时</w:t>
      </w:r>
      <w:r>
        <w:rPr>
          <w:rFonts w:asciiTheme="minorEastAsia" w:eastAsiaTheme="minorEastAsia" w:hAnsiTheme="minorEastAsia" w:cs="宋体"/>
          <w:sz w:val="24"/>
        </w:rPr>
        <w:t>时间</w:t>
      </w:r>
      <w:r>
        <w:rPr>
          <w:rFonts w:asciiTheme="minorEastAsia" w:eastAsiaTheme="minorEastAsia" w:hAnsiTheme="minorEastAsia" w:cs="宋体" w:hint="eastAsia"/>
          <w:sz w:val="24"/>
        </w:rPr>
        <w:t>要</w:t>
      </w:r>
      <w:r>
        <w:rPr>
          <w:rFonts w:asciiTheme="minorEastAsia" w:eastAsiaTheme="minorEastAsia" w:hAnsiTheme="minorEastAsia" w:cs="宋体"/>
          <w:sz w:val="24"/>
        </w:rPr>
        <w:t>设置</w:t>
      </w:r>
      <w:r>
        <w:rPr>
          <w:rFonts w:asciiTheme="minorEastAsia" w:eastAsiaTheme="minorEastAsia" w:hAnsiTheme="minorEastAsia" w:cs="宋体" w:hint="eastAsia"/>
          <w:sz w:val="24"/>
        </w:rPr>
        <w:t>的稍微</w:t>
      </w:r>
      <w:r>
        <w:rPr>
          <w:rFonts w:asciiTheme="minorEastAsia" w:eastAsiaTheme="minorEastAsia" w:hAnsiTheme="minorEastAsia" w:cs="宋体"/>
          <w:sz w:val="24"/>
        </w:rPr>
        <w:t>大于tp99</w:t>
      </w:r>
      <w:r>
        <w:rPr>
          <w:rFonts w:asciiTheme="minorEastAsia" w:eastAsiaTheme="minorEastAsia" w:hAnsiTheme="minorEastAsia" w:cs="宋体" w:hint="eastAsia"/>
          <w:sz w:val="24"/>
        </w:rPr>
        <w:t>的</w:t>
      </w:r>
      <w:r>
        <w:rPr>
          <w:rFonts w:asciiTheme="minorEastAsia" w:eastAsiaTheme="minorEastAsia" w:hAnsiTheme="minorEastAsia" w:cs="宋体"/>
          <w:sz w:val="24"/>
        </w:rPr>
        <w:t>响应时间</w:t>
      </w:r>
      <w:r>
        <w:rPr>
          <w:rFonts w:asciiTheme="minorEastAsia" w:eastAsiaTheme="minorEastAsia" w:hAnsiTheme="minorEastAsia" w:cs="宋体" w:hint="eastAsia"/>
          <w:sz w:val="24"/>
        </w:rPr>
        <w:t>。</w:t>
      </w:r>
    </w:p>
    <w:p w14:paraId="491E468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w:t>
      </w:r>
      <w:r>
        <w:rPr>
          <w:rFonts w:asciiTheme="minorEastAsia" w:eastAsiaTheme="minorEastAsia" w:hAnsiTheme="minorEastAsia" w:cs="宋体"/>
          <w:sz w:val="24"/>
        </w:rPr>
        <w:t>和服务端</w:t>
      </w:r>
      <w:r>
        <w:rPr>
          <w:rFonts w:asciiTheme="minorEastAsia" w:eastAsiaTheme="minorEastAsia" w:hAnsiTheme="minorEastAsia" w:cs="宋体" w:hint="eastAsia"/>
          <w:sz w:val="24"/>
        </w:rPr>
        <w:t>都</w:t>
      </w:r>
      <w:r>
        <w:rPr>
          <w:rFonts w:asciiTheme="minorEastAsia" w:eastAsiaTheme="minorEastAsia" w:hAnsiTheme="minorEastAsia" w:cs="宋体"/>
          <w:sz w:val="24"/>
        </w:rPr>
        <w:t>应该设置超时时间</w:t>
      </w:r>
      <w:r>
        <w:rPr>
          <w:rFonts w:asciiTheme="minorEastAsia" w:eastAsiaTheme="minorEastAsia" w:hAnsiTheme="minorEastAsia" w:cs="宋体" w:hint="eastAsia"/>
          <w:sz w:val="24"/>
        </w:rPr>
        <w:t>，</w:t>
      </w:r>
      <w:r>
        <w:rPr>
          <w:rFonts w:asciiTheme="minorEastAsia" w:eastAsiaTheme="minorEastAsia" w:hAnsiTheme="minorEastAsia" w:cs="宋体"/>
          <w:sz w:val="24"/>
        </w:rPr>
        <w:t>而且客户端</w:t>
      </w:r>
      <w:r>
        <w:rPr>
          <w:rFonts w:asciiTheme="minorEastAsia" w:eastAsiaTheme="minorEastAsia" w:hAnsiTheme="minorEastAsia" w:cs="宋体" w:hint="eastAsia"/>
          <w:sz w:val="24"/>
        </w:rPr>
        <w:t>根据</w:t>
      </w:r>
      <w:r>
        <w:rPr>
          <w:rFonts w:asciiTheme="minorEastAsia" w:eastAsiaTheme="minorEastAsia" w:hAnsiTheme="minorEastAsia" w:cs="宋体"/>
          <w:sz w:val="24"/>
        </w:rPr>
        <w:t>场景可以设置比服务</w:t>
      </w:r>
      <w:r>
        <w:rPr>
          <w:rFonts w:asciiTheme="minorEastAsia" w:eastAsiaTheme="minorEastAsia" w:hAnsiTheme="minorEastAsia" w:cs="宋体" w:hint="eastAsia"/>
          <w:sz w:val="24"/>
        </w:rPr>
        <w:t>端</w:t>
      </w:r>
      <w:r>
        <w:rPr>
          <w:rFonts w:asciiTheme="minorEastAsia" w:eastAsiaTheme="minorEastAsia" w:hAnsiTheme="minorEastAsia" w:cs="宋体"/>
          <w:sz w:val="24"/>
        </w:rPr>
        <w:t>更长的超时时间。</w:t>
      </w:r>
      <w:r>
        <w:rPr>
          <w:rFonts w:asciiTheme="minorEastAsia" w:eastAsiaTheme="minorEastAsia" w:hAnsiTheme="minorEastAsia" w:cs="宋体" w:hint="eastAsia"/>
          <w:sz w:val="24"/>
        </w:rPr>
        <w:t>如果</w:t>
      </w:r>
      <w:r>
        <w:rPr>
          <w:rFonts w:asciiTheme="minorEastAsia" w:eastAsiaTheme="minorEastAsia" w:hAnsiTheme="minorEastAsia" w:cs="宋体"/>
          <w:sz w:val="24"/>
        </w:rPr>
        <w:t>存在多级依赖关系，</w:t>
      </w:r>
      <w:r>
        <w:rPr>
          <w:rFonts w:asciiTheme="minorEastAsia" w:eastAsiaTheme="minorEastAsia" w:hAnsiTheme="minorEastAsia" w:cs="宋体" w:hint="eastAsia"/>
          <w:sz w:val="24"/>
        </w:rPr>
        <w:t>如</w:t>
      </w:r>
      <w:r>
        <w:rPr>
          <w:rFonts w:asciiTheme="minorEastAsia" w:eastAsiaTheme="minorEastAsia" w:hAnsiTheme="minorEastAsia" w:cs="宋体"/>
          <w:sz w:val="24"/>
        </w:rPr>
        <w:t>A</w:t>
      </w:r>
      <w:r>
        <w:rPr>
          <w:rFonts w:asciiTheme="minorEastAsia" w:eastAsiaTheme="minorEastAsia" w:hAnsiTheme="minorEastAsia" w:cs="宋体" w:hint="eastAsia"/>
          <w:sz w:val="24"/>
        </w:rPr>
        <w:t>调</w:t>
      </w:r>
      <w:r>
        <w:rPr>
          <w:rFonts w:asciiTheme="minorEastAsia" w:eastAsiaTheme="minorEastAsia" w:hAnsiTheme="minorEastAsia" w:cs="宋体"/>
          <w:sz w:val="24"/>
        </w:rPr>
        <w:t>用B，B调用C，则超时设置应该是A&gt;B&gt;C,</w:t>
      </w:r>
      <w:r>
        <w:rPr>
          <w:rFonts w:asciiTheme="minorEastAsia" w:eastAsiaTheme="minorEastAsia" w:hAnsiTheme="minorEastAsia" w:cs="宋体" w:hint="eastAsia"/>
          <w:sz w:val="24"/>
        </w:rPr>
        <w:t>否则</w:t>
      </w:r>
      <w:r>
        <w:rPr>
          <w:rFonts w:asciiTheme="minorEastAsia" w:eastAsiaTheme="minorEastAsia" w:hAnsiTheme="minorEastAsia" w:cs="宋体"/>
          <w:sz w:val="24"/>
        </w:rPr>
        <w:t>可能会一直重试，引起DDos攻击效果。</w:t>
      </w:r>
      <w:r>
        <w:rPr>
          <w:rFonts w:asciiTheme="minorEastAsia" w:eastAsiaTheme="minorEastAsia" w:hAnsiTheme="minorEastAsia" w:cs="宋体" w:hint="eastAsia"/>
          <w:sz w:val="24"/>
        </w:rPr>
        <w:t>不过</w:t>
      </w:r>
      <w:r>
        <w:rPr>
          <w:rFonts w:asciiTheme="minorEastAsia" w:eastAsiaTheme="minorEastAsia" w:hAnsiTheme="minorEastAsia" w:cs="宋体"/>
          <w:sz w:val="24"/>
        </w:rPr>
        <w:t>最终如何</w:t>
      </w:r>
      <w:r>
        <w:rPr>
          <w:rFonts w:asciiTheme="minorEastAsia" w:eastAsiaTheme="minorEastAsia" w:hAnsiTheme="minorEastAsia" w:cs="宋体" w:hint="eastAsia"/>
          <w:sz w:val="24"/>
        </w:rPr>
        <w:t>选择</w:t>
      </w:r>
      <w:r>
        <w:rPr>
          <w:rFonts w:asciiTheme="minorEastAsia" w:eastAsiaTheme="minorEastAsia" w:hAnsiTheme="minorEastAsia" w:cs="宋体"/>
          <w:sz w:val="24"/>
        </w:rPr>
        <w:t>还是要看场景，有时候客户端设置的超时时间就是要比服务端的短，可以通过在服务端实施限流</w:t>
      </w:r>
      <w:r>
        <w:rPr>
          <w:rFonts w:asciiTheme="minorEastAsia" w:eastAsiaTheme="minorEastAsia" w:hAnsiTheme="minorEastAsia" w:cs="宋体" w:hint="eastAsia"/>
          <w:sz w:val="24"/>
        </w:rPr>
        <w:t>/降级</w:t>
      </w:r>
      <w:r>
        <w:rPr>
          <w:rFonts w:asciiTheme="minorEastAsia" w:eastAsiaTheme="minorEastAsia" w:hAnsiTheme="minorEastAsia" w:cs="宋体"/>
          <w:sz w:val="24"/>
        </w:rPr>
        <w:t>等手段防止DDos攻击。</w:t>
      </w:r>
    </w:p>
    <w:p w14:paraId="29855E2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在实际</w:t>
      </w:r>
      <w:r>
        <w:rPr>
          <w:rFonts w:asciiTheme="minorEastAsia" w:eastAsiaTheme="minorEastAsia" w:hAnsiTheme="minorEastAsia" w:cs="宋体"/>
          <w:sz w:val="24"/>
        </w:rPr>
        <w:t>开发中</w:t>
      </w:r>
      <w:r>
        <w:rPr>
          <w:rFonts w:asciiTheme="minorEastAsia" w:eastAsiaTheme="minorEastAsia" w:hAnsiTheme="minorEastAsia" w:cs="宋体" w:hint="eastAsia"/>
          <w:sz w:val="24"/>
        </w:rPr>
        <w:t>，</w:t>
      </w:r>
      <w:r>
        <w:rPr>
          <w:rFonts w:asciiTheme="minorEastAsia" w:eastAsiaTheme="minorEastAsia" w:hAnsiTheme="minorEastAsia" w:cs="宋体"/>
          <w:sz w:val="24"/>
        </w:rPr>
        <w:t>要</w:t>
      </w:r>
      <w:r>
        <w:rPr>
          <w:rFonts w:asciiTheme="minorEastAsia" w:eastAsiaTheme="minorEastAsia" w:hAnsiTheme="minorEastAsia" w:cs="宋体" w:hint="eastAsia"/>
          <w:sz w:val="24"/>
        </w:rPr>
        <w:t>重视超时</w:t>
      </w:r>
      <w:r>
        <w:rPr>
          <w:rFonts w:asciiTheme="minorEastAsia" w:eastAsiaTheme="minorEastAsia" w:hAnsiTheme="minorEastAsia" w:cs="宋体"/>
          <w:sz w:val="24"/>
        </w:rPr>
        <w:t>时间，很多重大事故都是</w:t>
      </w:r>
      <w:r>
        <w:rPr>
          <w:rFonts w:asciiTheme="minorEastAsia" w:eastAsiaTheme="minorEastAsia" w:hAnsiTheme="minorEastAsia" w:cs="宋体" w:hint="eastAsia"/>
          <w:sz w:val="24"/>
        </w:rPr>
        <w:t>因为</w:t>
      </w:r>
      <w:r>
        <w:rPr>
          <w:rFonts w:asciiTheme="minorEastAsia" w:eastAsiaTheme="minorEastAsia" w:hAnsiTheme="minorEastAsia" w:cs="宋体"/>
          <w:sz w:val="24"/>
        </w:rPr>
        <w:t>超时时间不合理导致的，设置超时时间只有好处没有坏处的。</w:t>
      </w:r>
    </w:p>
    <w:p w14:paraId="7C78AF5D"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超时</w:t>
      </w:r>
      <w:r>
        <w:rPr>
          <w:rFonts w:ascii="黑体" w:eastAsia="黑体" w:hAnsi="黑体" w:cs="宋体"/>
          <w:sz w:val="28"/>
          <w:szCs w:val="28"/>
        </w:rPr>
        <w:t>和重试</w:t>
      </w:r>
      <w:r>
        <w:rPr>
          <w:rFonts w:ascii="黑体" w:eastAsia="黑体" w:hAnsi="黑体" w:cs="宋体" w:hint="eastAsia"/>
          <w:sz w:val="28"/>
          <w:szCs w:val="28"/>
        </w:rPr>
        <w:t>模式</w:t>
      </w:r>
    </w:p>
    <w:p w14:paraId="3CEC766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超时（Timeout</w:t>
      </w:r>
      <w:r>
        <w:rPr>
          <w:rFonts w:asciiTheme="minorEastAsia" w:eastAsiaTheme="minorEastAsia" w:hAnsiTheme="minorEastAsia" w:cs="宋体"/>
          <w:sz w:val="24"/>
        </w:rPr>
        <w:t>）</w:t>
      </w:r>
      <w:r>
        <w:rPr>
          <w:rFonts w:asciiTheme="minorEastAsia" w:eastAsiaTheme="minorEastAsia" w:hAnsiTheme="minorEastAsia" w:cs="宋体" w:hint="eastAsia"/>
          <w:sz w:val="24"/>
        </w:rPr>
        <w:t>可以</w:t>
      </w:r>
      <w:r>
        <w:rPr>
          <w:rFonts w:asciiTheme="minorEastAsia" w:eastAsiaTheme="minorEastAsia" w:hAnsiTheme="minorEastAsia" w:cs="宋体"/>
          <w:sz w:val="24"/>
        </w:rPr>
        <w:t>避免线程的阻塞，从而可以</w:t>
      </w:r>
      <w:r>
        <w:rPr>
          <w:rFonts w:asciiTheme="minorEastAsia" w:eastAsiaTheme="minorEastAsia" w:hAnsiTheme="minorEastAsia" w:cs="宋体" w:hint="eastAsia"/>
          <w:sz w:val="24"/>
        </w:rPr>
        <w:t>规避</w:t>
      </w:r>
      <w:r>
        <w:rPr>
          <w:rFonts w:asciiTheme="minorEastAsia" w:eastAsiaTheme="minorEastAsia" w:hAnsiTheme="minorEastAsia" w:cs="宋体"/>
          <w:sz w:val="24"/>
        </w:rPr>
        <w:t>级联的失效问题。</w:t>
      </w:r>
    </w:p>
    <w:p w14:paraId="56870B6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慢</w:t>
      </w:r>
      <w:r>
        <w:rPr>
          <w:rFonts w:asciiTheme="minorEastAsia" w:eastAsiaTheme="minorEastAsia" w:hAnsiTheme="minorEastAsia" w:cs="宋体"/>
          <w:sz w:val="24"/>
        </w:rPr>
        <w:t>响应有很多种可能，</w:t>
      </w:r>
      <w:r>
        <w:rPr>
          <w:rFonts w:asciiTheme="minorEastAsia" w:eastAsiaTheme="minorEastAsia" w:hAnsiTheme="minorEastAsia" w:cs="宋体" w:hint="eastAsia"/>
          <w:sz w:val="24"/>
        </w:rPr>
        <w:t>有时候</w:t>
      </w:r>
      <w:r>
        <w:rPr>
          <w:rFonts w:asciiTheme="minorEastAsia" w:eastAsiaTheme="minorEastAsia" w:hAnsiTheme="minorEastAsia" w:cs="宋体"/>
          <w:sz w:val="24"/>
        </w:rPr>
        <w:t>并不需要知道原因。这</w:t>
      </w:r>
      <w:r>
        <w:rPr>
          <w:rFonts w:asciiTheme="minorEastAsia" w:eastAsiaTheme="minorEastAsia" w:hAnsiTheme="minorEastAsia" w:cs="宋体" w:hint="eastAsia"/>
          <w:sz w:val="24"/>
        </w:rPr>
        <w:t>时</w:t>
      </w:r>
      <w:r>
        <w:rPr>
          <w:rFonts w:asciiTheme="minorEastAsia" w:eastAsiaTheme="minorEastAsia" w:hAnsiTheme="minorEastAsia" w:cs="宋体"/>
          <w:sz w:val="24"/>
        </w:rPr>
        <w:t>只需要放弃，然后继续往下执行。</w:t>
      </w:r>
      <w:r>
        <w:rPr>
          <w:rFonts w:asciiTheme="minorEastAsia" w:eastAsiaTheme="minorEastAsia" w:hAnsiTheme="minorEastAsia" w:cs="宋体" w:hint="eastAsia"/>
          <w:sz w:val="24"/>
        </w:rPr>
        <w:t>客户端</w:t>
      </w:r>
      <w:r>
        <w:rPr>
          <w:rFonts w:asciiTheme="minorEastAsia" w:eastAsiaTheme="minorEastAsia" w:hAnsiTheme="minorEastAsia" w:cs="宋体"/>
          <w:sz w:val="24"/>
        </w:rPr>
        <w:t>的超时因为远端服务端</w:t>
      </w:r>
      <w:r>
        <w:rPr>
          <w:rFonts w:asciiTheme="minorEastAsia" w:eastAsiaTheme="minorEastAsia" w:hAnsiTheme="minorEastAsia" w:cs="宋体" w:hint="eastAsia"/>
          <w:sz w:val="24"/>
        </w:rPr>
        <w:t>出现</w:t>
      </w:r>
      <w:r>
        <w:rPr>
          <w:rFonts w:asciiTheme="minorEastAsia" w:eastAsiaTheme="minorEastAsia" w:hAnsiTheme="minorEastAsia" w:cs="宋体"/>
          <w:sz w:val="24"/>
        </w:rPr>
        <w:t>的问题，所以不能</w:t>
      </w:r>
      <w:r>
        <w:rPr>
          <w:rFonts w:asciiTheme="minorEastAsia" w:eastAsiaTheme="minorEastAsia" w:hAnsiTheme="minorEastAsia" w:cs="宋体" w:hint="eastAsia"/>
          <w:sz w:val="24"/>
        </w:rPr>
        <w:t>立即</w:t>
      </w:r>
      <w:r>
        <w:rPr>
          <w:rFonts w:asciiTheme="minorEastAsia" w:eastAsiaTheme="minorEastAsia" w:hAnsiTheme="minorEastAsia" w:cs="宋体"/>
          <w:sz w:val="24"/>
        </w:rPr>
        <w:t>解决。</w:t>
      </w:r>
      <w:r>
        <w:rPr>
          <w:rFonts w:asciiTheme="minorEastAsia" w:eastAsiaTheme="minorEastAsia" w:hAnsiTheme="minorEastAsia" w:cs="宋体" w:hint="eastAsia"/>
          <w:sz w:val="24"/>
        </w:rPr>
        <w:t>再</w:t>
      </w:r>
      <w:r>
        <w:rPr>
          <w:rFonts w:asciiTheme="minorEastAsia" w:eastAsiaTheme="minorEastAsia" w:hAnsiTheme="minorEastAsia" w:cs="宋体"/>
          <w:sz w:val="24"/>
        </w:rPr>
        <w:t>重试</w:t>
      </w:r>
      <w:r>
        <w:rPr>
          <w:rFonts w:asciiTheme="minorEastAsia" w:eastAsiaTheme="minorEastAsia" w:hAnsiTheme="minorEastAsia" w:cs="宋体" w:hint="eastAsia"/>
          <w:sz w:val="24"/>
        </w:rPr>
        <w:t>（</w:t>
      </w:r>
      <w:r>
        <w:rPr>
          <w:rFonts w:asciiTheme="minorEastAsia" w:eastAsiaTheme="minorEastAsia" w:hAnsiTheme="minorEastAsia" w:cs="宋体"/>
          <w:sz w:val="24"/>
        </w:rPr>
        <w:t>Retry）还会是超时</w:t>
      </w:r>
      <w:r>
        <w:rPr>
          <w:rFonts w:asciiTheme="minorEastAsia" w:eastAsiaTheme="minorEastAsia" w:hAnsiTheme="minorEastAsia" w:cs="宋体" w:hint="eastAsia"/>
          <w:sz w:val="24"/>
        </w:rPr>
        <w:t>。</w:t>
      </w:r>
      <w:r>
        <w:rPr>
          <w:rFonts w:asciiTheme="minorEastAsia" w:eastAsiaTheme="minorEastAsia" w:hAnsiTheme="minorEastAsia" w:cs="宋体"/>
          <w:sz w:val="24"/>
        </w:rPr>
        <w:t>所以</w:t>
      </w:r>
      <w:r>
        <w:rPr>
          <w:rFonts w:asciiTheme="minorEastAsia" w:eastAsiaTheme="minorEastAsia" w:hAnsiTheme="minorEastAsia" w:cs="宋体" w:hint="eastAsia"/>
          <w:sz w:val="24"/>
        </w:rPr>
        <w:t>，</w:t>
      </w:r>
      <w:r>
        <w:rPr>
          <w:rFonts w:asciiTheme="minorEastAsia" w:eastAsiaTheme="minorEastAsia" w:hAnsiTheme="minorEastAsia" w:cs="宋体"/>
          <w:sz w:val="24"/>
        </w:rPr>
        <w:t>很多时候，</w:t>
      </w:r>
      <w:r>
        <w:rPr>
          <w:rFonts w:asciiTheme="minorEastAsia" w:eastAsiaTheme="minorEastAsia" w:hAnsiTheme="minorEastAsia" w:cs="宋体" w:hint="eastAsia"/>
          <w:sz w:val="24"/>
        </w:rPr>
        <w:t>缓存</w:t>
      </w:r>
      <w:r>
        <w:rPr>
          <w:rFonts w:asciiTheme="minorEastAsia" w:eastAsiaTheme="minorEastAsia" w:hAnsiTheme="minorEastAsia" w:cs="宋体"/>
          <w:sz w:val="24"/>
        </w:rPr>
        <w:t>操作，事后再试是一个好主意。</w:t>
      </w:r>
    </w:p>
    <w:p w14:paraId="15CC90C3" w14:textId="77777777" w:rsidR="00065A3A" w:rsidRDefault="00C41667">
      <w:pPr>
        <w:pStyle w:val="3"/>
        <w:spacing w:beforeLines="100" w:before="312" w:afterLines="100" w:after="312" w:line="415" w:lineRule="auto"/>
        <w:jc w:val="left"/>
        <w:rPr>
          <w:rFonts w:ascii="黑体" w:eastAsia="黑体" w:hAnsi="黑体"/>
          <w:b w:val="0"/>
        </w:rPr>
      </w:pPr>
      <w:bookmarkStart w:id="159" w:name="_Toc483557634"/>
      <w:r>
        <w:rPr>
          <w:rFonts w:ascii="黑体" w:eastAsia="黑体" w:hAnsi="黑体" w:hint="eastAsia"/>
          <w:b w:val="0"/>
        </w:rPr>
        <w:lastRenderedPageBreak/>
        <w:t>5.</w:t>
      </w:r>
      <w:bookmarkStart w:id="160" w:name="_Toc482175953"/>
      <w:r>
        <w:rPr>
          <w:rFonts w:ascii="黑体" w:eastAsia="黑体" w:hAnsi="黑体"/>
          <w:b w:val="0"/>
        </w:rPr>
        <w:t xml:space="preserve">7 </w:t>
      </w:r>
      <w:r>
        <w:rPr>
          <w:rFonts w:ascii="黑体" w:eastAsia="黑体" w:hAnsi="黑体" w:hint="eastAsia"/>
          <w:b w:val="0"/>
        </w:rPr>
        <w:t>服务容错</w:t>
      </w:r>
      <w:r>
        <w:rPr>
          <w:rFonts w:ascii="黑体" w:eastAsia="黑体" w:hAnsi="黑体"/>
          <w:b w:val="0"/>
        </w:rPr>
        <w:t>模式</w:t>
      </w:r>
      <w:bookmarkEnd w:id="159"/>
      <w:bookmarkEnd w:id="160"/>
      <w:r>
        <w:rPr>
          <w:rFonts w:ascii="黑体" w:eastAsia="黑体" w:hAnsi="黑体" w:hint="eastAsia"/>
          <w:b w:val="0"/>
        </w:rPr>
        <w:t xml:space="preserve"> </w:t>
      </w:r>
    </w:p>
    <w:p w14:paraId="63DA3A5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业务不断扩张，</w:t>
      </w:r>
      <w:r>
        <w:rPr>
          <w:rFonts w:asciiTheme="minorEastAsia" w:eastAsiaTheme="minorEastAsia" w:hAnsiTheme="minorEastAsia" w:cs="宋体" w:hint="eastAsia"/>
          <w:sz w:val="24"/>
        </w:rPr>
        <w:t>集群</w:t>
      </w:r>
      <w:r>
        <w:rPr>
          <w:rFonts w:asciiTheme="minorEastAsia" w:eastAsiaTheme="minorEastAsia" w:hAnsiTheme="minorEastAsia" w:cs="宋体"/>
          <w:sz w:val="24"/>
        </w:rPr>
        <w:t>的</w:t>
      </w:r>
      <w:r>
        <w:rPr>
          <w:rFonts w:asciiTheme="minorEastAsia" w:eastAsiaTheme="minorEastAsia" w:hAnsiTheme="minorEastAsia" w:cs="宋体" w:hint="eastAsia"/>
          <w:sz w:val="24"/>
        </w:rPr>
        <w:t>规模</w:t>
      </w:r>
      <w:r>
        <w:rPr>
          <w:rFonts w:asciiTheme="minorEastAsia" w:eastAsiaTheme="minorEastAsia" w:hAnsiTheme="minorEastAsia" w:cs="宋体"/>
          <w:sz w:val="24"/>
        </w:rPr>
        <w:t>上千</w:t>
      </w:r>
      <w:r>
        <w:rPr>
          <w:rFonts w:asciiTheme="minorEastAsia" w:eastAsiaTheme="minorEastAsia" w:hAnsiTheme="minorEastAsia" w:cs="宋体" w:hint="eastAsia"/>
          <w:sz w:val="24"/>
        </w:rPr>
        <w:t>之后</w:t>
      </w:r>
      <w:r>
        <w:rPr>
          <w:rFonts w:asciiTheme="minorEastAsia" w:eastAsiaTheme="minorEastAsia" w:hAnsiTheme="minorEastAsia" w:cs="宋体"/>
          <w:sz w:val="24"/>
        </w:rPr>
        <w:t>，</w:t>
      </w:r>
      <w:r>
        <w:rPr>
          <w:rFonts w:asciiTheme="minorEastAsia" w:eastAsiaTheme="minorEastAsia" w:hAnsiTheme="minorEastAsia" w:cs="宋体" w:hint="eastAsia"/>
          <w:sz w:val="24"/>
        </w:rPr>
        <w:t>每天发生</w:t>
      </w:r>
      <w:r>
        <w:rPr>
          <w:rFonts w:asciiTheme="minorEastAsia" w:eastAsiaTheme="minorEastAsia" w:hAnsiTheme="minorEastAsia" w:cs="宋体"/>
          <w:sz w:val="24"/>
        </w:rPr>
        <w:t>服务调用的失败就成了大概率的事件。</w:t>
      </w:r>
      <w:r>
        <w:rPr>
          <w:rFonts w:asciiTheme="minorEastAsia" w:eastAsiaTheme="minorEastAsia" w:hAnsiTheme="minorEastAsia" w:cs="宋体" w:hint="eastAsia"/>
          <w:sz w:val="24"/>
        </w:rPr>
        <w:t>需要</w:t>
      </w:r>
      <w:r>
        <w:rPr>
          <w:rFonts w:asciiTheme="minorEastAsia" w:eastAsiaTheme="minorEastAsia" w:hAnsiTheme="minorEastAsia" w:cs="宋体"/>
          <w:sz w:val="24"/>
        </w:rPr>
        <w:t>总结</w:t>
      </w:r>
      <w:r>
        <w:rPr>
          <w:rFonts w:asciiTheme="minorEastAsia" w:eastAsiaTheme="minorEastAsia" w:hAnsiTheme="minorEastAsia" w:cs="宋体" w:hint="eastAsia"/>
          <w:sz w:val="24"/>
        </w:rPr>
        <w:t>容错</w:t>
      </w:r>
      <w:r>
        <w:rPr>
          <w:rFonts w:asciiTheme="minorEastAsia" w:eastAsiaTheme="minorEastAsia" w:hAnsiTheme="minorEastAsia" w:cs="宋体"/>
          <w:sz w:val="24"/>
        </w:rPr>
        <w:t>模式</w:t>
      </w:r>
      <w:r>
        <w:rPr>
          <w:rFonts w:asciiTheme="minorEastAsia" w:eastAsiaTheme="minorEastAsia" w:hAnsiTheme="minorEastAsia" w:cs="宋体" w:hint="eastAsia"/>
          <w:sz w:val="24"/>
        </w:rPr>
        <w:t>，</w:t>
      </w:r>
      <w:r>
        <w:rPr>
          <w:rFonts w:asciiTheme="minorEastAsia" w:eastAsiaTheme="minorEastAsia" w:hAnsiTheme="minorEastAsia" w:cs="宋体"/>
          <w:sz w:val="24"/>
        </w:rPr>
        <w:t>以此来应对</w:t>
      </w:r>
      <w:r>
        <w:rPr>
          <w:rFonts w:asciiTheme="minorEastAsia" w:eastAsiaTheme="minorEastAsia" w:hAnsiTheme="minorEastAsia" w:cs="宋体" w:hint="eastAsia"/>
          <w:sz w:val="24"/>
        </w:rPr>
        <w:t>错误。</w:t>
      </w:r>
    </w:p>
    <w:p w14:paraId="45FE047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5.</w:t>
      </w:r>
      <w:r>
        <w:rPr>
          <w:rFonts w:asciiTheme="minorEastAsia" w:eastAsiaTheme="minorEastAsia" w:hAnsiTheme="minorEastAsia" w:cs="宋体"/>
          <w:sz w:val="24"/>
        </w:rPr>
        <w:t>4</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超时与重试模式</w:t>
      </w:r>
      <w:r>
        <w:rPr>
          <w:rFonts w:asciiTheme="minorEastAsia" w:eastAsiaTheme="minorEastAsia" w:hAnsiTheme="minorEastAsia" w:cs="宋体" w:hint="eastAsia"/>
          <w:sz w:val="24"/>
        </w:rPr>
        <w:t>，</w:t>
      </w:r>
      <w:r>
        <w:rPr>
          <w:rFonts w:asciiTheme="minorEastAsia" w:eastAsiaTheme="minorEastAsia" w:hAnsiTheme="minorEastAsia" w:cs="宋体"/>
          <w:sz w:val="24"/>
        </w:rPr>
        <w:t>限流模式</w:t>
      </w:r>
      <w:r>
        <w:rPr>
          <w:rFonts w:asciiTheme="minorEastAsia" w:eastAsiaTheme="minorEastAsia" w:hAnsiTheme="minorEastAsia" w:cs="宋体" w:hint="eastAsia"/>
          <w:sz w:val="24"/>
        </w:rPr>
        <w:t>和</w:t>
      </w:r>
      <w:r>
        <w:rPr>
          <w:rFonts w:asciiTheme="minorEastAsia" w:eastAsiaTheme="minorEastAsia" w:hAnsiTheme="minorEastAsia" w:cs="宋体"/>
          <w:sz w:val="24"/>
        </w:rPr>
        <w:t>舱壁隔离</w:t>
      </w:r>
      <w:r>
        <w:rPr>
          <w:rFonts w:asciiTheme="minorEastAsia" w:eastAsiaTheme="minorEastAsia" w:hAnsiTheme="minorEastAsia" w:cs="宋体" w:hint="eastAsia"/>
          <w:sz w:val="24"/>
        </w:rPr>
        <w:t>模式</w:t>
      </w:r>
      <w:r>
        <w:rPr>
          <w:rFonts w:asciiTheme="minorEastAsia" w:eastAsiaTheme="minorEastAsia" w:hAnsiTheme="minorEastAsia" w:cs="宋体"/>
          <w:sz w:val="24"/>
        </w:rPr>
        <w:t>可以作为独立的模式。电路熔断器</w:t>
      </w:r>
      <w:r>
        <w:rPr>
          <w:rFonts w:asciiTheme="minorEastAsia" w:eastAsiaTheme="minorEastAsia" w:hAnsiTheme="minorEastAsia" w:cs="宋体" w:hint="eastAsia"/>
          <w:sz w:val="24"/>
        </w:rPr>
        <w:t>模式</w:t>
      </w:r>
      <w:r>
        <w:rPr>
          <w:rFonts w:asciiTheme="minorEastAsia" w:eastAsiaTheme="minorEastAsia" w:hAnsiTheme="minorEastAsia" w:cs="宋体"/>
          <w:sz w:val="24"/>
        </w:rPr>
        <w:t>可以解决超时</w:t>
      </w:r>
      <w:r>
        <w:rPr>
          <w:rFonts w:asciiTheme="minorEastAsia" w:eastAsiaTheme="minorEastAsia" w:hAnsiTheme="minorEastAsia" w:cs="宋体" w:hint="eastAsia"/>
          <w:sz w:val="24"/>
        </w:rPr>
        <w:t>，</w:t>
      </w:r>
      <w:r>
        <w:rPr>
          <w:rFonts w:asciiTheme="minorEastAsia" w:eastAsiaTheme="minorEastAsia" w:hAnsiTheme="minorEastAsia" w:cs="宋体"/>
          <w:sz w:val="24"/>
        </w:rPr>
        <w:t>限流</w:t>
      </w:r>
      <w:r>
        <w:rPr>
          <w:rFonts w:asciiTheme="minorEastAsia" w:eastAsiaTheme="minorEastAsia" w:hAnsiTheme="minorEastAsia" w:cs="宋体" w:hint="eastAsia"/>
          <w:sz w:val="24"/>
        </w:rPr>
        <w:t>和</w:t>
      </w:r>
      <w:r>
        <w:rPr>
          <w:rFonts w:asciiTheme="minorEastAsia" w:eastAsiaTheme="minorEastAsia" w:hAnsiTheme="minorEastAsia" w:cs="宋体"/>
          <w:sz w:val="24"/>
        </w:rPr>
        <w:t>隔离</w:t>
      </w:r>
      <w:r>
        <w:rPr>
          <w:rFonts w:asciiTheme="minorEastAsia" w:eastAsiaTheme="minorEastAsia" w:hAnsiTheme="minorEastAsia" w:cs="宋体" w:hint="eastAsia"/>
          <w:sz w:val="24"/>
        </w:rPr>
        <w:t>的</w:t>
      </w:r>
      <w:r>
        <w:rPr>
          <w:rFonts w:asciiTheme="minorEastAsia" w:eastAsiaTheme="minorEastAsia" w:hAnsiTheme="minorEastAsia" w:cs="宋体"/>
          <w:sz w:val="24"/>
        </w:rPr>
        <w:t>问题，</w:t>
      </w:r>
      <w:r>
        <w:rPr>
          <w:rFonts w:asciiTheme="minorEastAsia" w:eastAsiaTheme="minorEastAsia" w:hAnsiTheme="minorEastAsia" w:cs="宋体" w:hint="eastAsia"/>
          <w:sz w:val="24"/>
        </w:rPr>
        <w:t>保护</w:t>
      </w:r>
      <w:r>
        <w:rPr>
          <w:rFonts w:asciiTheme="minorEastAsia" w:eastAsiaTheme="minorEastAsia" w:hAnsiTheme="minorEastAsia" w:cs="宋体"/>
          <w:sz w:val="24"/>
        </w:rPr>
        <w:t>服务自身和</w:t>
      </w:r>
      <w:r>
        <w:rPr>
          <w:rFonts w:asciiTheme="minorEastAsia" w:eastAsiaTheme="minorEastAsia" w:hAnsiTheme="minorEastAsia" w:cs="宋体" w:hint="eastAsia"/>
          <w:sz w:val="24"/>
        </w:rPr>
        <w:t>服务</w:t>
      </w:r>
      <w:r>
        <w:rPr>
          <w:rFonts w:asciiTheme="minorEastAsia" w:eastAsiaTheme="minorEastAsia" w:hAnsiTheme="minorEastAsia" w:cs="宋体"/>
          <w:sz w:val="24"/>
        </w:rPr>
        <w:t>的下游，</w:t>
      </w:r>
      <w:r>
        <w:rPr>
          <w:rFonts w:asciiTheme="minorEastAsia" w:eastAsiaTheme="minorEastAsia" w:hAnsiTheme="minorEastAsia" w:cs="宋体" w:hint="eastAsia"/>
          <w:sz w:val="24"/>
        </w:rPr>
        <w:t>熔断</w:t>
      </w:r>
      <w:r>
        <w:rPr>
          <w:rFonts w:asciiTheme="minorEastAsia" w:eastAsiaTheme="minorEastAsia" w:hAnsiTheme="minorEastAsia" w:cs="宋体"/>
          <w:sz w:val="24"/>
        </w:rPr>
        <w:t>之后</w:t>
      </w:r>
      <w:r>
        <w:rPr>
          <w:rFonts w:asciiTheme="minorEastAsia" w:eastAsiaTheme="minorEastAsia" w:hAnsiTheme="minorEastAsia" w:cs="宋体" w:hint="eastAsia"/>
          <w:sz w:val="24"/>
        </w:rPr>
        <w:t>可以</w:t>
      </w:r>
      <w:r>
        <w:rPr>
          <w:rFonts w:asciiTheme="minorEastAsia" w:eastAsiaTheme="minorEastAsia" w:hAnsiTheme="minorEastAsia" w:cs="宋体"/>
          <w:sz w:val="24"/>
        </w:rPr>
        <w:t>使用回退</w:t>
      </w:r>
      <w:r>
        <w:rPr>
          <w:rFonts w:asciiTheme="minorEastAsia" w:eastAsiaTheme="minorEastAsia" w:hAnsiTheme="minorEastAsia" w:cs="宋体" w:hint="eastAsia"/>
          <w:sz w:val="24"/>
        </w:rPr>
        <w:t>模式</w:t>
      </w:r>
      <w:r>
        <w:rPr>
          <w:rFonts w:asciiTheme="minorEastAsia" w:eastAsiaTheme="minorEastAsia" w:hAnsiTheme="minorEastAsia" w:cs="宋体"/>
          <w:sz w:val="24"/>
        </w:rPr>
        <w:t>做</w:t>
      </w:r>
      <w:r>
        <w:rPr>
          <w:rFonts w:asciiTheme="minorEastAsia" w:eastAsiaTheme="minorEastAsia" w:hAnsiTheme="minorEastAsia" w:cs="宋体" w:hint="eastAsia"/>
          <w:sz w:val="24"/>
        </w:rPr>
        <w:t>兜底</w:t>
      </w:r>
      <w:r>
        <w:rPr>
          <w:rFonts w:asciiTheme="minorEastAsia" w:eastAsiaTheme="minorEastAsia" w:hAnsiTheme="minorEastAsia" w:cs="宋体"/>
          <w:sz w:val="24"/>
        </w:rPr>
        <w:t>的工作。</w:t>
      </w:r>
    </w:p>
    <w:p w14:paraId="3CFDF451" w14:textId="77777777" w:rsidR="00065A3A" w:rsidRDefault="00C41667">
      <w:r>
        <w:rPr>
          <w:rFonts w:asciiTheme="minorEastAsia" w:eastAsiaTheme="minorEastAsia" w:hAnsiTheme="minorEastAsia"/>
          <w:noProof/>
          <w:sz w:val="24"/>
        </w:rPr>
        <w:drawing>
          <wp:inline distT="0" distB="0" distL="0" distR="0" wp14:anchorId="0A9D217C" wp14:editId="491A4825">
            <wp:extent cx="5274310" cy="1280160"/>
            <wp:effectExtent l="0" t="0" r="2540" b="0"/>
            <wp:docPr id="9" name="图片 9" descr="D:\yan\内容\send（论文）\20170429\容错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yan\内容\send（论文）\20170429\容错模式.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280160"/>
                    </a:xfrm>
                    <a:prstGeom prst="rect">
                      <a:avLst/>
                    </a:prstGeom>
                    <a:noFill/>
                    <a:ln>
                      <a:noFill/>
                    </a:ln>
                  </pic:spPr>
                </pic:pic>
              </a:graphicData>
            </a:graphic>
          </wp:inline>
        </w:drawing>
      </w:r>
    </w:p>
    <w:p w14:paraId="75928BE8" w14:textId="77777777" w:rsidR="00065A3A" w:rsidRDefault="00C41667">
      <w:pPr>
        <w:spacing w:line="400" w:lineRule="atLeast"/>
        <w:ind w:firstLine="420"/>
      </w:pPr>
      <w:r>
        <w:rPr>
          <w:rFonts w:hint="eastAsia"/>
        </w:rPr>
        <w:t xml:space="preserve">                        </w:t>
      </w:r>
      <w:r>
        <w:rPr>
          <w:rFonts w:ascii="楷体" w:eastAsia="楷体" w:hAnsi="楷体" w:hint="eastAsia"/>
          <w:sz w:val="18"/>
          <w:szCs w:val="18"/>
        </w:rPr>
        <w:t>图5.4  容错</w:t>
      </w:r>
      <w:r>
        <w:rPr>
          <w:rFonts w:ascii="楷体" w:eastAsia="楷体" w:hAnsi="楷体"/>
          <w:sz w:val="18"/>
          <w:szCs w:val="18"/>
        </w:rPr>
        <w:t>模式</w:t>
      </w:r>
    </w:p>
    <w:p w14:paraId="120E443C" w14:textId="77777777" w:rsidR="00065A3A" w:rsidRDefault="00C41667">
      <w:pPr>
        <w:spacing w:line="400" w:lineRule="atLeast"/>
        <w:rPr>
          <w:ins w:id="161" w:author="Wang Wei14(上海_技术部_平台保障_王伟)" w:date="2017-05-27T15:05:00Z"/>
          <w:rFonts w:ascii="黑体" w:eastAsia="黑体" w:hAnsi="黑体" w:cs="宋体"/>
          <w:sz w:val="28"/>
          <w:szCs w:val="28"/>
        </w:rPr>
      </w:pPr>
      <w:bookmarkStart w:id="162" w:name="_Toc481258174"/>
      <w:bookmarkStart w:id="163" w:name="_Toc482175956"/>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sz w:val="28"/>
          <w:szCs w:val="28"/>
        </w:rPr>
        <w:t>电路熔断器</w:t>
      </w:r>
      <w:r>
        <w:rPr>
          <w:rFonts w:ascii="黑体" w:eastAsia="黑体" w:hAnsi="黑体" w:cs="宋体" w:hint="eastAsia"/>
          <w:sz w:val="28"/>
          <w:szCs w:val="28"/>
        </w:rPr>
        <w:t>模式</w:t>
      </w:r>
      <w:bookmarkEnd w:id="162"/>
      <w:bookmarkEnd w:id="163"/>
    </w:p>
    <w:p w14:paraId="1A67C05D" w14:textId="1AEB59CA" w:rsidR="006A4DC2" w:rsidRPr="00343609" w:rsidRDefault="006A4DC2" w:rsidP="00343609">
      <w:pPr>
        <w:spacing w:line="400" w:lineRule="atLeast"/>
        <w:ind w:firstLine="420"/>
        <w:rPr>
          <w:rFonts w:asciiTheme="minorEastAsia" w:eastAsiaTheme="minorEastAsia" w:hAnsiTheme="minorEastAsia" w:cs="宋体"/>
          <w:sz w:val="24"/>
        </w:rPr>
      </w:pPr>
      <w:r w:rsidRPr="00343609">
        <w:rPr>
          <w:rFonts w:asciiTheme="minorEastAsia" w:eastAsiaTheme="minorEastAsia" w:hAnsiTheme="minorEastAsia" w:cs="宋体" w:hint="eastAsia"/>
          <w:sz w:val="24"/>
        </w:rPr>
        <w:t>保险丝会在电流异常升高到一定的高度和热度的时候，自身熔断切断电流，从而起到保护电路安全运行的作用。同样，在服务集群中，如果调用的远程服务或者资源由于某种原因无法使用时，如果没有这种过载保护，就会导致请求的资源阻塞在服务器上等待从而耗尽系统或者服务器资源。很多时候刚开始可能只是系统出现了局部的、小规模的故障，然而由于种种原因，故障影响的范围越来越大，最终导致了全局性的后果。系统中的这种过载保护就是将要谈到的熔断器模式</w:t>
      </w:r>
      <w:r w:rsidR="006C4D49" w:rsidRPr="00343609">
        <w:rPr>
          <w:rFonts w:asciiTheme="minorEastAsia" w:eastAsiaTheme="minorEastAsia" w:hAnsiTheme="minorEastAsia" w:cs="宋体"/>
          <w:sz w:val="24"/>
        </w:rPr>
        <w:t>(Circuit Breaker)</w:t>
      </w:r>
      <w:r w:rsidR="00935911" w:rsidRPr="00343609">
        <w:rPr>
          <w:rFonts w:asciiTheme="minorEastAsia" w:eastAsiaTheme="minorEastAsia" w:hAnsiTheme="minorEastAsia" w:cs="宋体" w:hint="eastAsia"/>
          <w:sz w:val="24"/>
        </w:rPr>
        <w:t>。</w:t>
      </w:r>
    </w:p>
    <w:p w14:paraId="485C7C80"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1.熔断</w:t>
      </w:r>
      <w:r>
        <w:rPr>
          <w:rFonts w:asciiTheme="minorEastAsia" w:eastAsiaTheme="minorEastAsia" w:hAnsiTheme="minorEastAsia" w:cs="宋体"/>
          <w:sz w:val="24"/>
        </w:rPr>
        <w:t>实现机制</w:t>
      </w:r>
    </w:p>
    <w:p w14:paraId="1F21180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熔断</w:t>
      </w:r>
      <w:r>
        <w:rPr>
          <w:rFonts w:asciiTheme="minorEastAsia" w:eastAsiaTheme="minorEastAsia" w:hAnsiTheme="minorEastAsia" w:cs="宋体"/>
          <w:sz w:val="24"/>
        </w:rPr>
        <w:t>器(Circuit Breaker)</w:t>
      </w:r>
      <w:r>
        <w:rPr>
          <w:rFonts w:asciiTheme="minorEastAsia" w:eastAsiaTheme="minorEastAsia" w:hAnsiTheme="minorEastAsia" w:cs="宋体" w:hint="eastAsia"/>
          <w:sz w:val="24"/>
        </w:rPr>
        <w:t>模式中</w:t>
      </w:r>
      <w:r>
        <w:rPr>
          <w:rFonts w:asciiTheme="minorEastAsia" w:eastAsiaTheme="minorEastAsia" w:hAnsiTheme="minorEastAsia" w:cs="宋体"/>
          <w:sz w:val="24"/>
        </w:rPr>
        <w:t>有三种</w:t>
      </w:r>
      <w:r>
        <w:rPr>
          <w:rFonts w:asciiTheme="minorEastAsia" w:eastAsiaTheme="minorEastAsia" w:hAnsiTheme="minorEastAsia" w:cs="宋体" w:hint="eastAsia"/>
          <w:sz w:val="24"/>
        </w:rPr>
        <w:t>可</w:t>
      </w:r>
      <w:r>
        <w:rPr>
          <w:rFonts w:asciiTheme="minorEastAsia" w:eastAsiaTheme="minorEastAsia" w:hAnsiTheme="minorEastAsia" w:cs="宋体"/>
          <w:sz w:val="24"/>
        </w:rPr>
        <w:t>相互迁移</w:t>
      </w:r>
      <w:r>
        <w:rPr>
          <w:rFonts w:asciiTheme="minorEastAsia" w:eastAsiaTheme="minorEastAsia" w:hAnsiTheme="minorEastAsia" w:cs="宋体" w:hint="eastAsia"/>
          <w:sz w:val="24"/>
        </w:rPr>
        <w:t>的状态，</w:t>
      </w:r>
      <w:r>
        <w:rPr>
          <w:rFonts w:asciiTheme="minorEastAsia" w:eastAsiaTheme="minorEastAsia" w:hAnsiTheme="minorEastAsia" w:cs="宋体"/>
          <w:sz w:val="24"/>
        </w:rPr>
        <w:t>如图</w:t>
      </w:r>
      <w:r>
        <w:rPr>
          <w:rFonts w:asciiTheme="minorEastAsia" w:eastAsiaTheme="minorEastAsia" w:hAnsiTheme="minorEastAsia" w:cs="宋体" w:hint="eastAsia"/>
          <w:sz w:val="24"/>
        </w:rPr>
        <w:t>5.</w:t>
      </w:r>
      <w:r>
        <w:rPr>
          <w:rFonts w:asciiTheme="minorEastAsia" w:eastAsiaTheme="minorEastAsia" w:hAnsiTheme="minorEastAsia" w:cs="宋体"/>
          <w:sz w:val="24"/>
        </w:rPr>
        <w:t>5</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53A2F8F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闭合状态: 如果</w:t>
      </w:r>
      <w:r>
        <w:rPr>
          <w:rFonts w:asciiTheme="minorEastAsia" w:eastAsiaTheme="minorEastAsia" w:hAnsiTheme="minorEastAsia" w:cs="宋体"/>
          <w:sz w:val="24"/>
        </w:rPr>
        <w:t>请求失败率没有超过阀值，或者关闭了熔断开关</w:t>
      </w:r>
      <w:r>
        <w:rPr>
          <w:rFonts w:asciiTheme="minorEastAsia" w:eastAsiaTheme="minorEastAsia" w:hAnsiTheme="minorEastAsia" w:cs="宋体" w:hint="eastAsia"/>
          <w:sz w:val="24"/>
        </w:rPr>
        <w:t>，</w:t>
      </w:r>
      <w:r>
        <w:rPr>
          <w:rFonts w:asciiTheme="minorEastAsia" w:eastAsiaTheme="minorEastAsia" w:hAnsiTheme="minorEastAsia" w:cs="宋体"/>
          <w:sz w:val="24"/>
        </w:rPr>
        <w:t>则熔断开关处于</w:t>
      </w:r>
      <w:r>
        <w:rPr>
          <w:rFonts w:asciiTheme="minorEastAsia" w:eastAsiaTheme="minorEastAsia" w:hAnsiTheme="minorEastAsia" w:cs="宋体" w:hint="eastAsia"/>
          <w:sz w:val="24"/>
        </w:rPr>
        <w:t>closed</w:t>
      </w:r>
      <w:r>
        <w:rPr>
          <w:rFonts w:asciiTheme="minorEastAsia" w:eastAsiaTheme="minorEastAsia" w:hAnsiTheme="minorEastAsia" w:cs="宋体"/>
          <w:sz w:val="24"/>
        </w:rPr>
        <w:t>状态，不进行降级处理。</w:t>
      </w:r>
    </w:p>
    <w:p w14:paraId="2E3504D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打开状态：</w:t>
      </w:r>
      <w:r>
        <w:rPr>
          <w:rFonts w:asciiTheme="minorEastAsia" w:eastAsiaTheme="minorEastAsia" w:hAnsiTheme="minorEastAsia" w:cs="宋体"/>
          <w:sz w:val="24"/>
        </w:rPr>
        <w:t>如果失败率超过阀值，</w:t>
      </w:r>
      <w:r>
        <w:rPr>
          <w:rFonts w:asciiTheme="minorEastAsia" w:eastAsiaTheme="minorEastAsia" w:hAnsiTheme="minorEastAsia" w:cs="宋体" w:hint="eastAsia"/>
          <w:sz w:val="24"/>
        </w:rPr>
        <w:t>或者打开</w:t>
      </w:r>
      <w:r>
        <w:rPr>
          <w:rFonts w:asciiTheme="minorEastAsia" w:eastAsiaTheme="minorEastAsia" w:hAnsiTheme="minorEastAsia" w:cs="宋体"/>
          <w:sz w:val="24"/>
        </w:rPr>
        <w:t>了熔断开关</w:t>
      </w:r>
      <w:r>
        <w:rPr>
          <w:rFonts w:asciiTheme="minorEastAsia" w:eastAsiaTheme="minorEastAsia" w:hAnsiTheme="minorEastAsia" w:cs="宋体" w:hint="eastAsia"/>
          <w:sz w:val="24"/>
        </w:rPr>
        <w:t>，</w:t>
      </w:r>
      <w:r>
        <w:rPr>
          <w:rFonts w:asciiTheme="minorEastAsia" w:eastAsiaTheme="minorEastAsia" w:hAnsiTheme="minorEastAsia" w:cs="宋体"/>
          <w:sz w:val="24"/>
        </w:rPr>
        <w:t>则启动熔断机制，调用降级处理方法进行降级处理。</w:t>
      </w:r>
      <w:r>
        <w:rPr>
          <w:rFonts w:asciiTheme="minorEastAsia" w:eastAsiaTheme="minorEastAsia" w:hAnsiTheme="minorEastAsia" w:cs="宋体" w:hint="eastAsia"/>
          <w:sz w:val="24"/>
        </w:rPr>
        <w:t>有异常后不会立即熔断，等失败率到了一定程度后，闭合状态才会迁移到开启的状态。</w:t>
      </w:r>
    </w:p>
    <w:p w14:paraId="4306F33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半</w:t>
      </w:r>
      <w:r>
        <w:rPr>
          <w:rFonts w:asciiTheme="minorEastAsia" w:eastAsiaTheme="minorEastAsia" w:hAnsiTheme="minorEastAsia" w:cs="宋体"/>
          <w:sz w:val="24"/>
        </w:rPr>
        <w:t>打开</w:t>
      </w:r>
      <w:r>
        <w:rPr>
          <w:rFonts w:asciiTheme="minorEastAsia" w:eastAsiaTheme="minorEastAsia" w:hAnsiTheme="minorEastAsia" w:cs="宋体" w:hint="eastAsia"/>
          <w:sz w:val="24"/>
        </w:rPr>
        <w:t>状态：</w:t>
      </w:r>
      <w:r>
        <w:rPr>
          <w:rFonts w:asciiTheme="minorEastAsia" w:eastAsiaTheme="minorEastAsia" w:hAnsiTheme="minorEastAsia" w:cs="宋体"/>
          <w:sz w:val="24"/>
        </w:rPr>
        <w:t>熔断</w:t>
      </w:r>
      <w:r>
        <w:rPr>
          <w:rFonts w:asciiTheme="minorEastAsia" w:eastAsiaTheme="minorEastAsia" w:hAnsiTheme="minorEastAsia" w:cs="宋体" w:hint="eastAsia"/>
          <w:sz w:val="24"/>
        </w:rPr>
        <w:t>开关</w:t>
      </w:r>
      <w:r>
        <w:rPr>
          <w:rFonts w:asciiTheme="minorEastAsia" w:eastAsiaTheme="minorEastAsia" w:hAnsiTheme="minorEastAsia" w:cs="宋体"/>
          <w:sz w:val="24"/>
        </w:rPr>
        <w:t>打开后，不</w:t>
      </w:r>
      <w:r>
        <w:rPr>
          <w:rFonts w:asciiTheme="minorEastAsia" w:eastAsiaTheme="minorEastAsia" w:hAnsiTheme="minorEastAsia" w:cs="宋体" w:hint="eastAsia"/>
          <w:sz w:val="24"/>
        </w:rPr>
        <w:t>会</w:t>
      </w:r>
      <w:r>
        <w:rPr>
          <w:rFonts w:asciiTheme="minorEastAsia" w:eastAsiaTheme="minorEastAsia" w:hAnsiTheme="minorEastAsia" w:cs="宋体"/>
          <w:sz w:val="24"/>
        </w:rPr>
        <w:t>一直熔断下去，</w:t>
      </w:r>
      <w:r>
        <w:rPr>
          <w:rFonts w:asciiTheme="minorEastAsia" w:eastAsiaTheme="minorEastAsia" w:hAnsiTheme="minorEastAsia" w:cs="宋体" w:hint="eastAsia"/>
          <w:sz w:val="24"/>
        </w:rPr>
        <w:t>会</w:t>
      </w:r>
      <w:r>
        <w:rPr>
          <w:rFonts w:asciiTheme="minorEastAsia" w:eastAsiaTheme="minorEastAsia" w:hAnsiTheme="minorEastAsia" w:cs="宋体"/>
          <w:sz w:val="24"/>
        </w:rPr>
        <w:t>在一</w:t>
      </w:r>
      <w:r>
        <w:rPr>
          <w:rFonts w:asciiTheme="minorEastAsia" w:eastAsiaTheme="minorEastAsia" w:hAnsiTheme="minorEastAsia" w:cs="宋体" w:hint="eastAsia"/>
          <w:sz w:val="24"/>
        </w:rPr>
        <w:t>个</w:t>
      </w:r>
      <w:r>
        <w:rPr>
          <w:rFonts w:asciiTheme="minorEastAsia" w:eastAsiaTheme="minorEastAsia" w:hAnsiTheme="minorEastAsia" w:cs="宋体"/>
          <w:sz w:val="24"/>
        </w:rPr>
        <w:t>时间窗口后进行重试，这就是半打开状态。</w:t>
      </w:r>
    </w:p>
    <w:p w14:paraId="7CAE23CD" w14:textId="77777777" w:rsidR="00065A3A" w:rsidRDefault="00C41667">
      <w:pPr>
        <w:ind w:firstLine="420"/>
        <w:rPr>
          <w:rFonts w:asciiTheme="minorEastAsia" w:eastAsiaTheme="minorEastAsia" w:hAnsiTheme="minorEastAsia"/>
          <w:sz w:val="24"/>
        </w:rPr>
      </w:pPr>
      <w:r>
        <w:rPr>
          <w:noProof/>
        </w:rPr>
        <w:lastRenderedPageBreak/>
        <w:drawing>
          <wp:inline distT="0" distB="0" distL="0" distR="0" wp14:anchorId="104E92D4" wp14:editId="31638B42">
            <wp:extent cx="5242560" cy="1638300"/>
            <wp:effectExtent l="0" t="0" r="0" b="0"/>
            <wp:docPr id="36" name="图片 36" descr="http://cdn.infoqstatic.com/statics_s2_20170411-0445/resource/articles/basis-frameworkto-implement-micro-service/zh/resources/112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cdn.infoqstatic.com/statics_s2_20170411-0445/resource/articles/basis-frameworkto-implement-micro-service/zh/resources/11250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2560" cy="1638300"/>
                    </a:xfrm>
                    <a:prstGeom prst="rect">
                      <a:avLst/>
                    </a:prstGeom>
                    <a:noFill/>
                    <a:ln>
                      <a:noFill/>
                    </a:ln>
                  </pic:spPr>
                </pic:pic>
              </a:graphicData>
            </a:graphic>
          </wp:inline>
        </w:drawing>
      </w:r>
    </w:p>
    <w:p w14:paraId="3FA07BF7" w14:textId="77777777" w:rsidR="00065A3A" w:rsidRDefault="00C41667">
      <w:pPr>
        <w:spacing w:line="400" w:lineRule="atLeast"/>
        <w:ind w:firstLine="420"/>
        <w:rPr>
          <w:rFonts w:asciiTheme="minorEastAsia" w:eastAsiaTheme="minorEastAsia" w:hAnsiTheme="minorEastAsia"/>
          <w:b/>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图5.5  </w:t>
      </w:r>
      <w:r>
        <w:rPr>
          <w:rFonts w:ascii="楷体" w:eastAsia="楷体" w:hAnsi="楷体"/>
          <w:sz w:val="18"/>
          <w:szCs w:val="18"/>
        </w:rPr>
        <w:t>熔断</w:t>
      </w:r>
      <w:r>
        <w:rPr>
          <w:rFonts w:ascii="楷体" w:eastAsia="楷体" w:hAnsi="楷体" w:hint="eastAsia"/>
          <w:sz w:val="18"/>
          <w:szCs w:val="18"/>
        </w:rPr>
        <w:t>器</w:t>
      </w:r>
      <w:r>
        <w:rPr>
          <w:rFonts w:ascii="楷体" w:eastAsia="楷体" w:hAnsi="楷体"/>
          <w:sz w:val="18"/>
          <w:szCs w:val="18"/>
        </w:rPr>
        <w:t>状态迁移图</w:t>
      </w:r>
    </w:p>
    <w:p w14:paraId="0AC07C63" w14:textId="77777777" w:rsidR="00065A3A" w:rsidRDefault="00065A3A">
      <w:pPr>
        <w:rPr>
          <w:rFonts w:asciiTheme="minorEastAsia" w:eastAsiaTheme="minorEastAsia" w:hAnsiTheme="minorEastAsia"/>
          <w:b/>
          <w:sz w:val="24"/>
        </w:rPr>
      </w:pPr>
    </w:p>
    <w:p w14:paraId="1570AAA6" w14:textId="77777777" w:rsidR="00065A3A" w:rsidRDefault="00C41667">
      <w:pPr>
        <w:rPr>
          <w:rFonts w:asciiTheme="minorEastAsia" w:eastAsiaTheme="minorEastAsia" w:hAnsiTheme="minorEastAsia" w:cs="宋体"/>
          <w:sz w:val="24"/>
        </w:rPr>
      </w:pPr>
      <w:r>
        <w:rPr>
          <w:rFonts w:ascii="Wingdings" w:hAnsi="Wingdings" w:cs="Wingdings"/>
          <w:kern w:val="0"/>
          <w:sz w:val="24"/>
        </w:rPr>
        <w:t></w:t>
      </w:r>
      <w:r>
        <w:rPr>
          <w:rFonts w:asciiTheme="minorEastAsia" w:eastAsiaTheme="minorEastAsia" w:hAnsiTheme="minorEastAsia"/>
          <w:b/>
          <w:sz w:val="24"/>
        </w:rPr>
        <w:t>2.</w:t>
      </w:r>
      <w:r>
        <w:rPr>
          <w:rFonts w:asciiTheme="minorEastAsia" w:eastAsiaTheme="minorEastAsia" w:hAnsiTheme="minorEastAsia" w:cs="宋体" w:hint="eastAsia"/>
          <w:sz w:val="24"/>
        </w:rPr>
        <w:t>工程</w:t>
      </w:r>
      <w:r>
        <w:rPr>
          <w:rFonts w:asciiTheme="minorEastAsia" w:eastAsiaTheme="minorEastAsia" w:hAnsiTheme="minorEastAsia" w:cs="宋体"/>
          <w:sz w:val="24"/>
        </w:rPr>
        <w:t>实现</w:t>
      </w:r>
    </w:p>
    <w:p w14:paraId="1E4F5D2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Hystrix</w:t>
      </w:r>
      <w:r>
        <w:rPr>
          <w:rFonts w:asciiTheme="minorEastAsia" w:eastAsiaTheme="minorEastAsia" w:hAnsiTheme="minorEastAsia" w:cs="宋体"/>
          <w:sz w:val="24"/>
        </w:rPr>
        <w:t>实现了快速失败和快速</w:t>
      </w:r>
      <w:r>
        <w:rPr>
          <w:rFonts w:asciiTheme="minorEastAsia" w:eastAsiaTheme="minorEastAsia" w:hAnsiTheme="minorEastAsia" w:cs="宋体" w:hint="eastAsia"/>
          <w:sz w:val="24"/>
        </w:rPr>
        <w:t>恢复，</w:t>
      </w:r>
      <w:r>
        <w:rPr>
          <w:rFonts w:asciiTheme="minorEastAsia" w:eastAsiaTheme="minorEastAsia" w:hAnsiTheme="minorEastAsia" w:cs="宋体"/>
          <w:sz w:val="24"/>
        </w:rPr>
        <w:t>它</w:t>
      </w:r>
      <w:r>
        <w:rPr>
          <w:rFonts w:asciiTheme="minorEastAsia" w:eastAsiaTheme="minorEastAsia" w:hAnsiTheme="minorEastAsia" w:cs="宋体" w:hint="eastAsia"/>
          <w:sz w:val="24"/>
        </w:rPr>
        <w:t>会</w:t>
      </w:r>
      <w:r>
        <w:rPr>
          <w:rFonts w:asciiTheme="minorEastAsia" w:eastAsiaTheme="minorEastAsia" w:hAnsiTheme="minorEastAsia" w:cs="宋体"/>
          <w:sz w:val="24"/>
        </w:rPr>
        <w:t>在</w:t>
      </w:r>
      <w:r>
        <w:rPr>
          <w:rFonts w:asciiTheme="minorEastAsia" w:eastAsiaTheme="minorEastAsia" w:hAnsiTheme="minorEastAsia" w:cs="宋体" w:hint="eastAsia"/>
          <w:sz w:val="24"/>
        </w:rPr>
        <w:t>一段</w:t>
      </w:r>
      <w:r>
        <w:rPr>
          <w:rFonts w:asciiTheme="minorEastAsia" w:eastAsiaTheme="minorEastAsia" w:hAnsiTheme="minorEastAsia" w:cs="宋体"/>
          <w:sz w:val="24"/>
        </w:rPr>
        <w:t>时间</w:t>
      </w:r>
      <w:r>
        <w:rPr>
          <w:rFonts w:asciiTheme="minorEastAsia" w:eastAsiaTheme="minorEastAsia" w:hAnsiTheme="minorEastAsia" w:cs="宋体" w:hint="eastAsia"/>
          <w:sz w:val="24"/>
        </w:rPr>
        <w:t>内</w:t>
      </w:r>
      <w:r>
        <w:rPr>
          <w:rFonts w:asciiTheme="minorEastAsia" w:eastAsiaTheme="minorEastAsia" w:hAnsiTheme="minorEastAsia" w:cs="宋体"/>
          <w:sz w:val="24"/>
        </w:rPr>
        <w:t>进行一次</w:t>
      </w:r>
      <w:r>
        <w:rPr>
          <w:rFonts w:asciiTheme="minorEastAsia" w:eastAsiaTheme="minorEastAsia" w:hAnsiTheme="minorEastAsia" w:cs="宋体" w:hint="eastAsia"/>
          <w:sz w:val="24"/>
        </w:rPr>
        <w:t>调用</w:t>
      </w:r>
      <w:r>
        <w:rPr>
          <w:rFonts w:asciiTheme="minorEastAsia" w:eastAsiaTheme="minorEastAsia" w:hAnsiTheme="minorEastAsia" w:cs="宋体"/>
          <w:sz w:val="24"/>
        </w:rPr>
        <w:t>重试，重试成功</w:t>
      </w:r>
      <w:r>
        <w:rPr>
          <w:rFonts w:asciiTheme="minorEastAsia" w:eastAsiaTheme="minorEastAsia" w:hAnsiTheme="minorEastAsia" w:cs="宋体" w:hint="eastAsia"/>
          <w:sz w:val="24"/>
        </w:rPr>
        <w:t>就</w:t>
      </w:r>
      <w:r>
        <w:rPr>
          <w:rFonts w:asciiTheme="minorEastAsia" w:eastAsiaTheme="minorEastAsia" w:hAnsiTheme="minorEastAsia" w:cs="宋体"/>
          <w:sz w:val="24"/>
        </w:rPr>
        <w:t>关闭熔断</w:t>
      </w:r>
      <w:r>
        <w:rPr>
          <w:rFonts w:asciiTheme="minorEastAsia" w:eastAsiaTheme="minorEastAsia" w:hAnsiTheme="minorEastAsia" w:cs="宋体" w:hint="eastAsia"/>
          <w:sz w:val="24"/>
        </w:rPr>
        <w:t>开关</w:t>
      </w:r>
      <w:r>
        <w:rPr>
          <w:rFonts w:asciiTheme="minorEastAsia" w:eastAsiaTheme="minorEastAsia" w:hAnsiTheme="minorEastAsia" w:cs="宋体"/>
          <w:sz w:val="24"/>
        </w:rPr>
        <w:t>，否则还</w:t>
      </w:r>
      <w:r>
        <w:rPr>
          <w:rFonts w:asciiTheme="minorEastAsia" w:eastAsiaTheme="minorEastAsia" w:hAnsiTheme="minorEastAsia" w:cs="宋体" w:hint="eastAsia"/>
          <w:sz w:val="24"/>
        </w:rPr>
        <w:t>会</w:t>
      </w:r>
      <w:r>
        <w:rPr>
          <w:rFonts w:asciiTheme="minorEastAsia" w:eastAsiaTheme="minorEastAsia" w:hAnsiTheme="minorEastAsia" w:cs="宋体"/>
          <w:sz w:val="24"/>
        </w:rPr>
        <w:t>处于打开状态。</w:t>
      </w:r>
    </w:p>
    <w:p w14:paraId="65B45EA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以下几种</w:t>
      </w:r>
      <w:r>
        <w:rPr>
          <w:rFonts w:asciiTheme="minorEastAsia" w:eastAsiaTheme="minorEastAsia" w:hAnsiTheme="minorEastAsia" w:cs="宋体"/>
          <w:sz w:val="24"/>
        </w:rPr>
        <w:t>错误会进入熔断</w:t>
      </w:r>
      <w:r>
        <w:rPr>
          <w:rFonts w:asciiTheme="minorEastAsia" w:eastAsiaTheme="minorEastAsia" w:hAnsiTheme="minorEastAsia" w:cs="宋体" w:hint="eastAsia"/>
          <w:sz w:val="24"/>
        </w:rPr>
        <w:t>状态</w:t>
      </w:r>
      <w:r>
        <w:rPr>
          <w:rFonts w:asciiTheme="minorEastAsia" w:eastAsiaTheme="minorEastAsia" w:hAnsiTheme="minorEastAsia" w:cs="宋体"/>
          <w:sz w:val="24"/>
        </w:rPr>
        <w:t>：</w:t>
      </w:r>
      <w:r>
        <w:rPr>
          <w:rFonts w:asciiTheme="minorEastAsia" w:eastAsiaTheme="minorEastAsia" w:hAnsiTheme="minorEastAsia" w:cs="宋体" w:hint="eastAsia"/>
          <w:sz w:val="24"/>
        </w:rPr>
        <w:t>即</w:t>
      </w:r>
      <w:r>
        <w:rPr>
          <w:rFonts w:asciiTheme="minorEastAsia" w:eastAsiaTheme="minorEastAsia" w:hAnsiTheme="minorEastAsia" w:cs="宋体"/>
          <w:sz w:val="24"/>
        </w:rPr>
        <w:t>信号量拒绝</w:t>
      </w:r>
      <w:r>
        <w:rPr>
          <w:rFonts w:asciiTheme="minorEastAsia" w:eastAsiaTheme="minorEastAsia" w:hAnsiTheme="minorEastAsia" w:cs="宋体" w:hint="eastAsia"/>
          <w:sz w:val="24"/>
        </w:rPr>
        <w:t>，</w:t>
      </w:r>
      <w:r>
        <w:rPr>
          <w:rFonts w:asciiTheme="minorEastAsia" w:eastAsiaTheme="minorEastAsia" w:hAnsiTheme="minorEastAsia" w:cs="宋体"/>
          <w:sz w:val="24"/>
        </w:rPr>
        <w:t>线程池拒绝，失败（</w:t>
      </w:r>
      <w:r>
        <w:rPr>
          <w:rFonts w:asciiTheme="minorEastAsia" w:eastAsiaTheme="minorEastAsia" w:hAnsiTheme="minorEastAsia" w:cs="宋体" w:hint="eastAsia"/>
          <w:sz w:val="24"/>
        </w:rPr>
        <w:t>如</w:t>
      </w:r>
      <w:r>
        <w:rPr>
          <w:rFonts w:asciiTheme="minorEastAsia" w:eastAsiaTheme="minorEastAsia" w:hAnsiTheme="minorEastAsia" w:cs="宋体"/>
          <w:sz w:val="24"/>
        </w:rPr>
        <w:t>异常）</w:t>
      </w:r>
      <w:r>
        <w:rPr>
          <w:rFonts w:asciiTheme="minorEastAsia" w:eastAsiaTheme="minorEastAsia" w:hAnsiTheme="minorEastAsia" w:cs="宋体" w:hint="eastAsia"/>
          <w:sz w:val="24"/>
        </w:rPr>
        <w:t>，</w:t>
      </w:r>
      <w:r>
        <w:rPr>
          <w:rFonts w:asciiTheme="minorEastAsia" w:eastAsiaTheme="minorEastAsia" w:hAnsiTheme="minorEastAsia" w:cs="宋体"/>
          <w:sz w:val="24"/>
        </w:rPr>
        <w:t>超时。</w:t>
      </w:r>
    </w:p>
    <w:p w14:paraId="53A01830"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sz w:val="28"/>
          <w:szCs w:val="28"/>
        </w:rPr>
        <w:t>回退</w:t>
      </w:r>
      <w:r>
        <w:rPr>
          <w:rFonts w:ascii="黑体" w:eastAsia="黑体" w:hAnsi="黑体" w:cs="宋体" w:hint="eastAsia"/>
          <w:sz w:val="28"/>
          <w:szCs w:val="28"/>
        </w:rPr>
        <w:t>模式</w:t>
      </w:r>
    </w:p>
    <w:p w14:paraId="3FCCDC6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在发生限流，熔断</w:t>
      </w:r>
      <w:r>
        <w:rPr>
          <w:rFonts w:asciiTheme="minorEastAsia" w:eastAsiaTheme="minorEastAsia" w:hAnsiTheme="minorEastAsia" w:cs="宋体" w:hint="eastAsia"/>
          <w:sz w:val="24"/>
        </w:rPr>
        <w:t>，</w:t>
      </w:r>
      <w:r>
        <w:rPr>
          <w:rFonts w:asciiTheme="minorEastAsia" w:eastAsiaTheme="minorEastAsia" w:hAnsiTheme="minorEastAsia" w:cs="宋体"/>
          <w:sz w:val="24"/>
        </w:rPr>
        <w:t>超时重试失败的时候，为了</w:t>
      </w:r>
      <w:r>
        <w:rPr>
          <w:rFonts w:asciiTheme="minorEastAsia" w:eastAsiaTheme="minorEastAsia" w:hAnsiTheme="minorEastAsia" w:cs="宋体" w:hint="eastAsia"/>
          <w:sz w:val="24"/>
        </w:rPr>
        <w:t>马上</w:t>
      </w:r>
      <w:r>
        <w:rPr>
          <w:rFonts w:asciiTheme="minorEastAsia" w:eastAsiaTheme="minorEastAsia" w:hAnsiTheme="minorEastAsia" w:cs="宋体"/>
          <w:sz w:val="24"/>
        </w:rPr>
        <w:t>恢复服务需要提供回退(Fallback)的机制，fail-silent,fail-fast,自定义</w:t>
      </w:r>
      <w:r>
        <w:rPr>
          <w:rFonts w:asciiTheme="minorEastAsia" w:eastAsiaTheme="minorEastAsia" w:hAnsiTheme="minorEastAsia" w:cs="宋体" w:hint="eastAsia"/>
          <w:sz w:val="24"/>
        </w:rPr>
        <w:t>方式</w:t>
      </w:r>
      <w:r>
        <w:rPr>
          <w:rFonts w:asciiTheme="minorEastAsia" w:eastAsiaTheme="minorEastAsia" w:hAnsiTheme="minorEastAsia" w:cs="宋体"/>
          <w:sz w:val="24"/>
        </w:rPr>
        <w:t>是常见的回退策略.</w:t>
      </w:r>
    </w:p>
    <w:p w14:paraId="312F412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失败</w:t>
      </w:r>
      <w:r>
        <w:rPr>
          <w:rFonts w:asciiTheme="minorEastAsia" w:eastAsiaTheme="minorEastAsia" w:hAnsiTheme="minorEastAsia" w:cs="宋体"/>
          <w:sz w:val="24"/>
        </w:rPr>
        <w:t>沉默（fail-silent）</w:t>
      </w:r>
      <w:r>
        <w:rPr>
          <w:rFonts w:asciiTheme="minorEastAsia" w:eastAsiaTheme="minorEastAsia" w:hAnsiTheme="minorEastAsia" w:cs="宋体" w:hint="eastAsia"/>
          <w:sz w:val="24"/>
        </w:rPr>
        <w:t>一般</w:t>
      </w:r>
      <w:r>
        <w:rPr>
          <w:rFonts w:asciiTheme="minorEastAsia" w:eastAsiaTheme="minorEastAsia" w:hAnsiTheme="minorEastAsia" w:cs="宋体"/>
          <w:sz w:val="24"/>
        </w:rPr>
        <w:t>用在可降级功能的场景</w:t>
      </w:r>
      <w:r>
        <w:rPr>
          <w:rFonts w:asciiTheme="minorEastAsia" w:eastAsiaTheme="minorEastAsia" w:hAnsiTheme="minorEastAsia" w:cs="宋体" w:hint="eastAsia"/>
          <w:sz w:val="24"/>
        </w:rPr>
        <w:t>下</w:t>
      </w:r>
      <w:r>
        <w:rPr>
          <w:rFonts w:asciiTheme="minorEastAsia" w:eastAsiaTheme="minorEastAsia" w:hAnsiTheme="minorEastAsia" w:cs="宋体"/>
          <w:sz w:val="24"/>
        </w:rPr>
        <w:t>，数据为空也不</w:t>
      </w:r>
      <w:r>
        <w:rPr>
          <w:rFonts w:asciiTheme="minorEastAsia" w:eastAsiaTheme="minorEastAsia" w:hAnsiTheme="minorEastAsia" w:cs="宋体" w:hint="eastAsia"/>
          <w:sz w:val="24"/>
        </w:rPr>
        <w:t>会</w:t>
      </w:r>
      <w:r>
        <w:rPr>
          <w:rFonts w:asciiTheme="minorEastAsia" w:eastAsiaTheme="minorEastAsia" w:hAnsiTheme="minorEastAsia" w:cs="宋体"/>
          <w:sz w:val="24"/>
        </w:rPr>
        <w:t>影响用户体验</w:t>
      </w:r>
      <w:r>
        <w:rPr>
          <w:rFonts w:asciiTheme="minorEastAsia" w:eastAsiaTheme="minorEastAsia" w:hAnsiTheme="minorEastAsia" w:cs="宋体" w:hint="eastAsia"/>
          <w:sz w:val="24"/>
        </w:rPr>
        <w:t>，</w:t>
      </w:r>
      <w:r>
        <w:rPr>
          <w:rFonts w:asciiTheme="minorEastAsia" w:eastAsiaTheme="minorEastAsia" w:hAnsiTheme="minorEastAsia" w:cs="宋体"/>
          <w:sz w:val="24"/>
        </w:rPr>
        <w:t>直接返回缺省值或空值。</w:t>
      </w:r>
    </w:p>
    <w:p w14:paraId="7CE2DBF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快速失败</w:t>
      </w:r>
      <w:r>
        <w:rPr>
          <w:rFonts w:asciiTheme="minorEastAsia" w:eastAsiaTheme="minorEastAsia" w:hAnsiTheme="minorEastAsia" w:cs="宋体" w:hint="eastAsia"/>
          <w:sz w:val="24"/>
        </w:rPr>
        <w:t>一般</w:t>
      </w:r>
      <w:r>
        <w:rPr>
          <w:rFonts w:asciiTheme="minorEastAsia" w:eastAsiaTheme="minorEastAsia" w:hAnsiTheme="minorEastAsia" w:cs="宋体"/>
          <w:sz w:val="24"/>
        </w:rPr>
        <w:t>用在非强依赖的场景，如非核心服务超时的处理</w:t>
      </w:r>
      <w:r>
        <w:rPr>
          <w:rFonts w:asciiTheme="minorEastAsia" w:eastAsiaTheme="minorEastAsia" w:hAnsiTheme="minorEastAsia" w:cs="宋体" w:hint="eastAsia"/>
          <w:sz w:val="24"/>
        </w:rPr>
        <w:t>可以</w:t>
      </w:r>
      <w:r>
        <w:rPr>
          <w:rFonts w:asciiTheme="minorEastAsia" w:eastAsiaTheme="minorEastAsia" w:hAnsiTheme="minorEastAsia" w:cs="宋体"/>
          <w:sz w:val="24"/>
        </w:rPr>
        <w:t>直接抛出异常。</w:t>
      </w:r>
    </w:p>
    <w:p w14:paraId="261E77E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自定义</w:t>
      </w:r>
      <w:r>
        <w:rPr>
          <w:rFonts w:asciiTheme="minorEastAsia" w:eastAsiaTheme="minorEastAsia" w:hAnsiTheme="minorEastAsia" w:cs="宋体" w:hint="eastAsia"/>
          <w:sz w:val="24"/>
        </w:rPr>
        <w:t>方式是如果</w:t>
      </w:r>
      <w:r>
        <w:rPr>
          <w:rFonts w:asciiTheme="minorEastAsia" w:eastAsiaTheme="minorEastAsia" w:hAnsiTheme="minorEastAsia" w:cs="宋体"/>
          <w:sz w:val="24"/>
        </w:rPr>
        <w:t>业务</w:t>
      </w:r>
      <w:r>
        <w:rPr>
          <w:rFonts w:asciiTheme="minorEastAsia" w:eastAsiaTheme="minorEastAsia" w:hAnsiTheme="minorEastAsia" w:cs="宋体" w:hint="eastAsia"/>
          <w:sz w:val="24"/>
        </w:rPr>
        <w:t>是</w:t>
      </w:r>
      <w:r>
        <w:rPr>
          <w:rFonts w:asciiTheme="minorEastAsia" w:eastAsiaTheme="minorEastAsia" w:hAnsiTheme="minorEastAsia" w:cs="宋体"/>
          <w:sz w:val="24"/>
        </w:rPr>
        <w:t>关键流程</w:t>
      </w:r>
      <w:r>
        <w:rPr>
          <w:rFonts w:asciiTheme="minorEastAsia" w:eastAsiaTheme="minorEastAsia" w:hAnsiTheme="minorEastAsia" w:cs="宋体" w:hint="eastAsia"/>
          <w:sz w:val="24"/>
        </w:rPr>
        <w:t>，并且</w:t>
      </w:r>
      <w:r>
        <w:rPr>
          <w:rFonts w:asciiTheme="minorEastAsia" w:eastAsiaTheme="minorEastAsia" w:hAnsiTheme="minorEastAsia" w:cs="宋体"/>
          <w:sz w:val="24"/>
        </w:rPr>
        <w:t>严重影响用户体验的场景，</w:t>
      </w:r>
      <w:r>
        <w:rPr>
          <w:rFonts w:asciiTheme="minorEastAsia" w:eastAsiaTheme="minorEastAsia" w:hAnsiTheme="minorEastAsia" w:cs="宋体" w:hint="eastAsia"/>
          <w:sz w:val="24"/>
        </w:rPr>
        <w:t>可以</w:t>
      </w:r>
      <w:r>
        <w:rPr>
          <w:rFonts w:asciiTheme="minorEastAsia" w:eastAsiaTheme="minorEastAsia" w:hAnsiTheme="minorEastAsia" w:cs="宋体"/>
          <w:sz w:val="24"/>
        </w:rPr>
        <w:t>使用备用服务获取数据。也可以将请求放入队列，</w:t>
      </w:r>
      <w:r>
        <w:rPr>
          <w:rFonts w:asciiTheme="minorEastAsia" w:eastAsiaTheme="minorEastAsia" w:hAnsiTheme="minorEastAsia" w:cs="宋体" w:hint="eastAsia"/>
          <w:sz w:val="24"/>
        </w:rPr>
        <w:t>待</w:t>
      </w:r>
      <w:r>
        <w:rPr>
          <w:rFonts w:asciiTheme="minorEastAsia" w:eastAsiaTheme="minorEastAsia" w:hAnsiTheme="minorEastAsia" w:cs="宋体"/>
          <w:sz w:val="24"/>
        </w:rPr>
        <w:t>后续处理。</w:t>
      </w:r>
      <w:r>
        <w:rPr>
          <w:rFonts w:asciiTheme="minorEastAsia" w:eastAsiaTheme="minorEastAsia" w:hAnsiTheme="minorEastAsia" w:cs="宋体" w:hint="eastAsia"/>
          <w:sz w:val="24"/>
        </w:rPr>
        <w:t>可以</w:t>
      </w:r>
      <w:r>
        <w:rPr>
          <w:rFonts w:asciiTheme="minorEastAsia" w:eastAsiaTheme="minorEastAsia" w:hAnsiTheme="minorEastAsia" w:cs="宋体"/>
          <w:sz w:val="24"/>
        </w:rPr>
        <w:t>使用默认数据，缓存来临时支撑</w:t>
      </w:r>
      <w:r>
        <w:rPr>
          <w:rFonts w:asciiTheme="minorEastAsia" w:eastAsiaTheme="minorEastAsia" w:hAnsiTheme="minorEastAsia" w:cs="宋体" w:hint="eastAsia"/>
          <w:sz w:val="24"/>
        </w:rPr>
        <w:t>。</w:t>
      </w:r>
    </w:p>
    <w:p w14:paraId="79EB2159" w14:textId="77777777" w:rsidR="00065A3A" w:rsidRDefault="00065A3A">
      <w:pPr>
        <w:spacing w:line="400" w:lineRule="atLeast"/>
        <w:ind w:firstLine="420"/>
        <w:rPr>
          <w:rFonts w:asciiTheme="minorEastAsia" w:eastAsiaTheme="minorEastAsia" w:hAnsiTheme="minorEastAsia" w:cs="宋体"/>
          <w:sz w:val="24"/>
        </w:rPr>
      </w:pPr>
    </w:p>
    <w:p w14:paraId="4C6B4F43"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1. 工程</w:t>
      </w:r>
      <w:r>
        <w:rPr>
          <w:rFonts w:asciiTheme="minorEastAsia" w:eastAsiaTheme="minorEastAsia" w:hAnsiTheme="minorEastAsia" w:cs="宋体"/>
          <w:sz w:val="24"/>
        </w:rPr>
        <w:t>实现</w:t>
      </w:r>
    </w:p>
    <w:p w14:paraId="4BCCA7F6" w14:textId="77777777" w:rsidR="00065A3A" w:rsidRDefault="00C41667">
      <w:pPr>
        <w:spacing w:line="400" w:lineRule="atLeast"/>
        <w:jc w:val="left"/>
        <w:rPr>
          <w:rFonts w:asciiTheme="minorEastAsia" w:eastAsiaTheme="minorEastAsia" w:hAnsiTheme="minorEastAsia" w:cs="宋体"/>
          <w:sz w:val="24"/>
        </w:rPr>
      </w:pPr>
      <w:r>
        <w:rPr>
          <w:rFonts w:asciiTheme="minorEastAsia" w:eastAsiaTheme="minorEastAsia" w:hAnsiTheme="minorEastAsia" w:cs="宋体"/>
          <w:sz w:val="24"/>
        </w:rPr>
        <w:t>D</w:t>
      </w:r>
      <w:r>
        <w:rPr>
          <w:rFonts w:asciiTheme="minorEastAsia" w:eastAsiaTheme="minorEastAsia" w:hAnsiTheme="minorEastAsia" w:cs="宋体" w:hint="eastAsia"/>
          <w:sz w:val="24"/>
        </w:rPr>
        <w:t>ubbo降级</w:t>
      </w:r>
      <w:r>
        <w:rPr>
          <w:rFonts w:asciiTheme="minorEastAsia" w:eastAsiaTheme="minorEastAsia" w:hAnsiTheme="minorEastAsia" w:cs="宋体"/>
          <w:sz w:val="24"/>
        </w:rPr>
        <w:t>中的</w:t>
      </w:r>
      <w:r>
        <w:rPr>
          <w:rFonts w:asciiTheme="minorEastAsia" w:eastAsiaTheme="minorEastAsia" w:hAnsiTheme="minorEastAsia" w:cs="宋体" w:hint="eastAsia"/>
          <w:sz w:val="24"/>
        </w:rPr>
        <w:t>失败</w:t>
      </w:r>
      <w:r>
        <w:rPr>
          <w:rFonts w:asciiTheme="minorEastAsia" w:eastAsiaTheme="minorEastAsia" w:hAnsiTheme="minorEastAsia" w:cs="宋体"/>
          <w:sz w:val="24"/>
        </w:rPr>
        <w:t>沉默</w:t>
      </w:r>
      <w:r>
        <w:rPr>
          <w:rFonts w:asciiTheme="minorEastAsia" w:eastAsiaTheme="minorEastAsia" w:hAnsiTheme="minorEastAsia" w:cs="宋体" w:hint="eastAsia"/>
          <w:sz w:val="24"/>
        </w:rPr>
        <w:t>，一般</w:t>
      </w:r>
      <w:r>
        <w:rPr>
          <w:rFonts w:asciiTheme="minorEastAsia" w:eastAsiaTheme="minorEastAsia" w:hAnsiTheme="minorEastAsia" w:cs="宋体"/>
          <w:sz w:val="24"/>
        </w:rPr>
        <w:t>用于临时屏蔽出错的非关键服务</w:t>
      </w:r>
      <w:r>
        <w:rPr>
          <w:rFonts w:asciiTheme="minorEastAsia" w:eastAsiaTheme="minorEastAsia" w:hAnsiTheme="minorEastAsia" w:cs="宋体" w:hint="eastAsia"/>
          <w:sz w:val="24"/>
        </w:rPr>
        <w:t>。</w:t>
      </w:r>
    </w:p>
    <w:p w14:paraId="0554746B" w14:textId="77777777" w:rsidR="00065A3A" w:rsidRDefault="00C41667">
      <w:pPr>
        <w:spacing w:line="400" w:lineRule="atLeast"/>
        <w:jc w:val="left"/>
        <w:rPr>
          <w:rFonts w:asciiTheme="minorEastAsia" w:eastAsiaTheme="minorEastAsia" w:hAnsiTheme="minorEastAsia" w:cs="宋体"/>
          <w:sz w:val="24"/>
        </w:rPr>
      </w:pPr>
      <w:r>
        <w:rPr>
          <w:rFonts w:asciiTheme="minorEastAsia" w:eastAsiaTheme="minorEastAsia" w:hAnsiTheme="minorEastAsia" w:cs="宋体" w:hint="eastAsia"/>
          <w:sz w:val="24"/>
        </w:rPr>
        <w:t>比如</w:t>
      </w:r>
      <w:r>
        <w:rPr>
          <w:rFonts w:asciiTheme="minorEastAsia" w:eastAsiaTheme="minorEastAsia" w:hAnsiTheme="minorEastAsia" w:cs="宋体"/>
          <w:sz w:val="24"/>
        </w:rPr>
        <w:t>：override://0.0.0.0/com.foo.BarService?category=configurators&amp;dynamic=false&amp;application=foo&amp;mock=force:return+null</w:t>
      </w:r>
    </w:p>
    <w:p w14:paraId="1402DD81" w14:textId="77777777" w:rsidR="00065A3A" w:rsidRDefault="00C41667">
      <w:pPr>
        <w:pStyle w:val="3"/>
        <w:spacing w:beforeLines="100" w:before="312" w:afterLines="100" w:after="312" w:line="415" w:lineRule="auto"/>
        <w:jc w:val="left"/>
        <w:rPr>
          <w:rFonts w:ascii="黑体" w:eastAsia="黑体" w:hAnsi="黑体"/>
          <w:b w:val="0"/>
        </w:rPr>
      </w:pPr>
      <w:bookmarkStart w:id="164" w:name="_Toc482175952"/>
      <w:bookmarkStart w:id="165" w:name="_Toc483557635"/>
      <w:r>
        <w:rPr>
          <w:rFonts w:ascii="黑体" w:eastAsia="黑体" w:hAnsi="黑体" w:hint="eastAsia"/>
          <w:b w:val="0"/>
        </w:rPr>
        <w:t>5.</w:t>
      </w:r>
      <w:r>
        <w:rPr>
          <w:rFonts w:ascii="黑体" w:eastAsia="黑体" w:hAnsi="黑体"/>
          <w:b w:val="0"/>
        </w:rPr>
        <w:t xml:space="preserve">8 </w:t>
      </w:r>
      <w:r>
        <w:rPr>
          <w:rFonts w:ascii="黑体" w:eastAsia="黑体" w:hAnsi="黑体" w:hint="eastAsia"/>
          <w:b w:val="0"/>
        </w:rPr>
        <w:t>本章小节</w:t>
      </w:r>
      <w:bookmarkEnd w:id="164"/>
      <w:bookmarkEnd w:id="165"/>
      <w:r>
        <w:rPr>
          <w:rFonts w:ascii="黑体" w:eastAsia="黑体" w:hAnsi="黑体" w:hint="eastAsia"/>
          <w:b w:val="0"/>
        </w:rPr>
        <w:t xml:space="preserve"> </w:t>
      </w:r>
    </w:p>
    <w:p w14:paraId="4CF84CEB" w14:textId="77777777" w:rsidR="00065A3A" w:rsidDel="00415DD5" w:rsidRDefault="00C41667">
      <w:pPr>
        <w:ind w:firstLine="420"/>
        <w:rPr>
          <w:del w:id="166" w:author="Wang Wei14(上海_技术部_平台保障_王伟)" w:date="2017-05-27T15:10:00Z"/>
          <w:rFonts w:asciiTheme="minorEastAsia" w:eastAsiaTheme="minorEastAsia" w:hAnsiTheme="minorEastAsia" w:cs="宋体"/>
          <w:sz w:val="24"/>
        </w:rPr>
      </w:pPr>
      <w:r>
        <w:rPr>
          <w:rFonts w:asciiTheme="minorEastAsia" w:eastAsiaTheme="minorEastAsia" w:hAnsiTheme="minorEastAsia" w:cs="宋体" w:hint="eastAsia"/>
          <w:sz w:val="24"/>
        </w:rPr>
        <w:t>本章首先</w:t>
      </w:r>
      <w:r>
        <w:rPr>
          <w:rFonts w:asciiTheme="minorEastAsia" w:eastAsiaTheme="minorEastAsia" w:hAnsiTheme="minorEastAsia" w:cs="宋体"/>
          <w:sz w:val="24"/>
        </w:rPr>
        <w:t>讲了</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非功能</w:t>
      </w:r>
      <w:r>
        <w:rPr>
          <w:rFonts w:asciiTheme="minorEastAsia" w:eastAsiaTheme="minorEastAsia" w:hAnsiTheme="minorEastAsia" w:cs="宋体"/>
          <w:sz w:val="24"/>
        </w:rPr>
        <w:t>特性</w:t>
      </w:r>
      <w:r>
        <w:rPr>
          <w:rFonts w:asciiTheme="minorEastAsia" w:eastAsiaTheme="minorEastAsia" w:hAnsiTheme="minorEastAsia" w:cs="宋体" w:hint="eastAsia"/>
          <w:sz w:val="24"/>
        </w:rPr>
        <w:t>中容错</w:t>
      </w:r>
      <w:r>
        <w:rPr>
          <w:rFonts w:asciiTheme="minorEastAsia" w:eastAsiaTheme="minorEastAsia" w:hAnsiTheme="minorEastAsia" w:cs="宋体"/>
          <w:sz w:val="24"/>
        </w:rPr>
        <w:t>实现的原理</w:t>
      </w:r>
      <w:r>
        <w:rPr>
          <w:rFonts w:asciiTheme="minorEastAsia" w:eastAsiaTheme="minorEastAsia" w:hAnsiTheme="minorEastAsia" w:cs="宋体" w:hint="eastAsia"/>
          <w:sz w:val="24"/>
        </w:rPr>
        <w:t>。</w:t>
      </w:r>
    </w:p>
    <w:p w14:paraId="18EE5174" w14:textId="7333475C" w:rsidR="00065A3A" w:rsidRDefault="00065A3A" w:rsidP="00415DD5">
      <w:pPr>
        <w:ind w:firstLine="420"/>
        <w:rPr>
          <w:rFonts w:asciiTheme="minorEastAsia" w:eastAsiaTheme="minorEastAsia" w:hAnsiTheme="minorEastAsia" w:cs="宋体"/>
          <w:sz w:val="24"/>
        </w:rPr>
      </w:pPr>
      <w:bookmarkStart w:id="167" w:name="_Toc481258178"/>
    </w:p>
    <w:p w14:paraId="09B785D8" w14:textId="77777777" w:rsidR="00065A3A" w:rsidRDefault="00C41667">
      <w:pPr>
        <w:pStyle w:val="1"/>
        <w:numPr>
          <w:ilvl w:val="0"/>
          <w:numId w:val="0"/>
        </w:numPr>
        <w:tabs>
          <w:tab w:val="clear" w:pos="360"/>
        </w:tabs>
        <w:spacing w:beforeLines="100" w:before="312" w:afterLines="100" w:after="312"/>
        <w:ind w:left="360" w:hanging="360"/>
        <w:jc w:val="left"/>
        <w:rPr>
          <w:rFonts w:ascii="黑体" w:eastAsia="黑体" w:hAnsi="黑体"/>
          <w:b w:val="0"/>
          <w:sz w:val="36"/>
          <w:szCs w:val="36"/>
        </w:rPr>
      </w:pPr>
      <w:bookmarkStart w:id="168" w:name="_Toc483557636"/>
      <w:r>
        <w:rPr>
          <w:rFonts w:ascii="黑体" w:eastAsia="黑体" w:hAnsi="黑体" w:hint="eastAsia"/>
          <w:b w:val="0"/>
          <w:sz w:val="36"/>
          <w:szCs w:val="36"/>
        </w:rPr>
        <w:lastRenderedPageBreak/>
        <w:t>6 Hedwig</w:t>
      </w:r>
      <w:r>
        <w:rPr>
          <w:rFonts w:ascii="黑体" w:eastAsia="黑体" w:hAnsi="黑体"/>
          <w:b w:val="0"/>
          <w:sz w:val="36"/>
          <w:szCs w:val="36"/>
        </w:rPr>
        <w:t>服务框架设计</w:t>
      </w:r>
      <w:r>
        <w:rPr>
          <w:rFonts w:ascii="黑体" w:eastAsia="黑体" w:hAnsi="黑体" w:hint="eastAsia"/>
          <w:b w:val="0"/>
          <w:sz w:val="36"/>
          <w:szCs w:val="36"/>
        </w:rPr>
        <w:t>和</w:t>
      </w:r>
      <w:r>
        <w:rPr>
          <w:rFonts w:ascii="黑体" w:eastAsia="黑体" w:hAnsi="黑体"/>
          <w:b w:val="0"/>
          <w:sz w:val="36"/>
          <w:szCs w:val="36"/>
        </w:rPr>
        <w:t>实现</w:t>
      </w:r>
      <w:bookmarkEnd w:id="168"/>
    </w:p>
    <w:p w14:paraId="60965382" w14:textId="77777777" w:rsidR="00065A3A" w:rsidRDefault="00C41667">
      <w:pPr>
        <w:pStyle w:val="3"/>
        <w:spacing w:beforeLines="100" w:before="312" w:afterLines="100" w:after="312" w:line="415" w:lineRule="auto"/>
        <w:jc w:val="left"/>
        <w:rPr>
          <w:rFonts w:ascii="黑体" w:eastAsia="黑体" w:hAnsi="黑体"/>
          <w:b w:val="0"/>
        </w:rPr>
      </w:pPr>
      <w:bookmarkStart w:id="169" w:name="_Toc483557637"/>
      <w:r>
        <w:rPr>
          <w:rFonts w:ascii="黑体" w:eastAsia="黑体" w:hAnsi="黑体" w:hint="eastAsia"/>
          <w:b w:val="0"/>
        </w:rPr>
        <w:t>6.1 Hedwig的</w:t>
      </w:r>
      <w:r>
        <w:rPr>
          <w:rFonts w:ascii="黑体" w:eastAsia="黑体" w:hAnsi="黑体"/>
          <w:b w:val="0"/>
        </w:rPr>
        <w:t>模块</w:t>
      </w:r>
      <w:r>
        <w:rPr>
          <w:rFonts w:ascii="黑体" w:eastAsia="黑体" w:hAnsi="黑体" w:hint="eastAsia"/>
          <w:b w:val="0"/>
        </w:rPr>
        <w:t>和时序图</w:t>
      </w:r>
      <w:bookmarkEnd w:id="169"/>
    </w:p>
    <w:p w14:paraId="020E8A3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w:t>
      </w:r>
      <w:r>
        <w:rPr>
          <w:rFonts w:asciiTheme="minorEastAsia" w:eastAsiaTheme="minorEastAsia" w:hAnsiTheme="minorEastAsia" w:cs="宋体"/>
          <w:sz w:val="24"/>
        </w:rPr>
        <w:t>图</w:t>
      </w:r>
      <w:r>
        <w:rPr>
          <w:rFonts w:asciiTheme="minorEastAsia" w:eastAsiaTheme="minorEastAsia" w:hAnsiTheme="minorEastAsia" w:cs="宋体" w:hint="eastAsia"/>
          <w:sz w:val="24"/>
        </w:rPr>
        <w:t>6.1,6.2所示为</w:t>
      </w:r>
      <w:r>
        <w:rPr>
          <w:rFonts w:asciiTheme="minorEastAsia" w:eastAsiaTheme="minorEastAsia" w:hAnsiTheme="minorEastAsia" w:cs="宋体"/>
          <w:sz w:val="24"/>
        </w:rPr>
        <w:t>hedwig0.1</w:t>
      </w:r>
      <w:r>
        <w:rPr>
          <w:rFonts w:asciiTheme="minorEastAsia" w:eastAsiaTheme="minorEastAsia" w:hAnsiTheme="minorEastAsia" w:cs="宋体" w:hint="eastAsia"/>
          <w:sz w:val="24"/>
        </w:rPr>
        <w:t>,0.2版本</w:t>
      </w:r>
      <w:r>
        <w:rPr>
          <w:rFonts w:asciiTheme="minorEastAsia" w:eastAsiaTheme="minorEastAsia" w:hAnsiTheme="minorEastAsia" w:cs="宋体"/>
          <w:sz w:val="24"/>
        </w:rPr>
        <w:t>的整体模块</w:t>
      </w:r>
      <w:r>
        <w:rPr>
          <w:rFonts w:asciiTheme="minorEastAsia" w:eastAsiaTheme="minorEastAsia" w:hAnsiTheme="minorEastAsia" w:cs="宋体" w:hint="eastAsia"/>
          <w:sz w:val="24"/>
        </w:rPr>
        <w:t>图</w:t>
      </w:r>
      <w:r>
        <w:rPr>
          <w:rFonts w:asciiTheme="minorEastAsia" w:eastAsiaTheme="minorEastAsia" w:hAnsiTheme="minorEastAsia" w:cs="宋体"/>
          <w:sz w:val="24"/>
        </w:rPr>
        <w:t>。H</w:t>
      </w:r>
      <w:r>
        <w:rPr>
          <w:rFonts w:asciiTheme="minorEastAsia" w:eastAsiaTheme="minorEastAsia" w:hAnsiTheme="minorEastAsia" w:cs="宋体" w:hint="eastAsia"/>
          <w:sz w:val="24"/>
        </w:rPr>
        <w:t>edwig</w:t>
      </w:r>
      <w:r>
        <w:rPr>
          <w:rFonts w:asciiTheme="minorEastAsia" w:eastAsiaTheme="minorEastAsia" w:hAnsiTheme="minorEastAsia" w:cs="宋体"/>
          <w:sz w:val="24"/>
        </w:rPr>
        <w:t>-zk是</w:t>
      </w:r>
      <w:r>
        <w:rPr>
          <w:rFonts w:asciiTheme="minorEastAsia" w:eastAsiaTheme="minorEastAsia" w:hAnsiTheme="minorEastAsia" w:cs="宋体" w:hint="eastAsia"/>
          <w:sz w:val="24"/>
        </w:rPr>
        <w:t>zookeeper</w:t>
      </w:r>
      <w:r>
        <w:rPr>
          <w:rFonts w:asciiTheme="minorEastAsia" w:eastAsiaTheme="minorEastAsia" w:hAnsiTheme="minorEastAsia" w:cs="宋体"/>
          <w:sz w:val="24"/>
        </w:rPr>
        <w:t>客户端，</w:t>
      </w:r>
      <w:r>
        <w:rPr>
          <w:rFonts w:asciiTheme="minorEastAsia" w:eastAsiaTheme="minorEastAsia" w:hAnsiTheme="minorEastAsia" w:cs="宋体" w:hint="eastAsia"/>
          <w:sz w:val="24"/>
        </w:rPr>
        <w:t>存储</w:t>
      </w:r>
      <w:r>
        <w:rPr>
          <w:rFonts w:asciiTheme="minorEastAsia" w:eastAsiaTheme="minorEastAsia" w:hAnsiTheme="minorEastAsia" w:cs="宋体"/>
          <w:sz w:val="24"/>
        </w:rPr>
        <w:t>服务元数据</w:t>
      </w:r>
      <w:r>
        <w:rPr>
          <w:rFonts w:asciiTheme="minorEastAsia" w:eastAsiaTheme="minorEastAsia" w:hAnsiTheme="minorEastAsia" w:cs="宋体" w:hint="eastAsia"/>
          <w:sz w:val="24"/>
        </w:rPr>
        <w:t>到</w:t>
      </w:r>
      <w:r>
        <w:rPr>
          <w:rFonts w:asciiTheme="minorEastAsia" w:eastAsiaTheme="minorEastAsia" w:hAnsiTheme="minorEastAsia" w:cs="宋体"/>
          <w:sz w:val="24"/>
        </w:rPr>
        <w:t>zookeeper中。H</w:t>
      </w:r>
      <w:r>
        <w:rPr>
          <w:rFonts w:asciiTheme="minorEastAsia" w:eastAsiaTheme="minorEastAsia" w:hAnsiTheme="minorEastAsia" w:cs="宋体" w:hint="eastAsia"/>
          <w:sz w:val="24"/>
        </w:rPr>
        <w:t>ewig</w:t>
      </w:r>
      <w:r>
        <w:rPr>
          <w:rFonts w:asciiTheme="minorEastAsia" w:eastAsiaTheme="minorEastAsia" w:hAnsiTheme="minorEastAsia" w:cs="宋体"/>
          <w:sz w:val="24"/>
        </w:rPr>
        <w:t>-common是</w:t>
      </w:r>
      <w:r>
        <w:rPr>
          <w:rFonts w:asciiTheme="minorEastAsia" w:eastAsiaTheme="minorEastAsia" w:hAnsiTheme="minorEastAsia" w:cs="宋体" w:hint="eastAsia"/>
          <w:sz w:val="24"/>
        </w:rPr>
        <w:t>一些通用</w:t>
      </w:r>
      <w:r>
        <w:rPr>
          <w:rFonts w:asciiTheme="minorEastAsia" w:eastAsiaTheme="minorEastAsia" w:hAnsiTheme="minorEastAsia" w:cs="宋体"/>
          <w:sz w:val="24"/>
        </w:rPr>
        <w:t>模块</w:t>
      </w:r>
      <w:r>
        <w:rPr>
          <w:rFonts w:asciiTheme="minorEastAsia" w:eastAsiaTheme="minorEastAsia" w:hAnsiTheme="minorEastAsia" w:cs="宋体" w:hint="eastAsia"/>
          <w:sz w:val="24"/>
        </w:rPr>
        <w:t>，</w:t>
      </w:r>
      <w:r>
        <w:rPr>
          <w:rFonts w:asciiTheme="minorEastAsia" w:eastAsiaTheme="minorEastAsia" w:hAnsiTheme="minorEastAsia" w:cs="宋体"/>
          <w:sz w:val="24"/>
        </w:rPr>
        <w:t>包含一些</w:t>
      </w:r>
      <w:r>
        <w:rPr>
          <w:rFonts w:asciiTheme="minorEastAsia" w:eastAsiaTheme="minorEastAsia" w:hAnsiTheme="minorEastAsia" w:cs="宋体" w:hint="eastAsia"/>
          <w:sz w:val="24"/>
        </w:rPr>
        <w:t>框架</w:t>
      </w:r>
      <w:r>
        <w:rPr>
          <w:rFonts w:asciiTheme="minorEastAsia" w:eastAsiaTheme="minorEastAsia" w:hAnsiTheme="minorEastAsia" w:cs="宋体"/>
          <w:sz w:val="24"/>
        </w:rPr>
        <w:t>底层抽象的接口和功能</w:t>
      </w:r>
      <w:r>
        <w:rPr>
          <w:rFonts w:asciiTheme="minorEastAsia" w:eastAsiaTheme="minorEastAsia" w:hAnsiTheme="minorEastAsia" w:cs="宋体" w:hint="eastAsia"/>
          <w:sz w:val="24"/>
        </w:rPr>
        <w:t>。</w:t>
      </w:r>
      <w:r>
        <w:rPr>
          <w:rFonts w:asciiTheme="minorEastAsia" w:eastAsiaTheme="minorEastAsia" w:hAnsiTheme="minorEastAsia" w:cs="宋体"/>
          <w:sz w:val="24"/>
        </w:rPr>
        <w:t>Hewig-client</w:t>
      </w:r>
      <w:r>
        <w:rPr>
          <w:rFonts w:asciiTheme="minorEastAsia" w:eastAsiaTheme="minorEastAsia" w:hAnsiTheme="minorEastAsia" w:cs="宋体" w:hint="eastAsia"/>
          <w:sz w:val="24"/>
        </w:rPr>
        <w:t>模块是服务</w:t>
      </w:r>
      <w:r>
        <w:rPr>
          <w:rFonts w:asciiTheme="minorEastAsia" w:eastAsiaTheme="minorEastAsia" w:hAnsiTheme="minorEastAsia" w:cs="宋体"/>
          <w:sz w:val="24"/>
        </w:rPr>
        <w:t>消费者，Hedwig-provider</w:t>
      </w:r>
      <w:r>
        <w:rPr>
          <w:rFonts w:asciiTheme="minorEastAsia" w:eastAsiaTheme="minorEastAsia" w:hAnsiTheme="minorEastAsia" w:cs="宋体" w:hint="eastAsia"/>
          <w:sz w:val="24"/>
        </w:rPr>
        <w:t>模块</w:t>
      </w:r>
      <w:r>
        <w:rPr>
          <w:rFonts w:asciiTheme="minorEastAsia" w:eastAsiaTheme="minorEastAsia" w:hAnsiTheme="minorEastAsia" w:cs="宋体"/>
          <w:sz w:val="24"/>
        </w:rPr>
        <w:t>是服务提供者。P</w:t>
      </w:r>
      <w:r>
        <w:rPr>
          <w:rFonts w:asciiTheme="minorEastAsia" w:eastAsiaTheme="minorEastAsia" w:hAnsiTheme="minorEastAsia" w:cs="宋体" w:hint="eastAsia"/>
          <w:sz w:val="24"/>
        </w:rPr>
        <w:t>hoton</w:t>
      </w:r>
      <w:r>
        <w:rPr>
          <w:rFonts w:asciiTheme="minorEastAsia" w:eastAsiaTheme="minorEastAsia" w:hAnsiTheme="minorEastAsia" w:cs="宋体"/>
          <w:sz w:val="24"/>
        </w:rPr>
        <w:t>是</w:t>
      </w:r>
      <w:r>
        <w:rPr>
          <w:rFonts w:asciiTheme="minorEastAsia" w:eastAsiaTheme="minorEastAsia" w:hAnsiTheme="minorEastAsia" w:cs="宋体" w:hint="eastAsia"/>
          <w:sz w:val="24"/>
        </w:rPr>
        <w:t>0.2版本</w:t>
      </w:r>
      <w:r>
        <w:rPr>
          <w:rFonts w:asciiTheme="minorEastAsia" w:eastAsiaTheme="minorEastAsia" w:hAnsiTheme="minorEastAsia" w:cs="宋体"/>
          <w:sz w:val="24"/>
        </w:rPr>
        <w:t>新增的一个</w:t>
      </w:r>
      <w:r>
        <w:rPr>
          <w:rFonts w:asciiTheme="minorEastAsia" w:eastAsiaTheme="minorEastAsia" w:hAnsiTheme="minorEastAsia" w:cs="宋体" w:hint="eastAsia"/>
          <w:sz w:val="24"/>
        </w:rPr>
        <w:t>模块</w:t>
      </w:r>
      <w:r>
        <w:rPr>
          <w:rFonts w:asciiTheme="minorEastAsia" w:eastAsiaTheme="minorEastAsia" w:hAnsiTheme="minorEastAsia" w:cs="宋体"/>
          <w:sz w:val="24"/>
        </w:rPr>
        <w:t>，包括</w:t>
      </w:r>
      <w:r>
        <w:rPr>
          <w:rFonts w:asciiTheme="minorEastAsia" w:eastAsiaTheme="minorEastAsia" w:hAnsiTheme="minorEastAsia" w:cs="宋体" w:hint="eastAsia"/>
          <w:sz w:val="24"/>
        </w:rPr>
        <w:t>路由</w:t>
      </w:r>
      <w:r>
        <w:rPr>
          <w:rFonts w:asciiTheme="minorEastAsia" w:eastAsiaTheme="minorEastAsia" w:hAnsiTheme="minorEastAsia" w:cs="宋体"/>
          <w:sz w:val="24"/>
        </w:rPr>
        <w:t>，负载均衡，连接池管理等功能。</w:t>
      </w:r>
    </w:p>
    <w:p w14:paraId="02D9B169" w14:textId="77777777" w:rsidR="00065A3A" w:rsidRDefault="00C41667">
      <w:pPr>
        <w:ind w:firstLineChars="400" w:firstLine="840"/>
      </w:pPr>
      <w:r>
        <w:rPr>
          <w:noProof/>
        </w:rPr>
        <w:drawing>
          <wp:inline distT="0" distB="0" distL="0" distR="0" wp14:anchorId="52E23E50" wp14:editId="4C7D6D03">
            <wp:extent cx="4008120" cy="3348990"/>
            <wp:effectExtent l="0" t="0" r="0" b="3810"/>
            <wp:docPr id="31"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内容占位符 3"/>
                    <pic:cNvPicPr>
                      <a:picLocks noChangeAspect="1"/>
                    </pic:cNvPicPr>
                  </pic:nvPicPr>
                  <pic:blipFill>
                    <a:blip r:embed="rId31"/>
                    <a:stretch>
                      <a:fillRect/>
                    </a:stretch>
                  </pic:blipFill>
                  <pic:spPr>
                    <a:xfrm>
                      <a:off x="0" y="0"/>
                      <a:ext cx="4024246" cy="3362720"/>
                    </a:xfrm>
                    <a:prstGeom prst="rect">
                      <a:avLst/>
                    </a:prstGeom>
                  </pic:spPr>
                </pic:pic>
              </a:graphicData>
            </a:graphic>
          </wp:inline>
        </w:drawing>
      </w:r>
    </w:p>
    <w:p w14:paraId="7477B08E" w14:textId="77777777" w:rsidR="00065A3A" w:rsidRDefault="00C41667">
      <w:pPr>
        <w:spacing w:line="400" w:lineRule="atLeast"/>
        <w:ind w:firstLine="420"/>
      </w:pPr>
      <w:r>
        <w:rPr>
          <w:rFonts w:hint="eastAsia"/>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图6.1  </w:t>
      </w:r>
      <w:r>
        <w:rPr>
          <w:rFonts w:ascii="楷体" w:eastAsia="楷体" w:hAnsi="楷体"/>
          <w:sz w:val="18"/>
          <w:szCs w:val="18"/>
        </w:rPr>
        <w:t>0.1.x</w:t>
      </w:r>
      <w:r>
        <w:rPr>
          <w:rFonts w:ascii="楷体" w:eastAsia="楷体" w:hAnsi="楷体" w:hint="eastAsia"/>
          <w:sz w:val="18"/>
          <w:szCs w:val="18"/>
        </w:rPr>
        <w:t>版本整体</w:t>
      </w:r>
      <w:r>
        <w:rPr>
          <w:rFonts w:ascii="楷体" w:eastAsia="楷体" w:hAnsi="楷体"/>
          <w:sz w:val="18"/>
          <w:szCs w:val="18"/>
        </w:rPr>
        <w:t>模块</w:t>
      </w:r>
    </w:p>
    <w:p w14:paraId="2EBD3D41" w14:textId="77777777" w:rsidR="00065A3A" w:rsidRDefault="00C41667">
      <w:pPr>
        <w:ind w:leftChars="250" w:left="3185" w:hangingChars="950" w:hanging="2660"/>
        <w:rPr>
          <w:rFonts w:ascii="黑体" w:eastAsia="黑体" w:hAnsi="黑体"/>
          <w:sz w:val="28"/>
          <w:szCs w:val="28"/>
        </w:rPr>
      </w:pPr>
      <w:r>
        <w:rPr>
          <w:rFonts w:ascii="黑体" w:eastAsia="黑体" w:hAnsi="黑体"/>
          <w:noProof/>
          <w:sz w:val="28"/>
          <w:szCs w:val="28"/>
        </w:rPr>
        <w:lastRenderedPageBreak/>
        <w:drawing>
          <wp:inline distT="0" distB="0" distL="0" distR="0" wp14:anchorId="02CBDFCA" wp14:editId="6254F7BC">
            <wp:extent cx="4907280" cy="4608830"/>
            <wp:effectExtent l="0" t="0" r="7620" b="12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2"/>
                    <a:stretch>
                      <a:fillRect/>
                    </a:stretch>
                  </pic:blipFill>
                  <pic:spPr>
                    <a:xfrm>
                      <a:off x="0" y="0"/>
                      <a:ext cx="4932502" cy="4633114"/>
                    </a:xfrm>
                    <a:prstGeom prst="rect">
                      <a:avLst/>
                    </a:prstGeom>
                  </pic:spPr>
                </pic:pic>
              </a:graphicData>
            </a:graphic>
          </wp:inline>
        </w:drawing>
      </w:r>
      <w:r>
        <w:rPr>
          <w:rFonts w:ascii="楷体" w:eastAsia="楷体" w:hAnsi="楷体" w:hint="eastAsia"/>
          <w:sz w:val="18"/>
          <w:szCs w:val="18"/>
        </w:rPr>
        <w:t xml:space="preserve">图6.2 </w:t>
      </w:r>
      <w:r>
        <w:rPr>
          <w:rFonts w:ascii="楷体" w:eastAsia="楷体" w:hAnsi="楷体"/>
          <w:sz w:val="18"/>
          <w:szCs w:val="18"/>
        </w:rPr>
        <w:t xml:space="preserve"> 0.2</w:t>
      </w:r>
      <w:r>
        <w:rPr>
          <w:rFonts w:ascii="楷体" w:eastAsia="楷体" w:hAnsi="楷体" w:hint="eastAsia"/>
          <w:sz w:val="18"/>
          <w:szCs w:val="18"/>
        </w:rPr>
        <w:t>.x版本整体</w:t>
      </w:r>
      <w:r>
        <w:rPr>
          <w:rFonts w:ascii="楷体" w:eastAsia="楷体" w:hAnsi="楷体"/>
          <w:sz w:val="18"/>
          <w:szCs w:val="18"/>
        </w:rPr>
        <w:t>模块</w:t>
      </w:r>
    </w:p>
    <w:p w14:paraId="2CE3BAC2" w14:textId="49F37F59" w:rsidR="00065A3A" w:rsidRDefault="00C41667">
      <w:pPr>
        <w:spacing w:line="400" w:lineRule="atLeast"/>
        <w:ind w:firstLine="420"/>
        <w:rPr>
          <w:rFonts w:asciiTheme="minorEastAsia" w:eastAsiaTheme="minorEastAsia" w:hAnsiTheme="minorEastAsia" w:cs="宋体" w:hint="eastAsia"/>
          <w:sz w:val="24"/>
        </w:rPr>
      </w:pPr>
      <w:r>
        <w:rPr>
          <w:rFonts w:asciiTheme="minorEastAsia" w:eastAsiaTheme="minorEastAsia" w:hAnsiTheme="minorEastAsia" w:cs="宋体" w:hint="eastAsia"/>
          <w:sz w:val="24"/>
        </w:rPr>
        <w:t>如</w:t>
      </w:r>
      <w:r>
        <w:rPr>
          <w:rFonts w:asciiTheme="minorEastAsia" w:eastAsiaTheme="minorEastAsia" w:hAnsiTheme="minorEastAsia" w:cs="宋体"/>
          <w:sz w:val="24"/>
        </w:rPr>
        <w:t>图</w:t>
      </w:r>
      <w:r>
        <w:rPr>
          <w:rFonts w:asciiTheme="minorEastAsia" w:eastAsiaTheme="minorEastAsia" w:hAnsiTheme="minorEastAsia" w:cs="宋体" w:hint="eastAsia"/>
          <w:sz w:val="24"/>
        </w:rPr>
        <w:t>6.3,6.4所示为</w:t>
      </w:r>
      <w:r>
        <w:rPr>
          <w:rFonts w:asciiTheme="minorEastAsia" w:eastAsiaTheme="minorEastAsia" w:hAnsiTheme="minorEastAsia" w:cs="宋体"/>
          <w:sz w:val="24"/>
        </w:rPr>
        <w:t>hedwig</w:t>
      </w:r>
      <w:r>
        <w:rPr>
          <w:rFonts w:asciiTheme="minorEastAsia" w:eastAsiaTheme="minorEastAsia" w:hAnsiTheme="minorEastAsia" w:cs="宋体" w:hint="eastAsia"/>
          <w:sz w:val="24"/>
        </w:rPr>
        <w:t>0.2版本</w:t>
      </w:r>
      <w:r>
        <w:rPr>
          <w:rFonts w:asciiTheme="minorEastAsia" w:eastAsiaTheme="minorEastAsia" w:hAnsiTheme="minorEastAsia" w:cs="宋体"/>
          <w:sz w:val="24"/>
        </w:rPr>
        <w:t>的</w:t>
      </w:r>
      <w:r>
        <w:rPr>
          <w:rFonts w:asciiTheme="minorEastAsia" w:eastAsiaTheme="minorEastAsia" w:hAnsiTheme="minorEastAsia" w:cs="宋体" w:hint="eastAsia"/>
          <w:sz w:val="24"/>
        </w:rPr>
        <w:t>客户端</w:t>
      </w:r>
      <w:r>
        <w:rPr>
          <w:rFonts w:asciiTheme="minorEastAsia" w:eastAsiaTheme="minorEastAsia" w:hAnsiTheme="minorEastAsia" w:cs="宋体"/>
          <w:sz w:val="24"/>
        </w:rPr>
        <w:t>和服务</w:t>
      </w:r>
      <w:r>
        <w:rPr>
          <w:rFonts w:asciiTheme="minorEastAsia" w:eastAsiaTheme="minorEastAsia" w:hAnsiTheme="minorEastAsia" w:cs="宋体" w:hint="eastAsia"/>
          <w:sz w:val="24"/>
        </w:rPr>
        <w:t>端各自</w:t>
      </w:r>
      <w:r>
        <w:rPr>
          <w:rFonts w:asciiTheme="minorEastAsia" w:eastAsiaTheme="minorEastAsia" w:hAnsiTheme="minorEastAsia" w:cs="宋体"/>
          <w:sz w:val="24"/>
        </w:rPr>
        <w:t>的</w:t>
      </w:r>
      <w:r w:rsidR="00D46249">
        <w:rPr>
          <w:rFonts w:asciiTheme="minorEastAsia" w:eastAsiaTheme="minorEastAsia" w:hAnsiTheme="minorEastAsia" w:cs="宋体" w:hint="eastAsia"/>
          <w:sz w:val="24"/>
        </w:rPr>
        <w:t>请求</w:t>
      </w:r>
      <w:r>
        <w:rPr>
          <w:rFonts w:asciiTheme="minorEastAsia" w:eastAsiaTheme="minorEastAsia" w:hAnsiTheme="minorEastAsia" w:cs="宋体" w:hint="eastAsia"/>
          <w:sz w:val="24"/>
        </w:rPr>
        <w:t>时序图。</w:t>
      </w:r>
      <w:r w:rsidR="0042080C">
        <w:rPr>
          <w:rFonts w:asciiTheme="minorEastAsia" w:eastAsiaTheme="minorEastAsia" w:hAnsiTheme="minorEastAsia" w:cs="宋体" w:hint="eastAsia"/>
          <w:sz w:val="24"/>
        </w:rPr>
        <w:t>通过</w:t>
      </w:r>
      <w:r w:rsidR="0042080C">
        <w:rPr>
          <w:rFonts w:asciiTheme="minorEastAsia" w:eastAsiaTheme="minorEastAsia" w:hAnsiTheme="minorEastAsia" w:cs="宋体"/>
          <w:sz w:val="24"/>
        </w:rPr>
        <w:t>这些类和</w:t>
      </w:r>
      <w:r w:rsidR="0042080C">
        <w:rPr>
          <w:rFonts w:asciiTheme="minorEastAsia" w:eastAsiaTheme="minorEastAsia" w:hAnsiTheme="minorEastAsia" w:cs="宋体" w:hint="eastAsia"/>
          <w:sz w:val="24"/>
        </w:rPr>
        <w:t>方法</w:t>
      </w:r>
      <w:r w:rsidR="0042080C">
        <w:rPr>
          <w:rFonts w:asciiTheme="minorEastAsia" w:eastAsiaTheme="minorEastAsia" w:hAnsiTheme="minorEastAsia" w:cs="宋体"/>
          <w:sz w:val="24"/>
        </w:rPr>
        <w:t>完成请求</w:t>
      </w:r>
      <w:r w:rsidR="009C1219">
        <w:rPr>
          <w:rFonts w:asciiTheme="minorEastAsia" w:eastAsiaTheme="minorEastAsia" w:hAnsiTheme="minorEastAsia" w:cs="宋体" w:hint="eastAsia"/>
          <w:sz w:val="24"/>
        </w:rPr>
        <w:t>\</w:t>
      </w:r>
      <w:r w:rsidR="0042080C">
        <w:rPr>
          <w:rFonts w:asciiTheme="minorEastAsia" w:eastAsiaTheme="minorEastAsia" w:hAnsiTheme="minorEastAsia" w:cs="宋体" w:hint="eastAsia"/>
          <w:sz w:val="24"/>
        </w:rPr>
        <w:t>响应</w:t>
      </w:r>
      <w:r w:rsidR="0021442D">
        <w:rPr>
          <w:rFonts w:asciiTheme="minorEastAsia" w:eastAsiaTheme="minorEastAsia" w:hAnsiTheme="minorEastAsia" w:cs="宋体" w:hint="eastAsia"/>
          <w:sz w:val="24"/>
        </w:rPr>
        <w:t>过程</w:t>
      </w:r>
      <w:r w:rsidR="0042080C">
        <w:rPr>
          <w:rFonts w:asciiTheme="minorEastAsia" w:eastAsiaTheme="minorEastAsia" w:hAnsiTheme="minorEastAsia" w:cs="宋体"/>
          <w:sz w:val="24"/>
        </w:rPr>
        <w:t>。</w:t>
      </w:r>
    </w:p>
    <w:p w14:paraId="37807DA4" w14:textId="77777777" w:rsidR="00065A3A" w:rsidRDefault="00C41667">
      <w:pPr>
        <w:rPr>
          <w:rFonts w:ascii="黑体" w:eastAsia="黑体" w:hAnsi="黑体"/>
          <w:sz w:val="28"/>
          <w:szCs w:val="28"/>
        </w:rPr>
      </w:pPr>
      <w:r>
        <w:rPr>
          <w:rFonts w:ascii="黑体" w:eastAsia="黑体" w:hAnsi="黑体"/>
          <w:noProof/>
          <w:sz w:val="28"/>
          <w:szCs w:val="28"/>
        </w:rPr>
        <w:drawing>
          <wp:inline distT="0" distB="0" distL="0" distR="0" wp14:anchorId="70B0DFB5" wp14:editId="4C830FA0">
            <wp:extent cx="5838190" cy="3337560"/>
            <wp:effectExtent l="0" t="0" r="0" b="0"/>
            <wp:docPr id="37"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内容占位符 3"/>
                    <pic:cNvPicPr>
                      <a:picLocks noChangeAspect="1"/>
                    </pic:cNvPicPr>
                  </pic:nvPicPr>
                  <pic:blipFill>
                    <a:blip r:embed="rId33"/>
                    <a:stretch>
                      <a:fillRect/>
                    </a:stretch>
                  </pic:blipFill>
                  <pic:spPr>
                    <a:xfrm>
                      <a:off x="0" y="0"/>
                      <a:ext cx="5841302" cy="3339093"/>
                    </a:xfrm>
                    <a:prstGeom prst="rect">
                      <a:avLst/>
                    </a:prstGeom>
                  </pic:spPr>
                </pic:pic>
              </a:graphicData>
            </a:graphic>
          </wp:inline>
        </w:drawing>
      </w:r>
    </w:p>
    <w:p w14:paraId="5760DC43" w14:textId="77777777" w:rsidR="00065A3A" w:rsidRDefault="00C41667">
      <w:pPr>
        <w:spacing w:line="400" w:lineRule="atLeast"/>
        <w:ind w:firstLine="420"/>
        <w:rPr>
          <w:rFonts w:ascii="黑体" w:eastAsia="黑体" w:hAnsi="黑体"/>
          <w:sz w:val="28"/>
          <w:szCs w:val="28"/>
        </w:rPr>
      </w:pPr>
      <w:r>
        <w:rPr>
          <w:rFonts w:ascii="黑体" w:eastAsia="黑体" w:hAnsi="黑体" w:hint="eastAsia"/>
          <w:sz w:val="28"/>
          <w:szCs w:val="28"/>
        </w:rPr>
        <w:lastRenderedPageBreak/>
        <w:t xml:space="preserve">                </w:t>
      </w:r>
      <w:r>
        <w:rPr>
          <w:rFonts w:ascii="楷体" w:eastAsia="楷体" w:hAnsi="楷体" w:hint="eastAsia"/>
          <w:sz w:val="18"/>
          <w:szCs w:val="18"/>
        </w:rPr>
        <w:t xml:space="preserve">   图6.3 </w:t>
      </w:r>
      <w:r>
        <w:rPr>
          <w:rFonts w:ascii="楷体" w:eastAsia="楷体" w:hAnsi="楷体"/>
          <w:sz w:val="18"/>
          <w:szCs w:val="18"/>
        </w:rPr>
        <w:t xml:space="preserve"> 0.2</w:t>
      </w:r>
      <w:r>
        <w:rPr>
          <w:rFonts w:ascii="楷体" w:eastAsia="楷体" w:hAnsi="楷体" w:hint="eastAsia"/>
          <w:sz w:val="18"/>
          <w:szCs w:val="18"/>
        </w:rPr>
        <w:t>.x客户端请求时序图</w:t>
      </w:r>
    </w:p>
    <w:p w14:paraId="39EECE75" w14:textId="77777777" w:rsidR="00065A3A" w:rsidRDefault="00C41667">
      <w:pPr>
        <w:rPr>
          <w:rFonts w:ascii="黑体" w:eastAsia="黑体" w:hAnsi="黑体"/>
          <w:sz w:val="28"/>
          <w:szCs w:val="28"/>
        </w:rPr>
      </w:pPr>
      <w:r>
        <w:rPr>
          <w:rFonts w:ascii="黑体" w:eastAsia="黑体" w:hAnsi="黑体"/>
          <w:noProof/>
          <w:sz w:val="28"/>
          <w:szCs w:val="28"/>
        </w:rPr>
        <w:drawing>
          <wp:inline distT="0" distB="0" distL="0" distR="0" wp14:anchorId="5AFB441E" wp14:editId="74710850">
            <wp:extent cx="5522595" cy="2796540"/>
            <wp:effectExtent l="0" t="0" r="1905" b="3810"/>
            <wp:docPr id="4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内容占位符 3"/>
                    <pic:cNvPicPr>
                      <a:picLocks noChangeAspect="1"/>
                    </pic:cNvPicPr>
                  </pic:nvPicPr>
                  <pic:blipFill>
                    <a:blip r:embed="rId34"/>
                    <a:stretch>
                      <a:fillRect/>
                    </a:stretch>
                  </pic:blipFill>
                  <pic:spPr>
                    <a:xfrm>
                      <a:off x="0" y="0"/>
                      <a:ext cx="5530121" cy="2800348"/>
                    </a:xfrm>
                    <a:prstGeom prst="rect">
                      <a:avLst/>
                    </a:prstGeom>
                  </pic:spPr>
                </pic:pic>
              </a:graphicData>
            </a:graphic>
          </wp:inline>
        </w:drawing>
      </w:r>
    </w:p>
    <w:p w14:paraId="1973295C" w14:textId="77777777" w:rsidR="00065A3A" w:rsidRDefault="00C41667">
      <w:pPr>
        <w:spacing w:line="400" w:lineRule="atLeast"/>
        <w:ind w:firstLine="420"/>
        <w:rPr>
          <w:rFonts w:ascii="楷体" w:eastAsia="楷体" w:hAnsi="楷体"/>
          <w:sz w:val="18"/>
          <w:szCs w:val="18"/>
        </w:rPr>
      </w:pPr>
      <w:r>
        <w:rPr>
          <w:rFonts w:ascii="黑体" w:eastAsia="黑体" w:hAnsi="黑体" w:hint="eastAsia"/>
          <w:sz w:val="28"/>
          <w:szCs w:val="28"/>
        </w:rPr>
        <w:t xml:space="preserve">        </w:t>
      </w:r>
      <w:r>
        <w:rPr>
          <w:rFonts w:ascii="黑体" w:eastAsia="黑体" w:hAnsi="黑体"/>
          <w:sz w:val="28"/>
          <w:szCs w:val="28"/>
        </w:rPr>
        <w:t xml:space="preserve">         </w:t>
      </w:r>
      <w:r>
        <w:rPr>
          <w:rFonts w:ascii="楷体" w:eastAsia="楷体" w:hAnsi="楷体"/>
          <w:sz w:val="18"/>
          <w:szCs w:val="18"/>
        </w:rPr>
        <w:t xml:space="preserve"> </w:t>
      </w:r>
      <w:r>
        <w:rPr>
          <w:rFonts w:ascii="楷体" w:eastAsia="楷体" w:hAnsi="楷体" w:hint="eastAsia"/>
          <w:sz w:val="18"/>
          <w:szCs w:val="18"/>
        </w:rPr>
        <w:t xml:space="preserve">图6.4 </w:t>
      </w:r>
      <w:r>
        <w:rPr>
          <w:rFonts w:ascii="楷体" w:eastAsia="楷体" w:hAnsi="楷体"/>
          <w:sz w:val="18"/>
          <w:szCs w:val="18"/>
        </w:rPr>
        <w:t xml:space="preserve"> 0.2</w:t>
      </w:r>
      <w:r>
        <w:rPr>
          <w:rFonts w:ascii="楷体" w:eastAsia="楷体" w:hAnsi="楷体" w:hint="eastAsia"/>
          <w:sz w:val="18"/>
          <w:szCs w:val="18"/>
        </w:rPr>
        <w:t>.x服务端时序图</w:t>
      </w:r>
    </w:p>
    <w:p w14:paraId="72067381" w14:textId="77777777" w:rsidR="00065A3A" w:rsidRDefault="00C41667">
      <w:pPr>
        <w:pStyle w:val="3"/>
        <w:spacing w:beforeLines="100" w:before="312" w:afterLines="100" w:after="312" w:line="415" w:lineRule="auto"/>
        <w:jc w:val="left"/>
        <w:rPr>
          <w:rFonts w:ascii="黑体" w:eastAsia="黑体" w:hAnsi="黑体"/>
          <w:b w:val="0"/>
        </w:rPr>
      </w:pPr>
      <w:bookmarkStart w:id="170" w:name="_Toc482175892"/>
      <w:bookmarkStart w:id="171" w:name="_Toc483557638"/>
      <w:r>
        <w:rPr>
          <w:rFonts w:ascii="黑体" w:eastAsia="黑体" w:hAnsi="黑体" w:hint="eastAsia"/>
          <w:b w:val="0"/>
        </w:rPr>
        <w:t>6.</w:t>
      </w:r>
      <w:r>
        <w:rPr>
          <w:rFonts w:ascii="黑体" w:eastAsia="黑体" w:hAnsi="黑体"/>
          <w:b w:val="0"/>
        </w:rPr>
        <w:t>2</w:t>
      </w:r>
      <w:r>
        <w:rPr>
          <w:rFonts w:ascii="黑体" w:eastAsia="黑体" w:hAnsi="黑体" w:hint="eastAsia"/>
          <w:b w:val="0"/>
        </w:rPr>
        <w:t xml:space="preserve"> Hedwig的</w:t>
      </w:r>
      <w:r>
        <w:rPr>
          <w:rFonts w:ascii="黑体" w:eastAsia="黑体" w:hAnsi="黑体"/>
          <w:b w:val="0"/>
        </w:rPr>
        <w:t>功能模块</w:t>
      </w:r>
      <w:r>
        <w:rPr>
          <w:rFonts w:ascii="黑体" w:eastAsia="黑体" w:hAnsi="黑体" w:hint="eastAsia"/>
          <w:b w:val="0"/>
        </w:rPr>
        <w:t>设计</w:t>
      </w:r>
      <w:bookmarkEnd w:id="170"/>
      <w:r>
        <w:rPr>
          <w:rFonts w:ascii="黑体" w:eastAsia="黑体" w:hAnsi="黑体" w:hint="eastAsia"/>
          <w:b w:val="0"/>
        </w:rPr>
        <w:t>和</w:t>
      </w:r>
      <w:r>
        <w:rPr>
          <w:rFonts w:ascii="黑体" w:eastAsia="黑体" w:hAnsi="黑体"/>
          <w:b w:val="0"/>
        </w:rPr>
        <w:t>实现</w:t>
      </w:r>
      <w:bookmarkEnd w:id="171"/>
    </w:p>
    <w:p w14:paraId="7C8A07D5" w14:textId="77777777" w:rsidR="00065A3A" w:rsidRDefault="00C41667">
      <w:r>
        <w:rPr>
          <w:rFonts w:ascii="黑体" w:eastAsia="黑体" w:hAnsi="黑体"/>
          <w:sz w:val="28"/>
          <w:szCs w:val="28"/>
        </w:rPr>
        <w:t>1. Hedwig</w:t>
      </w:r>
      <w:r>
        <w:rPr>
          <w:rFonts w:ascii="黑体" w:eastAsia="黑体" w:hAnsi="黑体" w:hint="eastAsia"/>
          <w:sz w:val="28"/>
          <w:szCs w:val="28"/>
        </w:rPr>
        <w:t>服务注册</w:t>
      </w:r>
      <w:r>
        <w:rPr>
          <w:rFonts w:ascii="黑体" w:eastAsia="黑体" w:hAnsi="黑体"/>
          <w:sz w:val="28"/>
          <w:szCs w:val="28"/>
        </w:rPr>
        <w:t>和发现</w:t>
      </w:r>
      <w:r>
        <w:rPr>
          <w:rFonts w:ascii="黑体" w:eastAsia="黑体" w:hAnsi="黑体" w:hint="eastAsia"/>
          <w:sz w:val="28"/>
          <w:szCs w:val="28"/>
        </w:rPr>
        <w:t>功能设计</w:t>
      </w:r>
    </w:p>
    <w:p w14:paraId="565B6CD7" w14:textId="77777777" w:rsidR="00065A3A" w:rsidRDefault="00C41667">
      <w:pPr>
        <w:ind w:firstLineChars="300" w:firstLine="720"/>
        <w:rPr>
          <w:rFonts w:asciiTheme="minorEastAsia" w:eastAsiaTheme="minorEastAsia" w:hAnsiTheme="minorEastAsia" w:cs="宋体"/>
          <w:kern w:val="0"/>
          <w:sz w:val="24"/>
        </w:rPr>
      </w:pPr>
      <w:r>
        <w:rPr>
          <w:rFonts w:asciiTheme="minorEastAsia" w:eastAsiaTheme="minorEastAsia" w:hAnsiTheme="minorEastAsia" w:cs="宋体"/>
          <w:noProof/>
          <w:kern w:val="0"/>
          <w:sz w:val="24"/>
        </w:rPr>
        <w:drawing>
          <wp:inline distT="0" distB="0" distL="0" distR="0" wp14:anchorId="2F58E7F7" wp14:editId="00C7AECC">
            <wp:extent cx="4318635" cy="3238500"/>
            <wp:effectExtent l="0" t="0" r="571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srcRect/>
                    <a:stretch>
                      <a:fillRect/>
                    </a:stretch>
                  </pic:blipFill>
                  <pic:spPr>
                    <a:xfrm>
                      <a:off x="0" y="0"/>
                      <a:ext cx="4341585" cy="3255405"/>
                    </a:xfrm>
                    <a:prstGeom prst="rect">
                      <a:avLst/>
                    </a:prstGeom>
                    <a:noFill/>
                    <a:ln w="9525">
                      <a:noFill/>
                      <a:miter lim="800000"/>
                      <a:headEnd/>
                      <a:tailEnd/>
                    </a:ln>
                    <a:effectLst/>
                  </pic:spPr>
                </pic:pic>
              </a:graphicData>
            </a:graphic>
          </wp:inline>
        </w:drawing>
      </w:r>
    </w:p>
    <w:p w14:paraId="0C6B54B1" w14:textId="77777777" w:rsidR="00065A3A" w:rsidRDefault="00C41667">
      <w:pPr>
        <w:spacing w:line="400" w:lineRule="atLeast"/>
        <w:ind w:firstLine="42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图6</w:t>
      </w:r>
      <w:r>
        <w:rPr>
          <w:rFonts w:ascii="楷体" w:eastAsia="楷体" w:hAnsi="楷体"/>
          <w:sz w:val="18"/>
          <w:szCs w:val="18"/>
        </w:rPr>
        <w:t>.</w:t>
      </w:r>
      <w:r>
        <w:rPr>
          <w:rFonts w:ascii="楷体" w:eastAsia="楷体" w:hAnsi="楷体" w:hint="eastAsia"/>
          <w:sz w:val="18"/>
          <w:szCs w:val="18"/>
        </w:rPr>
        <w:t>5</w:t>
      </w:r>
      <w:r>
        <w:rPr>
          <w:rFonts w:ascii="楷体" w:eastAsia="楷体" w:hAnsi="楷体"/>
          <w:sz w:val="18"/>
          <w:szCs w:val="18"/>
        </w:rPr>
        <w:t xml:space="preserve">  </w:t>
      </w:r>
      <w:r>
        <w:rPr>
          <w:rFonts w:ascii="楷体" w:eastAsia="楷体" w:hAnsi="楷体" w:hint="eastAsia"/>
          <w:sz w:val="18"/>
          <w:szCs w:val="18"/>
        </w:rPr>
        <w:t>Hedwig 服务注册</w:t>
      </w:r>
      <w:r>
        <w:rPr>
          <w:rFonts w:ascii="楷体" w:eastAsia="楷体" w:hAnsi="楷体"/>
          <w:sz w:val="18"/>
          <w:szCs w:val="18"/>
        </w:rPr>
        <w:t>和发现</w:t>
      </w:r>
    </w:p>
    <w:p w14:paraId="0C9CC2F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的客户端和服务端有</w:t>
      </w:r>
      <w:r>
        <w:rPr>
          <w:rFonts w:asciiTheme="minorEastAsia" w:eastAsiaTheme="minorEastAsia" w:hAnsiTheme="minorEastAsia" w:cs="宋体" w:hint="eastAsia"/>
          <w:sz w:val="24"/>
        </w:rPr>
        <w:t>服务</w:t>
      </w:r>
      <w:r>
        <w:rPr>
          <w:rFonts w:asciiTheme="minorEastAsia" w:eastAsiaTheme="minorEastAsia" w:hAnsiTheme="minorEastAsia" w:cs="宋体"/>
          <w:sz w:val="24"/>
        </w:rPr>
        <w:t>自动发现机制</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如图</w:t>
      </w:r>
      <w:r>
        <w:rPr>
          <w:rFonts w:asciiTheme="minorEastAsia" w:eastAsiaTheme="minorEastAsia" w:hAnsiTheme="minorEastAsia" w:cs="宋体" w:hint="eastAsia"/>
          <w:sz w:val="24"/>
        </w:rPr>
        <w:t>6.5所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74EFA40A" w14:textId="05EE9258" w:rsidR="00065A3A" w:rsidRDefault="00635F5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提供者</w:t>
      </w:r>
      <w:r w:rsidR="00C41667">
        <w:rPr>
          <w:rFonts w:asciiTheme="minorEastAsia" w:eastAsiaTheme="minorEastAsia" w:hAnsiTheme="minorEastAsia" w:cs="宋体"/>
          <w:sz w:val="24"/>
        </w:rPr>
        <w:t>在zookeeper中注册服务</w:t>
      </w:r>
      <w:r w:rsidR="00C41667">
        <w:rPr>
          <w:rFonts w:asciiTheme="minorEastAsia" w:eastAsiaTheme="minorEastAsia" w:hAnsiTheme="minorEastAsia" w:cs="宋体" w:hint="eastAsia"/>
          <w:sz w:val="24"/>
        </w:rPr>
        <w:t>，往</w:t>
      </w:r>
      <w:r w:rsidR="00C41667">
        <w:rPr>
          <w:rFonts w:asciiTheme="minorEastAsia" w:eastAsiaTheme="minorEastAsia" w:hAnsiTheme="minorEastAsia" w:cs="宋体"/>
          <w:sz w:val="24"/>
        </w:rPr>
        <w:t>zookeeper</w:t>
      </w:r>
      <w:r w:rsidR="00C41667">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目录里写</w:t>
      </w:r>
      <w:r w:rsidR="00C41667">
        <w:rPr>
          <w:rFonts w:asciiTheme="minorEastAsia" w:eastAsiaTheme="minorEastAsia" w:hAnsiTheme="minorEastAsia" w:cs="宋体" w:hint="eastAsia"/>
          <w:sz w:val="24"/>
        </w:rPr>
        <w:t>服务</w:t>
      </w:r>
      <w:r w:rsidR="00C41667">
        <w:rPr>
          <w:rFonts w:asciiTheme="minorEastAsia" w:eastAsiaTheme="minorEastAsia" w:hAnsiTheme="minorEastAsia" w:cs="宋体"/>
          <w:sz w:val="24"/>
        </w:rPr>
        <w:t>的元数</w:t>
      </w:r>
      <w:r w:rsidR="00C41667">
        <w:rPr>
          <w:rFonts w:asciiTheme="minorEastAsia" w:eastAsiaTheme="minorEastAsia" w:hAnsiTheme="minorEastAsia" w:cs="宋体"/>
          <w:sz w:val="24"/>
        </w:rPr>
        <w:lastRenderedPageBreak/>
        <w:t>据</w:t>
      </w:r>
      <w:r w:rsidR="00C41667">
        <w:rPr>
          <w:rFonts w:asciiTheme="minorEastAsia" w:eastAsiaTheme="minorEastAsia" w:hAnsiTheme="minorEastAsia" w:cs="宋体" w:hint="eastAsia"/>
          <w:sz w:val="24"/>
        </w:rPr>
        <w:t>，使用</w:t>
      </w:r>
      <w:r w:rsidR="00C41667">
        <w:rPr>
          <w:rFonts w:asciiTheme="minorEastAsia" w:eastAsiaTheme="minorEastAsia" w:hAnsiTheme="minorEastAsia" w:cs="宋体"/>
          <w:sz w:val="24"/>
        </w:rPr>
        <w:t>的是zookeeper</w:t>
      </w:r>
      <w:r w:rsidR="00C41667">
        <w:rPr>
          <w:rFonts w:asciiTheme="minorEastAsia" w:eastAsiaTheme="minorEastAsia" w:hAnsiTheme="minorEastAsia" w:cs="宋体" w:hint="eastAsia"/>
          <w:sz w:val="24"/>
        </w:rPr>
        <w:t>的临时节点。每个</w:t>
      </w:r>
      <w:r w:rsidR="0078352B">
        <w:rPr>
          <w:rFonts w:asciiTheme="minorEastAsia" w:eastAsiaTheme="minorEastAsia" w:hAnsiTheme="minorEastAsia" w:cs="宋体" w:hint="eastAsia"/>
          <w:sz w:val="24"/>
        </w:rPr>
        <w:t>服务</w:t>
      </w:r>
      <w:r w:rsidR="0078352B">
        <w:rPr>
          <w:rFonts w:asciiTheme="minorEastAsia" w:eastAsiaTheme="minorEastAsia" w:hAnsiTheme="minorEastAsia" w:cs="宋体"/>
          <w:sz w:val="24"/>
        </w:rPr>
        <w:t>提供者</w:t>
      </w:r>
      <w:r w:rsidR="00C41667">
        <w:rPr>
          <w:rFonts w:asciiTheme="minorEastAsia" w:eastAsiaTheme="minorEastAsia" w:hAnsiTheme="minorEastAsia" w:cs="宋体" w:hint="eastAsia"/>
          <w:sz w:val="24"/>
        </w:rPr>
        <w:t>正常启动之后会到Zookeeper集群进行注册，所谓注册就是在</w:t>
      </w:r>
      <w:r w:rsidR="00075FB7">
        <w:rPr>
          <w:rFonts w:asciiTheme="minorEastAsia" w:eastAsiaTheme="minorEastAsia" w:hAnsiTheme="minorEastAsia" w:cs="宋体" w:hint="eastAsia"/>
          <w:sz w:val="24"/>
        </w:rPr>
        <w:t>Zookeeper</w:t>
      </w:r>
      <w:r w:rsidR="00C41667">
        <w:rPr>
          <w:rFonts w:asciiTheme="minorEastAsia" w:eastAsiaTheme="minorEastAsia" w:hAnsiTheme="minorEastAsia" w:cs="宋体" w:hint="eastAsia"/>
          <w:sz w:val="24"/>
        </w:rPr>
        <w:t>的树形结构中生成一个znode来标明服务可用。服务</w:t>
      </w:r>
      <w:r w:rsidR="00C41667">
        <w:rPr>
          <w:rFonts w:asciiTheme="minorEastAsia" w:eastAsiaTheme="minorEastAsia" w:hAnsiTheme="minorEastAsia" w:cs="宋体"/>
          <w:sz w:val="24"/>
        </w:rPr>
        <w:t>下线</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链接断开，</w:t>
      </w:r>
      <w:r w:rsidR="00C41667">
        <w:rPr>
          <w:rFonts w:asciiTheme="minorEastAsia" w:eastAsiaTheme="minorEastAsia" w:hAnsiTheme="minorEastAsia" w:cs="宋体" w:hint="eastAsia"/>
          <w:sz w:val="24"/>
        </w:rPr>
        <w:t>临时节点会</w:t>
      </w:r>
      <w:r w:rsidR="00C41667">
        <w:rPr>
          <w:rFonts w:asciiTheme="minorEastAsia" w:eastAsiaTheme="minorEastAsia" w:hAnsiTheme="minorEastAsia" w:cs="宋体"/>
          <w:sz w:val="24"/>
        </w:rPr>
        <w:t>自动消失。</w:t>
      </w:r>
    </w:p>
    <w:p w14:paraId="28750394" w14:textId="09280930" w:rsidR="00065A3A" w:rsidRDefault="0089270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服务消费</w:t>
      </w:r>
      <w:r>
        <w:rPr>
          <w:rFonts w:asciiTheme="minorEastAsia" w:eastAsiaTheme="minorEastAsia" w:hAnsiTheme="minorEastAsia" w:cs="宋体"/>
          <w:sz w:val="24"/>
        </w:rPr>
        <w:t>者</w:t>
      </w:r>
      <w:r w:rsidR="00C41667">
        <w:rPr>
          <w:rFonts w:asciiTheme="minorEastAsia" w:eastAsiaTheme="minorEastAsia" w:hAnsiTheme="minorEastAsia" w:cs="宋体"/>
          <w:sz w:val="24"/>
        </w:rPr>
        <w:t>在zookeeper中</w:t>
      </w:r>
      <w:r w:rsidR="00C41667">
        <w:rPr>
          <w:rFonts w:asciiTheme="minorEastAsia" w:eastAsiaTheme="minorEastAsia" w:hAnsiTheme="minorEastAsia" w:cs="宋体" w:hint="eastAsia"/>
          <w:sz w:val="24"/>
        </w:rPr>
        <w:t>查询到</w:t>
      </w:r>
      <w:r w:rsidR="00C41667">
        <w:rPr>
          <w:rFonts w:asciiTheme="minorEastAsia" w:eastAsiaTheme="minorEastAsia" w:hAnsiTheme="minorEastAsia" w:cs="宋体"/>
          <w:sz w:val="24"/>
        </w:rPr>
        <w:t>服务的元数据</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然后调用服务</w:t>
      </w:r>
      <w:r w:rsidR="00C41667">
        <w:rPr>
          <w:rFonts w:asciiTheme="minorEastAsia" w:eastAsiaTheme="minorEastAsia" w:hAnsiTheme="minorEastAsia" w:cs="宋体" w:hint="eastAsia"/>
          <w:sz w:val="24"/>
        </w:rPr>
        <w:t>,并且同时watch</w:t>
      </w:r>
      <w:r w:rsidR="00C41667">
        <w:rPr>
          <w:rFonts w:asciiTheme="minorEastAsia" w:eastAsiaTheme="minorEastAsia" w:hAnsiTheme="minorEastAsia" w:cs="宋体"/>
          <w:sz w:val="24"/>
        </w:rPr>
        <w:t>住了zookeeper的</w:t>
      </w:r>
      <w:r w:rsidR="00C41667">
        <w:rPr>
          <w:rFonts w:asciiTheme="minorEastAsia" w:eastAsiaTheme="minorEastAsia" w:hAnsiTheme="minorEastAsia" w:cs="宋体" w:hint="eastAsia"/>
          <w:sz w:val="24"/>
        </w:rPr>
        <w:t>临时节点</w:t>
      </w:r>
      <w:r w:rsidR="00C41667">
        <w:rPr>
          <w:rFonts w:asciiTheme="minorEastAsia" w:eastAsiaTheme="minorEastAsia" w:hAnsiTheme="minorEastAsia" w:cs="宋体"/>
          <w:sz w:val="24"/>
        </w:rPr>
        <w:t>，订阅了这个服务。</w:t>
      </w:r>
      <w:r w:rsidR="00C41667">
        <w:rPr>
          <w:rFonts w:asciiTheme="minorEastAsia" w:eastAsiaTheme="minorEastAsia" w:hAnsiTheme="minorEastAsia" w:cs="宋体" w:hint="eastAsia"/>
          <w:sz w:val="24"/>
        </w:rPr>
        <w:t>在</w:t>
      </w:r>
      <w:r w:rsidR="00C41667">
        <w:rPr>
          <w:rFonts w:asciiTheme="minorEastAsia" w:eastAsiaTheme="minorEastAsia" w:hAnsiTheme="minorEastAsia" w:cs="宋体"/>
          <w:sz w:val="24"/>
        </w:rPr>
        <w:t>Consumer</w:t>
      </w:r>
      <w:r w:rsidR="00C41667">
        <w:rPr>
          <w:rFonts w:asciiTheme="minorEastAsia" w:eastAsiaTheme="minorEastAsia" w:hAnsiTheme="minorEastAsia" w:cs="宋体" w:hint="eastAsia"/>
          <w:sz w:val="24"/>
        </w:rPr>
        <w:t>端添加watcher监听的子节点变化，任何</w:t>
      </w:r>
      <w:r w:rsidR="000935EE">
        <w:rPr>
          <w:rFonts w:asciiTheme="minorEastAsia" w:eastAsiaTheme="minorEastAsia" w:hAnsiTheme="minorEastAsia" w:cs="宋体" w:hint="eastAsia"/>
          <w:sz w:val="24"/>
        </w:rPr>
        <w:t>服务</w:t>
      </w:r>
      <w:r w:rsidR="000935EE">
        <w:rPr>
          <w:rFonts w:asciiTheme="minorEastAsia" w:eastAsiaTheme="minorEastAsia" w:hAnsiTheme="minorEastAsia" w:cs="宋体"/>
          <w:sz w:val="24"/>
        </w:rPr>
        <w:t>提供者</w:t>
      </w:r>
      <w:r w:rsidR="00C41667">
        <w:rPr>
          <w:rFonts w:asciiTheme="minorEastAsia" w:eastAsiaTheme="minorEastAsia" w:hAnsiTheme="minorEastAsia" w:cs="宋体" w:hint="eastAsia"/>
          <w:sz w:val="24"/>
        </w:rPr>
        <w:t>节点的增减都会触发</w:t>
      </w:r>
      <w:r w:rsidR="00C41667">
        <w:rPr>
          <w:rFonts w:asciiTheme="minorEastAsia" w:eastAsiaTheme="minorEastAsia" w:hAnsiTheme="minorEastAsia" w:cs="宋体"/>
          <w:sz w:val="24"/>
        </w:rPr>
        <w:t>Locator</w:t>
      </w:r>
      <w:r w:rsidR="00C41667">
        <w:rPr>
          <w:rFonts w:asciiTheme="minorEastAsia" w:eastAsiaTheme="minorEastAsia" w:hAnsiTheme="minorEastAsia" w:cs="宋体" w:hint="eastAsia"/>
          <w:sz w:val="24"/>
        </w:rPr>
        <w:t>模块重新获取可用服务器列表。并且将新列表传递给</w:t>
      </w:r>
      <w:r w:rsidR="00617DF3">
        <w:rPr>
          <w:rFonts w:asciiTheme="minorEastAsia" w:eastAsiaTheme="minorEastAsia" w:hAnsiTheme="minorEastAsia" w:cs="宋体"/>
          <w:sz w:val="24"/>
        </w:rPr>
        <w:t>L</w:t>
      </w:r>
      <w:r w:rsidR="00C41667">
        <w:rPr>
          <w:rFonts w:asciiTheme="minorEastAsia" w:eastAsiaTheme="minorEastAsia" w:hAnsiTheme="minorEastAsia" w:cs="宋体" w:hint="eastAsia"/>
          <w:sz w:val="24"/>
        </w:rPr>
        <w:t>oad balance模块，为下次发送请求做准备。这样</w:t>
      </w:r>
      <w:r w:rsidR="00C41667">
        <w:rPr>
          <w:rFonts w:asciiTheme="minorEastAsia" w:eastAsiaTheme="minorEastAsia" w:hAnsiTheme="minorEastAsia" w:cs="宋体"/>
          <w:sz w:val="24"/>
        </w:rPr>
        <w:t>就可以感知到服务</w:t>
      </w:r>
      <w:r w:rsidR="00C41667">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下线和</w:t>
      </w:r>
      <w:r w:rsidR="00C41667">
        <w:rPr>
          <w:rFonts w:asciiTheme="minorEastAsia" w:eastAsiaTheme="minorEastAsia" w:hAnsiTheme="minorEastAsia" w:cs="宋体" w:hint="eastAsia"/>
          <w:sz w:val="24"/>
        </w:rPr>
        <w:t>上线，做到</w:t>
      </w:r>
      <w:r w:rsidR="00C41667">
        <w:rPr>
          <w:rFonts w:asciiTheme="minorEastAsia" w:eastAsiaTheme="minorEastAsia" w:hAnsiTheme="minorEastAsia" w:cs="宋体"/>
          <w:sz w:val="24"/>
        </w:rPr>
        <w:t>了</w:t>
      </w:r>
      <w:r w:rsidR="00C41667">
        <w:rPr>
          <w:rFonts w:asciiTheme="minorEastAsia" w:eastAsiaTheme="minorEastAsia" w:hAnsiTheme="minorEastAsia" w:cs="宋体" w:hint="eastAsia"/>
          <w:sz w:val="24"/>
        </w:rPr>
        <w:t>服务上</w:t>
      </w:r>
      <w:r w:rsidR="00C41667">
        <w:rPr>
          <w:rFonts w:asciiTheme="minorEastAsia" w:eastAsiaTheme="minorEastAsia" w:hAnsiTheme="minorEastAsia" w:cs="宋体"/>
          <w:sz w:val="24"/>
        </w:rPr>
        <w:t>线注册和</w:t>
      </w:r>
      <w:r w:rsidR="00C41667">
        <w:rPr>
          <w:rFonts w:asciiTheme="minorEastAsia" w:eastAsiaTheme="minorEastAsia" w:hAnsiTheme="minorEastAsia" w:cs="宋体" w:hint="eastAsia"/>
          <w:sz w:val="24"/>
        </w:rPr>
        <w:t>下线</w:t>
      </w:r>
      <w:r w:rsidR="00C41667">
        <w:rPr>
          <w:rFonts w:asciiTheme="minorEastAsia" w:eastAsiaTheme="minorEastAsia" w:hAnsiTheme="minorEastAsia" w:cs="宋体"/>
          <w:sz w:val="24"/>
        </w:rPr>
        <w:t>去注册</w:t>
      </w:r>
      <w:r w:rsidR="00C41667">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功能</w:t>
      </w:r>
      <w:r w:rsidR="00C41667">
        <w:rPr>
          <w:rFonts w:asciiTheme="minorEastAsia" w:eastAsiaTheme="minorEastAsia" w:hAnsiTheme="minorEastAsia" w:cs="宋体" w:hint="eastAsia"/>
          <w:sz w:val="24"/>
        </w:rPr>
        <w:t>。</w:t>
      </w:r>
    </w:p>
    <w:p w14:paraId="2C1706A1" w14:textId="7BA691A2"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通过</w:t>
      </w:r>
      <w:r w:rsidR="007838A8">
        <w:rPr>
          <w:rFonts w:asciiTheme="minorEastAsia" w:eastAsiaTheme="minorEastAsia" w:hAnsiTheme="minorEastAsia" w:cs="宋体"/>
          <w:sz w:val="24"/>
        </w:rPr>
        <w:t>zookeeper</w:t>
      </w:r>
      <w:r>
        <w:rPr>
          <w:rFonts w:asciiTheme="minorEastAsia" w:eastAsiaTheme="minorEastAsia" w:hAnsiTheme="minorEastAsia" w:cs="宋体" w:hint="eastAsia"/>
          <w:sz w:val="24"/>
        </w:rPr>
        <w:t>的协调，减少了客户端的配置，可以按需要添加和减少</w:t>
      </w:r>
      <w:r w:rsidR="00A57D0F">
        <w:rPr>
          <w:rFonts w:asciiTheme="minorEastAsia" w:eastAsiaTheme="minorEastAsia" w:hAnsiTheme="minorEastAsia" w:cs="宋体" w:hint="eastAsia"/>
          <w:sz w:val="24"/>
        </w:rPr>
        <w:t>服务</w:t>
      </w:r>
      <w:r w:rsidR="00A57D0F">
        <w:rPr>
          <w:rFonts w:asciiTheme="minorEastAsia" w:eastAsiaTheme="minorEastAsia" w:hAnsiTheme="minorEastAsia" w:cs="宋体"/>
          <w:sz w:val="24"/>
        </w:rPr>
        <w:t>提供者</w:t>
      </w:r>
      <w:r>
        <w:rPr>
          <w:rFonts w:asciiTheme="minorEastAsia" w:eastAsiaTheme="minorEastAsia" w:hAnsiTheme="minorEastAsia" w:cs="宋体" w:hint="eastAsia"/>
          <w:sz w:val="24"/>
        </w:rPr>
        <w:t>的数量，极大的增加整体架构的弹性。</w:t>
      </w:r>
    </w:p>
    <w:p w14:paraId="0A661B5E" w14:textId="77777777" w:rsidR="00065A3A" w:rsidRDefault="00C41667">
      <w:r>
        <w:rPr>
          <w:rFonts w:ascii="黑体" w:eastAsia="黑体" w:hAnsi="黑体"/>
          <w:sz w:val="28"/>
          <w:szCs w:val="28"/>
        </w:rPr>
        <w:t>2. Hedwig</w:t>
      </w:r>
      <w:r>
        <w:rPr>
          <w:rFonts w:ascii="黑体" w:eastAsia="黑体" w:hAnsi="黑体" w:hint="eastAsia"/>
          <w:sz w:val="28"/>
          <w:szCs w:val="28"/>
        </w:rPr>
        <w:t>动态负载</w:t>
      </w:r>
      <w:r>
        <w:rPr>
          <w:rFonts w:ascii="黑体" w:eastAsia="黑体" w:hAnsi="黑体"/>
          <w:sz w:val="28"/>
          <w:szCs w:val="28"/>
        </w:rPr>
        <w:t>均衡</w:t>
      </w:r>
      <w:r>
        <w:rPr>
          <w:rFonts w:ascii="黑体" w:eastAsia="黑体" w:hAnsi="黑体" w:hint="eastAsia"/>
          <w:sz w:val="28"/>
          <w:szCs w:val="28"/>
        </w:rPr>
        <w:t>算法设计</w:t>
      </w:r>
    </w:p>
    <w:p w14:paraId="0A34A690" w14:textId="77777777" w:rsidR="00065A3A" w:rsidRDefault="00C41667">
      <w:pPr>
        <w:pStyle w:val="af0"/>
        <w:ind w:firstLine="261"/>
      </w:pPr>
      <w:r>
        <w:tab/>
      </w:r>
      <w:r>
        <w:tab/>
      </w:r>
      <w:r>
        <w:tab/>
        <w:t>switch (type) {</w:t>
      </w:r>
    </w:p>
    <w:p w14:paraId="20E6ABBF" w14:textId="77777777" w:rsidR="00065A3A" w:rsidRDefault="00C41667">
      <w:pPr>
        <w:pStyle w:val="af0"/>
        <w:ind w:firstLine="261"/>
      </w:pPr>
      <w:r>
        <w:tab/>
      </w:r>
      <w:r>
        <w:tab/>
      </w:r>
      <w:r>
        <w:tab/>
        <w:t>case ROUNDROBIN:</w:t>
      </w:r>
    </w:p>
    <w:p w14:paraId="4C577229" w14:textId="77777777" w:rsidR="00065A3A" w:rsidRDefault="00C41667">
      <w:pPr>
        <w:pStyle w:val="af0"/>
        <w:ind w:firstLine="261"/>
      </w:pPr>
      <w:r>
        <w:tab/>
      </w:r>
      <w:r>
        <w:tab/>
      </w:r>
      <w:r>
        <w:tab/>
      </w:r>
      <w:r>
        <w:tab/>
        <w:t>balancer = new RRBalancer(routees);</w:t>
      </w:r>
    </w:p>
    <w:p w14:paraId="51C37C70" w14:textId="77777777" w:rsidR="00065A3A" w:rsidRDefault="00C41667">
      <w:pPr>
        <w:pStyle w:val="af0"/>
        <w:ind w:firstLine="261"/>
      </w:pPr>
      <w:r>
        <w:tab/>
      </w:r>
      <w:r>
        <w:tab/>
      </w:r>
      <w:r>
        <w:tab/>
      </w:r>
      <w:r>
        <w:tab/>
        <w:t>break;</w:t>
      </w:r>
    </w:p>
    <w:p w14:paraId="5389C3F5" w14:textId="77777777" w:rsidR="00065A3A" w:rsidRDefault="00C41667">
      <w:pPr>
        <w:pStyle w:val="af0"/>
        <w:ind w:firstLine="261"/>
      </w:pPr>
      <w:r>
        <w:tab/>
      </w:r>
      <w:r>
        <w:tab/>
      </w:r>
      <w:r>
        <w:tab/>
        <w:t>case CONSISTENT_HASH:</w:t>
      </w:r>
    </w:p>
    <w:p w14:paraId="672F5DBA" w14:textId="77777777" w:rsidR="00065A3A" w:rsidRDefault="00C41667">
      <w:pPr>
        <w:pStyle w:val="af0"/>
        <w:ind w:firstLine="261"/>
      </w:pPr>
      <w:r>
        <w:tab/>
      </w:r>
      <w:r>
        <w:tab/>
      </w:r>
      <w:r>
        <w:tab/>
      </w:r>
      <w:r>
        <w:tab/>
        <w:t>balancer = new CHBalancer(routees);</w:t>
      </w:r>
    </w:p>
    <w:p w14:paraId="1F2B8C9A" w14:textId="77777777" w:rsidR="00065A3A" w:rsidRDefault="00C41667">
      <w:pPr>
        <w:pStyle w:val="af0"/>
        <w:ind w:firstLine="261"/>
      </w:pPr>
      <w:r>
        <w:tab/>
      </w:r>
      <w:r>
        <w:tab/>
      </w:r>
      <w:r>
        <w:tab/>
      </w:r>
      <w:r>
        <w:tab/>
        <w:t>break;</w:t>
      </w:r>
    </w:p>
    <w:p w14:paraId="64BDB63A" w14:textId="77777777" w:rsidR="00065A3A" w:rsidRDefault="00C41667">
      <w:pPr>
        <w:pStyle w:val="af0"/>
        <w:ind w:firstLine="261"/>
      </w:pPr>
      <w:r>
        <w:tab/>
      </w:r>
      <w:r>
        <w:tab/>
      </w:r>
      <w:r>
        <w:tab/>
        <w:t>case BROADCAST:</w:t>
      </w:r>
    </w:p>
    <w:p w14:paraId="5D04B772" w14:textId="77777777" w:rsidR="00065A3A" w:rsidRDefault="00C41667">
      <w:pPr>
        <w:pStyle w:val="af0"/>
        <w:ind w:firstLine="261"/>
      </w:pPr>
      <w:r>
        <w:tab/>
      </w:r>
      <w:r>
        <w:tab/>
      </w:r>
      <w:r>
        <w:tab/>
      </w:r>
      <w:r>
        <w:tab/>
        <w:t>balancer = new BCBalancer(routees);</w:t>
      </w:r>
    </w:p>
    <w:p w14:paraId="18FE6B3B" w14:textId="77777777" w:rsidR="00065A3A" w:rsidRDefault="00C41667">
      <w:pPr>
        <w:pStyle w:val="af0"/>
        <w:ind w:firstLine="261"/>
      </w:pPr>
      <w:r>
        <w:tab/>
      </w:r>
      <w:r>
        <w:tab/>
      </w:r>
      <w:r>
        <w:tab/>
      </w:r>
      <w:r>
        <w:tab/>
        <w:t>break;</w:t>
      </w:r>
    </w:p>
    <w:p w14:paraId="73646F9A" w14:textId="77777777" w:rsidR="00065A3A" w:rsidRDefault="00C41667">
      <w:pPr>
        <w:pStyle w:val="af0"/>
        <w:ind w:firstLine="261"/>
      </w:pPr>
      <w:r>
        <w:tab/>
      </w:r>
      <w:r>
        <w:tab/>
      </w:r>
      <w:r>
        <w:tab/>
        <w:t>case LEAST_USAGE:</w:t>
      </w:r>
    </w:p>
    <w:p w14:paraId="6F1A577C" w14:textId="77777777" w:rsidR="00065A3A" w:rsidRDefault="00C41667">
      <w:pPr>
        <w:pStyle w:val="af0"/>
        <w:ind w:firstLine="261"/>
      </w:pPr>
      <w:r>
        <w:tab/>
      </w:r>
      <w:r>
        <w:tab/>
      </w:r>
      <w:r>
        <w:tab/>
      </w:r>
      <w:r>
        <w:tab/>
        <w:t>balancer = new LUBalancer(routees);</w:t>
      </w:r>
    </w:p>
    <w:p w14:paraId="609B29A7" w14:textId="77777777" w:rsidR="00065A3A" w:rsidRDefault="00C41667">
      <w:pPr>
        <w:pStyle w:val="af0"/>
        <w:ind w:firstLine="261"/>
      </w:pPr>
      <w:r>
        <w:tab/>
      </w:r>
      <w:r>
        <w:tab/>
      </w:r>
      <w:r>
        <w:tab/>
      </w:r>
      <w:r>
        <w:tab/>
        <w:t>break;</w:t>
      </w:r>
    </w:p>
    <w:p w14:paraId="3B99E461" w14:textId="77777777" w:rsidR="00065A3A" w:rsidRDefault="00C41667">
      <w:pPr>
        <w:pStyle w:val="af0"/>
        <w:ind w:firstLine="261"/>
      </w:pPr>
      <w:r>
        <w:tab/>
      </w:r>
      <w:r>
        <w:tab/>
      </w:r>
      <w:r>
        <w:tab/>
        <w:t>case WEIGHT_ROUNDROBIN:</w:t>
      </w:r>
    </w:p>
    <w:p w14:paraId="19DB289E" w14:textId="77777777" w:rsidR="00065A3A" w:rsidRDefault="00C41667">
      <w:pPr>
        <w:pStyle w:val="af0"/>
        <w:ind w:firstLine="261"/>
      </w:pPr>
      <w:r>
        <w:tab/>
      </w:r>
      <w:r>
        <w:tab/>
      </w:r>
      <w:r>
        <w:tab/>
        <w:t>default:</w:t>
      </w:r>
    </w:p>
    <w:p w14:paraId="07B204E7" w14:textId="77777777" w:rsidR="00065A3A" w:rsidRDefault="00C41667">
      <w:pPr>
        <w:pStyle w:val="af0"/>
        <w:ind w:firstLine="261"/>
      </w:pPr>
      <w:r>
        <w:tab/>
      </w:r>
      <w:r>
        <w:tab/>
      </w:r>
      <w:r>
        <w:tab/>
      </w:r>
      <w:r>
        <w:tab/>
        <w:t>balancer = new WRRBalancer(routees);</w:t>
      </w:r>
    </w:p>
    <w:p w14:paraId="5372BAAE" w14:textId="77777777" w:rsidR="00065A3A" w:rsidRDefault="00C41667">
      <w:pPr>
        <w:pStyle w:val="af0"/>
        <w:ind w:firstLine="261"/>
      </w:pPr>
      <w:r>
        <w:tab/>
      </w:r>
      <w:r>
        <w:tab/>
      </w:r>
      <w:r>
        <w:tab/>
      </w:r>
      <w:r>
        <w:tab/>
        <w:t>break;</w:t>
      </w:r>
    </w:p>
    <w:p w14:paraId="737077DB" w14:textId="77777777" w:rsidR="00065A3A" w:rsidRDefault="00C41667">
      <w:pPr>
        <w:pStyle w:val="af0"/>
        <w:ind w:firstLine="261"/>
      </w:pPr>
      <w:r>
        <w:tab/>
      </w:r>
      <w:r>
        <w:tab/>
      </w:r>
      <w:r>
        <w:tab/>
        <w:t>}</w:t>
      </w:r>
    </w:p>
    <w:p w14:paraId="3CB2F3CF"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 图</w:t>
      </w:r>
      <w:r>
        <w:rPr>
          <w:rFonts w:ascii="楷体" w:eastAsia="楷体" w:hAnsi="楷体"/>
          <w:sz w:val="18"/>
          <w:szCs w:val="18"/>
        </w:rPr>
        <w:t>6</w:t>
      </w:r>
      <w:r>
        <w:rPr>
          <w:rFonts w:ascii="楷体" w:eastAsia="楷体" w:hAnsi="楷体" w:hint="eastAsia"/>
          <w:sz w:val="18"/>
          <w:szCs w:val="18"/>
        </w:rPr>
        <w:t xml:space="preserve">.6  </w:t>
      </w:r>
      <w:r>
        <w:rPr>
          <w:rFonts w:ascii="楷体" w:eastAsia="楷体" w:hAnsi="楷体"/>
          <w:sz w:val="18"/>
          <w:szCs w:val="18"/>
        </w:rPr>
        <w:t xml:space="preserve">Hedwig </w:t>
      </w:r>
      <w:r>
        <w:rPr>
          <w:rFonts w:ascii="楷体" w:eastAsia="楷体" w:hAnsi="楷体" w:hint="eastAsia"/>
          <w:sz w:val="18"/>
          <w:szCs w:val="18"/>
        </w:rPr>
        <w:t>负载</w:t>
      </w:r>
      <w:r>
        <w:rPr>
          <w:rFonts w:ascii="楷体" w:eastAsia="楷体" w:hAnsi="楷体"/>
          <w:sz w:val="18"/>
          <w:szCs w:val="18"/>
        </w:rPr>
        <w:t>均衡算法</w:t>
      </w:r>
    </w:p>
    <w:p w14:paraId="384031B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6.6所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H</w:t>
      </w:r>
      <w:r>
        <w:rPr>
          <w:rFonts w:asciiTheme="minorEastAsia" w:eastAsiaTheme="minorEastAsia" w:hAnsiTheme="minorEastAsia" w:cs="宋体" w:hint="eastAsia"/>
          <w:sz w:val="24"/>
        </w:rPr>
        <w:t>edwig</w:t>
      </w:r>
      <w:r>
        <w:rPr>
          <w:rFonts w:asciiTheme="minorEastAsia" w:eastAsiaTheme="minorEastAsia" w:hAnsiTheme="minorEastAsia" w:cs="宋体"/>
          <w:sz w:val="24"/>
        </w:rPr>
        <w:t>实现了Round Robin</w:t>
      </w:r>
      <w:r>
        <w:rPr>
          <w:rFonts w:asciiTheme="minorEastAsia" w:eastAsiaTheme="minorEastAsia" w:hAnsiTheme="minorEastAsia" w:cs="宋体" w:hint="eastAsia"/>
          <w:sz w:val="24"/>
        </w:rPr>
        <w:t>，基于</w:t>
      </w:r>
      <w:r>
        <w:rPr>
          <w:rFonts w:asciiTheme="minorEastAsia" w:eastAsiaTheme="minorEastAsia" w:hAnsiTheme="minorEastAsia" w:cs="宋体"/>
          <w:sz w:val="24"/>
        </w:rPr>
        <w:t>权重的Round Robin</w:t>
      </w:r>
      <w:r>
        <w:rPr>
          <w:rFonts w:asciiTheme="minorEastAsia" w:eastAsiaTheme="minorEastAsia" w:hAnsiTheme="minorEastAsia" w:cs="宋体" w:hint="eastAsia"/>
          <w:sz w:val="24"/>
        </w:rPr>
        <w:t>，一致性</w:t>
      </w:r>
      <w:r>
        <w:rPr>
          <w:rFonts w:asciiTheme="minorEastAsia" w:eastAsiaTheme="minorEastAsia" w:hAnsiTheme="minorEastAsia" w:cs="宋体"/>
          <w:sz w:val="24"/>
        </w:rPr>
        <w:t>hash，</w:t>
      </w:r>
      <w:r>
        <w:rPr>
          <w:rFonts w:asciiTheme="minorEastAsia" w:eastAsiaTheme="minorEastAsia" w:hAnsiTheme="minorEastAsia" w:cs="宋体" w:hint="eastAsia"/>
          <w:sz w:val="24"/>
        </w:rPr>
        <w:t>广播</w:t>
      </w:r>
      <w:r>
        <w:rPr>
          <w:rFonts w:asciiTheme="minorEastAsia" w:eastAsiaTheme="minorEastAsia" w:hAnsiTheme="minorEastAsia" w:cs="宋体"/>
          <w:sz w:val="24"/>
        </w:rPr>
        <w:t>算法</w:t>
      </w:r>
      <w:r>
        <w:rPr>
          <w:rFonts w:asciiTheme="minorEastAsia" w:eastAsiaTheme="minorEastAsia" w:hAnsiTheme="minorEastAsia" w:cs="宋体" w:hint="eastAsia"/>
          <w:sz w:val="24"/>
        </w:rPr>
        <w:t>。默认使用</w:t>
      </w:r>
      <w:r>
        <w:rPr>
          <w:rFonts w:asciiTheme="minorEastAsia" w:eastAsiaTheme="minorEastAsia" w:hAnsiTheme="minorEastAsia" w:cs="宋体"/>
          <w:sz w:val="24"/>
        </w:rPr>
        <w:t>基于权重</w:t>
      </w:r>
      <w:r>
        <w:rPr>
          <w:rFonts w:asciiTheme="minorEastAsia" w:eastAsiaTheme="minorEastAsia" w:hAnsiTheme="minorEastAsia" w:cs="宋体" w:hint="eastAsia"/>
          <w:sz w:val="24"/>
        </w:rPr>
        <w:t>的</w:t>
      </w:r>
      <w:r>
        <w:rPr>
          <w:rFonts w:asciiTheme="minorEastAsia" w:eastAsiaTheme="minorEastAsia" w:hAnsiTheme="minorEastAsia" w:cs="宋体"/>
          <w:sz w:val="24"/>
        </w:rPr>
        <w:t>轮询</w:t>
      </w:r>
      <w:r>
        <w:rPr>
          <w:rFonts w:asciiTheme="minorEastAsia" w:eastAsiaTheme="minorEastAsia" w:hAnsiTheme="minorEastAsia" w:cs="宋体" w:hint="eastAsia"/>
          <w:sz w:val="24"/>
        </w:rPr>
        <w:t>算法</w:t>
      </w:r>
      <w:bookmarkStart w:id="172" w:name="_Toc482175895"/>
      <w:r>
        <w:rPr>
          <w:rFonts w:asciiTheme="minorEastAsia" w:eastAsiaTheme="minorEastAsia" w:hAnsiTheme="minorEastAsia" w:cs="宋体" w:hint="eastAsia"/>
          <w:sz w:val="24"/>
        </w:rPr>
        <w:t xml:space="preserve">. </w:t>
      </w:r>
      <w:bookmarkEnd w:id="172"/>
    </w:p>
    <w:p w14:paraId="11C08B2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有路由算法都以可用节点生成的环为基础，每次通过适当的方式从环中取一个或多个节点来发送请求。RoundRobin算法中，每次都取环中的下一个节点.WeightRoundRobin算法中，在构造环时根据节点的权重来决定环中节点的冗余个数。广播算法中，一次给环中的每个节点都发送请求.</w:t>
      </w:r>
    </w:p>
    <w:p w14:paraId="22A653AC" w14:textId="54015E3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6.7所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能看到</w:t>
      </w:r>
      <w:r>
        <w:rPr>
          <w:rFonts w:asciiTheme="minorEastAsia" w:eastAsiaTheme="minorEastAsia" w:hAnsiTheme="minorEastAsia" w:cs="宋体" w:hint="eastAsia"/>
          <w:sz w:val="24"/>
        </w:rPr>
        <w:t>3个服务</w:t>
      </w:r>
      <w:r>
        <w:rPr>
          <w:rFonts w:asciiTheme="minorEastAsia" w:eastAsiaTheme="minorEastAsia" w:hAnsiTheme="minorEastAsia" w:cs="宋体"/>
          <w:sz w:val="24"/>
        </w:rPr>
        <w:t>节点的调用量比较小，说明</w:t>
      </w:r>
      <w:r>
        <w:rPr>
          <w:rFonts w:asciiTheme="minorEastAsia" w:eastAsiaTheme="minorEastAsia" w:hAnsiTheme="minorEastAsia" w:cs="宋体" w:hint="eastAsia"/>
          <w:sz w:val="24"/>
        </w:rPr>
        <w:t>使用</w:t>
      </w:r>
      <w:r>
        <w:rPr>
          <w:rFonts w:asciiTheme="minorEastAsia" w:eastAsiaTheme="minorEastAsia" w:hAnsiTheme="minorEastAsia" w:cs="宋体"/>
          <w:sz w:val="24"/>
        </w:rPr>
        <w:t>的负载均衡</w:t>
      </w:r>
      <w:r>
        <w:rPr>
          <w:rFonts w:asciiTheme="minorEastAsia" w:eastAsiaTheme="minorEastAsia" w:hAnsiTheme="minorEastAsia" w:cs="宋体"/>
          <w:sz w:val="24"/>
        </w:rPr>
        <w:lastRenderedPageBreak/>
        <w:t>算法</w:t>
      </w:r>
      <w:r>
        <w:rPr>
          <w:rFonts w:asciiTheme="minorEastAsia" w:eastAsiaTheme="minorEastAsia" w:hAnsiTheme="minorEastAsia" w:cs="宋体" w:hint="eastAsia"/>
          <w:sz w:val="24"/>
        </w:rPr>
        <w:t>使得</w:t>
      </w:r>
      <w:r>
        <w:rPr>
          <w:rFonts w:asciiTheme="minorEastAsia" w:eastAsiaTheme="minorEastAsia" w:hAnsiTheme="minorEastAsia" w:cs="宋体"/>
          <w:sz w:val="24"/>
        </w:rPr>
        <w:t>调用量不是很</w:t>
      </w:r>
      <w:r>
        <w:rPr>
          <w:rFonts w:asciiTheme="minorEastAsia" w:eastAsiaTheme="minorEastAsia" w:hAnsiTheme="minorEastAsia" w:cs="宋体" w:hint="eastAsia"/>
          <w:sz w:val="24"/>
        </w:rPr>
        <w:t>均匀,</w:t>
      </w:r>
      <w:r w:rsidR="00774295">
        <w:rPr>
          <w:rFonts w:asciiTheme="minorEastAsia" w:eastAsiaTheme="minorEastAsia" w:hAnsiTheme="minorEastAsia" w:cs="宋体" w:hint="eastAsia"/>
          <w:sz w:val="24"/>
        </w:rPr>
        <w:t>所以</w:t>
      </w:r>
      <w:r>
        <w:rPr>
          <w:rFonts w:asciiTheme="minorEastAsia" w:eastAsiaTheme="minorEastAsia" w:hAnsiTheme="minorEastAsia" w:cs="宋体" w:hint="eastAsia"/>
          <w:sz w:val="24"/>
        </w:rPr>
        <w:t>可以</w:t>
      </w:r>
      <w:r w:rsidR="00774295">
        <w:rPr>
          <w:rFonts w:asciiTheme="minorEastAsia" w:eastAsiaTheme="minorEastAsia" w:hAnsiTheme="minorEastAsia" w:cs="宋体" w:hint="eastAsia"/>
          <w:sz w:val="24"/>
        </w:rPr>
        <w:t>重试</w:t>
      </w:r>
      <w:r w:rsidR="00774295">
        <w:rPr>
          <w:rFonts w:asciiTheme="minorEastAsia" w:eastAsiaTheme="minorEastAsia" w:hAnsiTheme="minorEastAsia" w:cs="宋体"/>
          <w:sz w:val="24"/>
        </w:rPr>
        <w:t>其他的</w:t>
      </w:r>
      <w:r>
        <w:rPr>
          <w:rFonts w:asciiTheme="minorEastAsia" w:eastAsiaTheme="minorEastAsia" w:hAnsiTheme="minorEastAsia" w:cs="宋体"/>
          <w:sz w:val="24"/>
        </w:rPr>
        <w:t>负载均衡算法</w:t>
      </w:r>
      <w:r>
        <w:rPr>
          <w:rFonts w:asciiTheme="minorEastAsia" w:eastAsiaTheme="minorEastAsia" w:hAnsiTheme="minorEastAsia" w:cs="宋体" w:hint="eastAsia"/>
          <w:sz w:val="24"/>
        </w:rPr>
        <w:t>。</w:t>
      </w:r>
    </w:p>
    <w:p w14:paraId="61E4A96D" w14:textId="77777777" w:rsidR="00065A3A" w:rsidRDefault="00C41667">
      <w:pPr>
        <w:spacing w:line="400" w:lineRule="atLeast"/>
        <w:ind w:firstLine="420"/>
        <w:rPr>
          <w:rFonts w:asciiTheme="minorEastAsia" w:eastAsiaTheme="minorEastAsia" w:hAnsiTheme="minorEastAsia" w:cs="宋体"/>
          <w:sz w:val="24"/>
        </w:rPr>
      </w:pPr>
      <w:r>
        <w:rPr>
          <w:noProof/>
        </w:rPr>
        <w:drawing>
          <wp:inline distT="0" distB="0" distL="0" distR="0" wp14:anchorId="07898734" wp14:editId="4214871F">
            <wp:extent cx="4990465" cy="4168140"/>
            <wp:effectExtent l="57150" t="19050" r="57785" b="990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6"/>
                    <a:stretch>
                      <a:fillRect/>
                    </a:stretch>
                  </pic:blipFill>
                  <pic:spPr>
                    <a:xfrm>
                      <a:off x="0" y="0"/>
                      <a:ext cx="4995725" cy="4172241"/>
                    </a:xfrm>
                    <a:prstGeom prst="rect">
                      <a:avLst/>
                    </a:prstGeom>
                    <a:effectLst>
                      <a:outerShdw blurRad="50800" dist="38100" dir="5400000" algn="t" rotWithShape="0">
                        <a:prstClr val="black">
                          <a:alpha val="40000"/>
                        </a:prstClr>
                      </a:outerShdw>
                    </a:effectLst>
                  </pic:spPr>
                </pic:pic>
              </a:graphicData>
            </a:graphic>
          </wp:inline>
        </w:drawing>
      </w:r>
    </w:p>
    <w:p w14:paraId="1C44A06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楷体" w:eastAsia="楷体" w:hAnsi="楷体" w:hint="eastAsia"/>
          <w:sz w:val="18"/>
          <w:szCs w:val="18"/>
        </w:rPr>
        <w:t xml:space="preserve">图6.7 </w:t>
      </w:r>
      <w:r>
        <w:rPr>
          <w:rFonts w:ascii="楷体" w:eastAsia="楷体" w:hAnsi="楷体"/>
          <w:sz w:val="18"/>
          <w:szCs w:val="18"/>
        </w:rPr>
        <w:t xml:space="preserve"> </w:t>
      </w:r>
      <w:r>
        <w:rPr>
          <w:rFonts w:ascii="楷体" w:eastAsia="楷体" w:hAnsi="楷体" w:hint="eastAsia"/>
          <w:sz w:val="18"/>
          <w:szCs w:val="18"/>
        </w:rPr>
        <w:t>负载</w:t>
      </w:r>
      <w:r>
        <w:rPr>
          <w:rFonts w:ascii="楷体" w:eastAsia="楷体" w:hAnsi="楷体"/>
          <w:sz w:val="18"/>
          <w:szCs w:val="18"/>
        </w:rPr>
        <w:t>均衡</w:t>
      </w:r>
      <w:r>
        <w:rPr>
          <w:rFonts w:ascii="楷体" w:eastAsia="楷体" w:hAnsi="楷体" w:hint="eastAsia"/>
          <w:sz w:val="18"/>
          <w:szCs w:val="18"/>
        </w:rPr>
        <w:t>监控</w:t>
      </w:r>
    </w:p>
    <w:p w14:paraId="0FCB49AC" w14:textId="77777777" w:rsidR="00065A3A" w:rsidRDefault="00C41667">
      <w:r>
        <w:rPr>
          <w:rFonts w:ascii="黑体" w:eastAsia="黑体" w:hAnsi="黑体"/>
          <w:sz w:val="28"/>
          <w:szCs w:val="28"/>
        </w:rPr>
        <w:t xml:space="preserve">3. </w:t>
      </w:r>
      <w:r>
        <w:rPr>
          <w:rFonts w:ascii="黑体" w:eastAsia="黑体" w:hAnsi="黑体" w:hint="eastAsia"/>
          <w:sz w:val="28"/>
          <w:szCs w:val="28"/>
        </w:rPr>
        <w:t>Hedwig</w:t>
      </w:r>
      <w:r>
        <w:rPr>
          <w:rFonts w:ascii="黑体" w:eastAsia="黑体" w:hAnsi="黑体"/>
          <w:sz w:val="28"/>
          <w:szCs w:val="28"/>
        </w:rPr>
        <w:t>服务路由</w:t>
      </w:r>
      <w:r>
        <w:rPr>
          <w:rFonts w:ascii="黑体" w:eastAsia="黑体" w:hAnsi="黑体" w:hint="eastAsia"/>
          <w:sz w:val="28"/>
          <w:szCs w:val="28"/>
        </w:rPr>
        <w:t>设计</w:t>
      </w:r>
    </w:p>
    <w:p w14:paraId="04D5F752" w14:textId="77777777" w:rsidR="00065A3A" w:rsidRDefault="00C41667">
      <w:pPr>
        <w:spacing w:line="400" w:lineRule="atLeast"/>
        <w:ind w:firstLine="420"/>
        <w:rPr>
          <w:rFonts w:asciiTheme="minorEastAsia" w:eastAsiaTheme="minorEastAsia" w:hAnsiTheme="minorEastAsia" w:cs="宋体"/>
          <w:sz w:val="24"/>
        </w:rPr>
      </w:pPr>
      <w:r>
        <w:rPr>
          <w:rFonts w:ascii="Wingdings" w:hAnsi="Wingdings" w:cs="Wingdings"/>
          <w:kern w:val="0"/>
          <w:sz w:val="24"/>
        </w:rPr>
        <w:t></w:t>
      </w:r>
      <w:r>
        <w:rPr>
          <w:rFonts w:asciiTheme="minorEastAsia" w:eastAsiaTheme="minorEastAsia" w:hAnsiTheme="minorEastAsia" w:cs="宋体" w:hint="eastAsia"/>
          <w:sz w:val="24"/>
        </w:rPr>
        <w:t xml:space="preserve"> </w:t>
      </w:r>
      <w:r>
        <w:rPr>
          <w:rFonts w:ascii="黑体" w:eastAsia="黑体" w:hAnsi="黑体" w:cs="宋体" w:hint="eastAsia"/>
          <w:sz w:val="28"/>
          <w:szCs w:val="28"/>
        </w:rPr>
        <w:t>基于</w:t>
      </w:r>
      <w:r>
        <w:rPr>
          <w:rFonts w:ascii="黑体" w:eastAsia="黑体" w:hAnsi="黑体" w:cs="宋体"/>
          <w:sz w:val="28"/>
          <w:szCs w:val="28"/>
        </w:rPr>
        <w:t>IP路由</w:t>
      </w:r>
    </w:p>
    <w:p w14:paraId="1F7DC23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Hedwig客户</w:t>
      </w:r>
      <w:r>
        <w:rPr>
          <w:rFonts w:asciiTheme="minorEastAsia" w:eastAsiaTheme="minorEastAsia" w:hAnsiTheme="minorEastAsia" w:cs="宋体" w:hint="eastAsia"/>
          <w:sz w:val="24"/>
        </w:rPr>
        <w:t>端里</w:t>
      </w:r>
      <w:r>
        <w:rPr>
          <w:rFonts w:asciiTheme="minorEastAsia" w:eastAsiaTheme="minorEastAsia" w:hAnsiTheme="minorEastAsia" w:cs="宋体"/>
          <w:sz w:val="24"/>
        </w:rPr>
        <w:t>可以配置</w:t>
      </w:r>
      <w:r>
        <w:rPr>
          <w:rFonts w:asciiTheme="minorEastAsia" w:eastAsiaTheme="minorEastAsia" w:hAnsiTheme="minorEastAsia" w:cs="宋体" w:hint="eastAsia"/>
          <w:sz w:val="24"/>
        </w:rPr>
        <w:t>target属性</w:t>
      </w:r>
      <w:r>
        <w:rPr>
          <w:rFonts w:asciiTheme="minorEastAsia" w:eastAsiaTheme="minorEastAsia" w:hAnsiTheme="minorEastAsia" w:cs="宋体"/>
          <w:sz w:val="24"/>
        </w:rPr>
        <w:t>，表示</w:t>
      </w:r>
      <w:r>
        <w:rPr>
          <w:rFonts w:asciiTheme="minorEastAsia" w:eastAsiaTheme="minorEastAsia" w:hAnsiTheme="minorEastAsia" w:cs="宋体" w:hint="eastAsia"/>
          <w:sz w:val="24"/>
        </w:rPr>
        <w:t>指定访问机器IP，这个</w:t>
      </w:r>
      <w:r>
        <w:rPr>
          <w:rFonts w:asciiTheme="minorEastAsia" w:eastAsiaTheme="minorEastAsia" w:hAnsiTheme="minorEastAsia" w:cs="宋体"/>
          <w:sz w:val="24"/>
        </w:rPr>
        <w:t>功能主要是给用户在本地开发</w:t>
      </w:r>
      <w:r>
        <w:rPr>
          <w:rFonts w:asciiTheme="minorEastAsia" w:eastAsiaTheme="minorEastAsia" w:hAnsiTheme="minorEastAsia" w:cs="宋体" w:hint="eastAsia"/>
          <w:sz w:val="24"/>
        </w:rPr>
        <w:t>测试时用的。</w:t>
      </w:r>
    </w:p>
    <w:p w14:paraId="3691292D" w14:textId="77777777" w:rsidR="00065A3A" w:rsidRDefault="00C41667">
      <w:pPr>
        <w:spacing w:line="400" w:lineRule="atLeast"/>
        <w:ind w:firstLine="420"/>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基于</w:t>
      </w:r>
      <w:r>
        <w:rPr>
          <w:rFonts w:ascii="黑体" w:eastAsia="黑体" w:hAnsi="黑体" w:cs="宋体"/>
          <w:sz w:val="28"/>
          <w:szCs w:val="28"/>
        </w:rPr>
        <w:t>分组路由</w:t>
      </w:r>
    </w:p>
    <w:p w14:paraId="79E571B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8</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 每个Pool的分组方式由服务提供方在发布客户端时定义，可以根据调用方需要的功能或重要级别加以区分。服务发布后把服务端节点分入预先定义的分组中，同一个节点可以属于多个分组。请求只会路由到指定分组中的节点。</w:t>
      </w:r>
    </w:p>
    <w:p w14:paraId="72489FE5" w14:textId="77777777" w:rsidR="00065A3A" w:rsidRDefault="00C41667">
      <w:pPr>
        <w:ind w:firstLineChars="150" w:firstLine="360"/>
      </w:pPr>
      <w:r>
        <w:rPr>
          <w:rFonts w:asciiTheme="minorEastAsia" w:eastAsiaTheme="minorEastAsia" w:hAnsiTheme="minorEastAsia" w:cs="Helvetica"/>
          <w:noProof/>
          <w:color w:val="333333"/>
          <w:sz w:val="24"/>
        </w:rPr>
        <w:lastRenderedPageBreak/>
        <w:drawing>
          <wp:inline distT="0" distB="0" distL="0" distR="0" wp14:anchorId="28907C34" wp14:editId="49F9A112">
            <wp:extent cx="4912995" cy="3129280"/>
            <wp:effectExtent l="0" t="0" r="9525" b="10160"/>
            <wp:docPr id="7" name="图片 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12995" cy="3149895"/>
                    </a:xfrm>
                    <a:prstGeom prst="rect">
                      <a:avLst/>
                    </a:prstGeom>
                    <a:noFill/>
                    <a:ln>
                      <a:noFill/>
                    </a:ln>
                  </pic:spPr>
                </pic:pic>
              </a:graphicData>
            </a:graphic>
          </wp:inline>
        </w:drawing>
      </w:r>
    </w:p>
    <w:p w14:paraId="672AFE5D" w14:textId="77777777" w:rsidR="00065A3A" w:rsidRDefault="00C41667">
      <w:pPr>
        <w:spacing w:line="400" w:lineRule="atLeast"/>
        <w:ind w:firstLine="420"/>
        <w:rPr>
          <w:rFonts w:ascii="楷体" w:eastAsia="楷体" w:hAnsi="楷体"/>
          <w:sz w:val="18"/>
          <w:szCs w:val="18"/>
        </w:rPr>
      </w:pPr>
      <w:r>
        <w:rPr>
          <w:rFonts w:hint="eastAsia"/>
        </w:rPr>
        <w:t xml:space="preserve">                  </w:t>
      </w:r>
      <w:r>
        <w:t xml:space="preserve">   </w:t>
      </w:r>
      <w:r>
        <w:rPr>
          <w:rFonts w:ascii="楷体" w:eastAsia="楷体" w:hAnsi="楷体" w:hint="eastAsia"/>
          <w:sz w:val="18"/>
          <w:szCs w:val="18"/>
        </w:rPr>
        <w:t>图6.8 客户端和</w:t>
      </w:r>
      <w:r>
        <w:rPr>
          <w:rFonts w:ascii="楷体" w:eastAsia="楷体" w:hAnsi="楷体"/>
          <w:sz w:val="18"/>
          <w:szCs w:val="18"/>
        </w:rPr>
        <w:t>分组的关系</w:t>
      </w:r>
    </w:p>
    <w:p w14:paraId="776D1E7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的分组可以在Detector里管理，</w:t>
      </w:r>
      <w:r>
        <w:rPr>
          <w:rFonts w:asciiTheme="minorEastAsia" w:eastAsiaTheme="minorEastAsia" w:hAnsiTheme="minorEastAsia" w:cs="宋体" w:hint="eastAsia"/>
          <w:sz w:val="24"/>
        </w:rPr>
        <w:t>并且</w:t>
      </w:r>
      <w:r>
        <w:rPr>
          <w:rFonts w:asciiTheme="minorEastAsia" w:eastAsiaTheme="minorEastAsia" w:hAnsiTheme="minorEastAsia" w:cs="宋体"/>
          <w:sz w:val="24"/>
        </w:rPr>
        <w:t>可以在分组</w:t>
      </w:r>
      <w:r>
        <w:rPr>
          <w:rFonts w:asciiTheme="minorEastAsia" w:eastAsiaTheme="minorEastAsia" w:hAnsiTheme="minorEastAsia" w:cs="宋体" w:hint="eastAsia"/>
          <w:sz w:val="24"/>
        </w:rPr>
        <w:t>里</w:t>
      </w:r>
      <w:r>
        <w:rPr>
          <w:rFonts w:asciiTheme="minorEastAsia" w:eastAsiaTheme="minorEastAsia" w:hAnsiTheme="minorEastAsia" w:cs="宋体"/>
          <w:sz w:val="24"/>
        </w:rPr>
        <w:t>添加机器。如图</w:t>
      </w:r>
      <w:r>
        <w:rPr>
          <w:rFonts w:asciiTheme="minorEastAsia" w:eastAsiaTheme="minorEastAsia" w:hAnsiTheme="minorEastAsia" w:cs="宋体" w:hint="eastAsia"/>
          <w:sz w:val="24"/>
        </w:rPr>
        <w:t>6.9,6.10所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w:t>
      </w:r>
    </w:p>
    <w:p w14:paraId="30366531" w14:textId="77777777" w:rsidR="00065A3A" w:rsidRDefault="00C41667">
      <w:pPr>
        <w:ind w:firstLineChars="50" w:firstLine="120"/>
      </w:pPr>
      <w:r>
        <w:rPr>
          <w:rFonts w:asciiTheme="minorEastAsia" w:eastAsiaTheme="minorEastAsia" w:hAnsiTheme="minorEastAsia" w:cs="Helvetica"/>
          <w:noProof/>
          <w:color w:val="333333"/>
          <w:sz w:val="24"/>
        </w:rPr>
        <w:drawing>
          <wp:inline distT="0" distB="0" distL="0" distR="0" wp14:anchorId="08A502A3" wp14:editId="3D62EB8D">
            <wp:extent cx="5006975" cy="1540510"/>
            <wp:effectExtent l="0" t="0" r="6985" b="13970"/>
            <wp:docPr id="6" name="图片 6"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06975" cy="1560785"/>
                    </a:xfrm>
                    <a:prstGeom prst="rect">
                      <a:avLst/>
                    </a:prstGeom>
                    <a:noFill/>
                    <a:ln>
                      <a:noFill/>
                    </a:ln>
                  </pic:spPr>
                </pic:pic>
              </a:graphicData>
            </a:graphic>
          </wp:inline>
        </w:drawing>
      </w:r>
    </w:p>
    <w:p w14:paraId="31D4D7DA" w14:textId="77777777" w:rsidR="00065A3A" w:rsidRDefault="00C41667">
      <w:pPr>
        <w:spacing w:line="400" w:lineRule="atLeast"/>
        <w:ind w:firstLine="420"/>
        <w:rPr>
          <w:rFonts w:ascii="楷体" w:eastAsia="楷体" w:hAnsi="楷体"/>
          <w:sz w:val="18"/>
          <w:szCs w:val="18"/>
        </w:rPr>
      </w:pPr>
      <w:r>
        <w:rPr>
          <w:rFonts w:hint="eastAsia"/>
        </w:rPr>
        <w:t xml:space="preserve">                 </w:t>
      </w:r>
      <w:r>
        <w:t xml:space="preserve">  </w:t>
      </w:r>
      <w:r>
        <w:rPr>
          <w:rFonts w:ascii="楷体" w:eastAsia="楷体" w:hAnsi="楷体" w:hint="eastAsia"/>
          <w:sz w:val="18"/>
          <w:szCs w:val="18"/>
        </w:rPr>
        <w:t>图6.9 在</w:t>
      </w:r>
      <w:r>
        <w:rPr>
          <w:rFonts w:ascii="楷体" w:eastAsia="楷体" w:hAnsi="楷体"/>
          <w:sz w:val="18"/>
          <w:szCs w:val="18"/>
        </w:rPr>
        <w:t>Detector中</w:t>
      </w:r>
      <w:r>
        <w:rPr>
          <w:rFonts w:ascii="楷体" w:eastAsia="楷体" w:hAnsi="楷体" w:hint="eastAsia"/>
          <w:sz w:val="18"/>
          <w:szCs w:val="18"/>
        </w:rPr>
        <w:t>添加分组</w:t>
      </w:r>
    </w:p>
    <w:p w14:paraId="4D6991DF" w14:textId="77777777" w:rsidR="00065A3A" w:rsidRDefault="00C41667">
      <w:pPr>
        <w:ind w:firstLineChars="50" w:firstLine="120"/>
      </w:pPr>
      <w:r>
        <w:rPr>
          <w:rFonts w:asciiTheme="minorEastAsia" w:eastAsiaTheme="minorEastAsia" w:hAnsiTheme="minorEastAsia" w:cs="Helvetica"/>
          <w:noProof/>
          <w:color w:val="333333"/>
          <w:sz w:val="24"/>
        </w:rPr>
        <w:drawing>
          <wp:inline distT="0" distB="0" distL="0" distR="0" wp14:anchorId="16F34CE1" wp14:editId="0ED90040">
            <wp:extent cx="5000625" cy="1562100"/>
            <wp:effectExtent l="0" t="0" r="13335" b="6985"/>
            <wp:docPr id="5" name="图片 5"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000625" cy="1565924"/>
                    </a:xfrm>
                    <a:prstGeom prst="rect">
                      <a:avLst/>
                    </a:prstGeom>
                    <a:noFill/>
                    <a:ln>
                      <a:noFill/>
                    </a:ln>
                  </pic:spPr>
                </pic:pic>
              </a:graphicData>
            </a:graphic>
          </wp:inline>
        </w:drawing>
      </w:r>
    </w:p>
    <w:p w14:paraId="660E0362" w14:textId="77777777" w:rsidR="00065A3A" w:rsidRDefault="00C41667">
      <w:pPr>
        <w:spacing w:line="400" w:lineRule="atLeast"/>
        <w:ind w:firstLine="420"/>
      </w:pPr>
      <w:r>
        <w:rPr>
          <w:rFonts w:hint="eastAsia"/>
        </w:rPr>
        <w:t xml:space="preserve">                  </w:t>
      </w:r>
      <w:r>
        <w:rPr>
          <w:rFonts w:ascii="楷体" w:eastAsia="楷体" w:hAnsi="楷体" w:hint="eastAsia"/>
          <w:sz w:val="18"/>
          <w:szCs w:val="18"/>
        </w:rPr>
        <w:t>图6.10 在</w:t>
      </w:r>
      <w:r>
        <w:rPr>
          <w:rFonts w:ascii="楷体" w:eastAsia="楷体" w:hAnsi="楷体"/>
          <w:sz w:val="18"/>
          <w:szCs w:val="18"/>
        </w:rPr>
        <w:t>分组中添加机器</w:t>
      </w:r>
    </w:p>
    <w:p w14:paraId="42A4AB9B" w14:textId="77777777" w:rsidR="00065A3A" w:rsidRDefault="00C41667">
      <w:r>
        <w:rPr>
          <w:rFonts w:ascii="黑体" w:eastAsia="黑体" w:hAnsi="黑体"/>
          <w:sz w:val="28"/>
          <w:szCs w:val="28"/>
        </w:rPr>
        <w:t>4. Hedwig</w:t>
      </w:r>
      <w:r>
        <w:rPr>
          <w:rFonts w:ascii="黑体" w:eastAsia="黑体" w:hAnsi="黑体" w:hint="eastAsia"/>
          <w:sz w:val="28"/>
          <w:szCs w:val="28"/>
        </w:rPr>
        <w:t>序列化</w:t>
      </w:r>
      <w:r>
        <w:rPr>
          <w:rFonts w:ascii="黑体" w:eastAsia="黑体" w:hAnsi="黑体"/>
          <w:sz w:val="28"/>
          <w:szCs w:val="28"/>
        </w:rPr>
        <w:t>和反序列化</w:t>
      </w:r>
      <w:r>
        <w:rPr>
          <w:rFonts w:ascii="黑体" w:eastAsia="黑体" w:hAnsi="黑体" w:hint="eastAsia"/>
          <w:sz w:val="28"/>
          <w:szCs w:val="28"/>
        </w:rPr>
        <w:t>实现</w:t>
      </w:r>
    </w:p>
    <w:p w14:paraId="42582D74" w14:textId="77777777" w:rsidR="00065A3A" w:rsidRDefault="00C41667">
      <w:pPr>
        <w:rPr>
          <w:rFonts w:asciiTheme="minorEastAsia" w:eastAsiaTheme="minorEastAsia" w:hAnsiTheme="minorEastAsia"/>
          <w:sz w:val="24"/>
        </w:rPr>
      </w:pPr>
      <w:r>
        <w:rPr>
          <w:rFonts w:asciiTheme="minorEastAsia" w:eastAsiaTheme="minorEastAsia" w:hAnsiTheme="minorEastAsia" w:hint="eastAsia"/>
          <w:sz w:val="24"/>
        </w:rPr>
        <w:t xml:space="preserve">   Hedwig分</w:t>
      </w:r>
      <w:r>
        <w:rPr>
          <w:rFonts w:asciiTheme="minorEastAsia" w:eastAsiaTheme="minorEastAsia" w:hAnsiTheme="minorEastAsia"/>
          <w:sz w:val="24"/>
        </w:rPr>
        <w:t>自身的序列化</w:t>
      </w:r>
      <w:r>
        <w:rPr>
          <w:rFonts w:asciiTheme="minorEastAsia" w:eastAsiaTheme="minorEastAsia" w:hAnsiTheme="minorEastAsia" w:hint="eastAsia"/>
          <w:sz w:val="24"/>
        </w:rPr>
        <w:t>和</w:t>
      </w:r>
      <w:r>
        <w:rPr>
          <w:rFonts w:asciiTheme="minorEastAsia" w:eastAsiaTheme="minorEastAsia" w:hAnsiTheme="minorEastAsia"/>
          <w:sz w:val="24"/>
        </w:rPr>
        <w:t>可扩展的序列化</w:t>
      </w:r>
      <w:r>
        <w:rPr>
          <w:rFonts w:asciiTheme="minorEastAsia" w:eastAsiaTheme="minorEastAsia" w:hAnsiTheme="minorEastAsia" w:hint="eastAsia"/>
          <w:sz w:val="24"/>
        </w:rPr>
        <w:t>，</w:t>
      </w:r>
      <w:r>
        <w:rPr>
          <w:rFonts w:asciiTheme="minorEastAsia" w:eastAsiaTheme="minorEastAsia" w:hAnsiTheme="minorEastAsia"/>
          <w:sz w:val="24"/>
        </w:rPr>
        <w:t>自身的序列化</w:t>
      </w:r>
      <w:r>
        <w:rPr>
          <w:rFonts w:asciiTheme="minorEastAsia" w:eastAsiaTheme="minorEastAsia" w:hAnsiTheme="minorEastAsia" w:hint="eastAsia"/>
          <w:sz w:val="24"/>
        </w:rPr>
        <w:t>也是</w:t>
      </w:r>
      <w:r>
        <w:rPr>
          <w:rFonts w:asciiTheme="minorEastAsia" w:eastAsiaTheme="minorEastAsia" w:hAnsiTheme="minorEastAsia"/>
          <w:sz w:val="24"/>
        </w:rPr>
        <w:t>默认的序列方式</w:t>
      </w:r>
      <w:r>
        <w:rPr>
          <w:rFonts w:asciiTheme="minorEastAsia" w:eastAsiaTheme="minorEastAsia" w:hAnsiTheme="minorEastAsia" w:hint="eastAsia"/>
          <w:sz w:val="24"/>
        </w:rPr>
        <w:t>，用户也</w:t>
      </w:r>
      <w:r>
        <w:rPr>
          <w:rFonts w:asciiTheme="minorEastAsia" w:eastAsiaTheme="minorEastAsia" w:hAnsiTheme="minorEastAsia"/>
          <w:sz w:val="24"/>
        </w:rPr>
        <w:t>可</w:t>
      </w:r>
      <w:r>
        <w:rPr>
          <w:rFonts w:asciiTheme="minorEastAsia" w:eastAsiaTheme="minorEastAsia" w:hAnsiTheme="minorEastAsia" w:cs="宋体"/>
          <w:sz w:val="24"/>
        </w:rPr>
        <w:t>以</w:t>
      </w:r>
      <w:r>
        <w:rPr>
          <w:rFonts w:asciiTheme="minorEastAsia" w:eastAsiaTheme="minorEastAsia" w:hAnsiTheme="minorEastAsia" w:cs="宋体" w:hint="eastAsia"/>
          <w:sz w:val="24"/>
        </w:rPr>
        <w:t>继承</w:t>
      </w:r>
      <w:r>
        <w:rPr>
          <w:rFonts w:asciiTheme="minorEastAsia" w:eastAsiaTheme="minorEastAsia" w:hAnsiTheme="minorEastAsia" w:cs="宋体"/>
          <w:sz w:val="24"/>
        </w:rPr>
        <w:t>HedwigCompatibleCodecProcessor自定义</w:t>
      </w:r>
      <w:r>
        <w:rPr>
          <w:rFonts w:asciiTheme="minorEastAsia" w:eastAsiaTheme="minorEastAsia" w:hAnsiTheme="minorEastAsia" w:cs="宋体" w:hint="eastAsia"/>
          <w:sz w:val="24"/>
        </w:rPr>
        <w:t>序列方式</w:t>
      </w:r>
      <w:r>
        <w:rPr>
          <w:rFonts w:asciiTheme="minorEastAsia" w:eastAsiaTheme="minorEastAsia" w:hAnsiTheme="minorEastAsia" w:cs="宋体"/>
          <w:sz w:val="24"/>
        </w:rPr>
        <w:t>。如图</w:t>
      </w:r>
      <w:r>
        <w:rPr>
          <w:rFonts w:asciiTheme="minorEastAsia" w:eastAsiaTheme="minorEastAsia" w:hAnsiTheme="minorEastAsia" w:cs="宋体" w:hint="eastAsia"/>
          <w:sz w:val="24"/>
        </w:rPr>
        <w:t>6.11,6.12所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4BD4944E" w14:textId="77777777" w:rsidR="00065A3A" w:rsidRDefault="00C41667">
      <w:pPr>
        <w:pStyle w:val="af0"/>
        <w:ind w:firstLine="261"/>
      </w:pPr>
      <w:r>
        <w:t>public class HessianCodecProcessor implements ICodecProcessor&lt;RemoteRequest&lt;InvocationContext&gt;, RemoteResponse&gt;{</w:t>
      </w:r>
    </w:p>
    <w:p w14:paraId="354A5405" w14:textId="77777777" w:rsidR="00065A3A" w:rsidRDefault="00065A3A">
      <w:pPr>
        <w:pStyle w:val="af0"/>
        <w:ind w:firstLine="261"/>
      </w:pPr>
    </w:p>
    <w:p w14:paraId="7F861BEE" w14:textId="77777777" w:rsidR="00065A3A" w:rsidRDefault="00C41667">
      <w:pPr>
        <w:pStyle w:val="af0"/>
        <w:ind w:firstLine="261"/>
      </w:pPr>
      <w:r>
        <w:t xml:space="preserve">    private static Logger logger = LoggerFactory.getLogger(HessianCodecProcessor.class);</w:t>
      </w:r>
    </w:p>
    <w:p w14:paraId="56EA6AAD" w14:textId="77777777" w:rsidR="00065A3A" w:rsidRDefault="00065A3A">
      <w:pPr>
        <w:pStyle w:val="af0"/>
        <w:ind w:firstLine="261"/>
      </w:pPr>
    </w:p>
    <w:p w14:paraId="7A0B5A5E" w14:textId="77777777" w:rsidR="00065A3A" w:rsidRDefault="00C41667">
      <w:pPr>
        <w:pStyle w:val="af0"/>
        <w:ind w:firstLine="261"/>
      </w:pPr>
      <w:r>
        <w:t xml:space="preserve">    public HessianCodecProcessor() {</w:t>
      </w:r>
    </w:p>
    <w:p w14:paraId="2096BB17" w14:textId="77777777" w:rsidR="00065A3A" w:rsidRDefault="00C41667">
      <w:pPr>
        <w:pStyle w:val="af0"/>
        <w:ind w:firstLine="261"/>
      </w:pPr>
      <w:r>
        <w:t xml:space="preserve">        byte[] bytes = this.toBinary("init");</w:t>
      </w:r>
    </w:p>
    <w:p w14:paraId="51942D68" w14:textId="77777777" w:rsidR="00065A3A" w:rsidRDefault="00C41667">
      <w:pPr>
        <w:pStyle w:val="af0"/>
        <w:ind w:firstLine="261"/>
      </w:pPr>
      <w:r>
        <w:t xml:space="preserve">        Object s = this.fromBinary(bytes);</w:t>
      </w:r>
    </w:p>
    <w:p w14:paraId="3C9ED6A2" w14:textId="77777777" w:rsidR="00065A3A" w:rsidRDefault="00C41667">
      <w:pPr>
        <w:pStyle w:val="af0"/>
        <w:ind w:firstLine="261"/>
      </w:pPr>
      <w:r>
        <w:t xml:space="preserve">    }</w:t>
      </w:r>
    </w:p>
    <w:p w14:paraId="349CD540" w14:textId="77777777" w:rsidR="00065A3A" w:rsidRDefault="00C41667">
      <w:pPr>
        <w:pStyle w:val="af0"/>
        <w:ind w:firstLine="261"/>
      </w:pPr>
      <w:r>
        <w:t xml:space="preserve">    @Override</w:t>
      </w:r>
    </w:p>
    <w:p w14:paraId="7FADCE44" w14:textId="77777777" w:rsidR="00065A3A" w:rsidRDefault="00C41667">
      <w:pPr>
        <w:pStyle w:val="af0"/>
        <w:ind w:firstLine="261"/>
      </w:pPr>
      <w:r>
        <w:t xml:space="preserve">    public byte[] reqeust2binary(RemoteRequest&lt;InvocationContext&gt; request) {</w:t>
      </w:r>
    </w:p>
    <w:p w14:paraId="49CEF49F" w14:textId="77777777" w:rsidR="00065A3A" w:rsidRDefault="00C41667">
      <w:pPr>
        <w:pStyle w:val="af0"/>
        <w:ind w:firstLine="261"/>
      </w:pPr>
      <w:r>
        <w:t xml:space="preserve">        return toBinary(request);</w:t>
      </w:r>
    </w:p>
    <w:p w14:paraId="238B6396" w14:textId="77777777" w:rsidR="00065A3A" w:rsidRDefault="00C41667">
      <w:pPr>
        <w:pStyle w:val="af0"/>
        <w:ind w:firstLine="261"/>
      </w:pPr>
      <w:r>
        <w:t xml:space="preserve">    }</w:t>
      </w:r>
    </w:p>
    <w:p w14:paraId="35783394" w14:textId="77777777" w:rsidR="00065A3A" w:rsidRDefault="00065A3A">
      <w:pPr>
        <w:pStyle w:val="af0"/>
        <w:ind w:firstLine="261"/>
      </w:pPr>
    </w:p>
    <w:p w14:paraId="5F5F968C" w14:textId="77777777" w:rsidR="00065A3A" w:rsidRDefault="00C41667">
      <w:pPr>
        <w:pStyle w:val="af0"/>
        <w:ind w:firstLine="261"/>
      </w:pPr>
      <w:r>
        <w:t xml:space="preserve">    @Override</w:t>
      </w:r>
    </w:p>
    <w:p w14:paraId="711F5445" w14:textId="77777777" w:rsidR="00065A3A" w:rsidRDefault="00C41667">
      <w:pPr>
        <w:pStyle w:val="af0"/>
        <w:ind w:firstLine="261"/>
      </w:pPr>
      <w:r>
        <w:t xml:space="preserve">    public RemoteResponse binary2respones(byte[] array) throws Throwable {</w:t>
      </w:r>
    </w:p>
    <w:p w14:paraId="59F0CBFB" w14:textId="77777777" w:rsidR="00065A3A" w:rsidRDefault="00C41667">
      <w:pPr>
        <w:pStyle w:val="af0"/>
        <w:ind w:firstLine="261"/>
      </w:pPr>
      <w:r>
        <w:t xml:space="preserve">        Object o = fromBinary(array);</w:t>
      </w:r>
    </w:p>
    <w:p w14:paraId="05CE5233" w14:textId="77777777" w:rsidR="00065A3A" w:rsidRDefault="00C41667">
      <w:pPr>
        <w:pStyle w:val="af0"/>
        <w:ind w:firstLine="261"/>
      </w:pPr>
      <w:r>
        <w:t xml:space="preserve">        return o == null ? null : (RemoteResponse) o;</w:t>
      </w:r>
    </w:p>
    <w:p w14:paraId="57342539" w14:textId="77777777" w:rsidR="00065A3A" w:rsidRDefault="00C41667">
      <w:pPr>
        <w:pStyle w:val="af0"/>
        <w:ind w:firstLine="261"/>
      </w:pPr>
      <w:r>
        <w:t xml:space="preserve">    }</w:t>
      </w:r>
    </w:p>
    <w:p w14:paraId="0684EC7A" w14:textId="77777777" w:rsidR="00065A3A" w:rsidRDefault="00065A3A">
      <w:pPr>
        <w:pStyle w:val="af0"/>
        <w:ind w:firstLine="261"/>
      </w:pPr>
    </w:p>
    <w:p w14:paraId="3470C5F5" w14:textId="77777777" w:rsidR="00065A3A" w:rsidRDefault="00C41667">
      <w:pPr>
        <w:pStyle w:val="af0"/>
        <w:ind w:firstLine="261"/>
      </w:pPr>
      <w:r>
        <w:t xml:space="preserve">    @Override</w:t>
      </w:r>
    </w:p>
    <w:p w14:paraId="65672656" w14:textId="77777777" w:rsidR="00065A3A" w:rsidRDefault="00C41667">
      <w:pPr>
        <w:pStyle w:val="af0"/>
        <w:ind w:firstLine="261"/>
      </w:pPr>
      <w:r>
        <w:t xml:space="preserve">    public byte[] respones2binary(RemoteResponse response) {</w:t>
      </w:r>
    </w:p>
    <w:p w14:paraId="4136A562" w14:textId="77777777" w:rsidR="00065A3A" w:rsidRDefault="00C41667">
      <w:pPr>
        <w:pStyle w:val="af0"/>
        <w:ind w:firstLine="261"/>
      </w:pPr>
      <w:r>
        <w:t xml:space="preserve">        return toBinary(response);</w:t>
      </w:r>
    </w:p>
    <w:p w14:paraId="687368E8" w14:textId="77777777" w:rsidR="00065A3A" w:rsidRDefault="00C41667">
      <w:pPr>
        <w:pStyle w:val="af0"/>
        <w:ind w:firstLine="261"/>
      </w:pPr>
      <w:r>
        <w:t xml:space="preserve">    }</w:t>
      </w:r>
    </w:p>
    <w:p w14:paraId="2E8C70FC" w14:textId="77777777" w:rsidR="00065A3A" w:rsidRDefault="00065A3A">
      <w:pPr>
        <w:pStyle w:val="af0"/>
        <w:ind w:firstLine="261"/>
      </w:pPr>
    </w:p>
    <w:p w14:paraId="5CD7522E" w14:textId="77777777" w:rsidR="00065A3A" w:rsidRDefault="00C41667">
      <w:pPr>
        <w:pStyle w:val="af0"/>
        <w:ind w:firstLine="261"/>
      </w:pPr>
      <w:r>
        <w:t xml:space="preserve">    @Override</w:t>
      </w:r>
    </w:p>
    <w:p w14:paraId="4B78985C" w14:textId="77777777" w:rsidR="00065A3A" w:rsidRDefault="00C41667">
      <w:pPr>
        <w:pStyle w:val="af0"/>
        <w:ind w:firstLine="261"/>
      </w:pPr>
      <w:r>
        <w:t xml:space="preserve">    public byte[] error2binary(String code, String msg, Object o) {</w:t>
      </w:r>
    </w:p>
    <w:p w14:paraId="6C79DF9B" w14:textId="77777777" w:rsidR="00065A3A" w:rsidRDefault="00C41667">
      <w:pPr>
        <w:pStyle w:val="af0"/>
        <w:ind w:firstLine="261"/>
      </w:pPr>
      <w:r>
        <w:t xml:space="preserve">        return null;</w:t>
      </w:r>
    </w:p>
    <w:p w14:paraId="1A842383" w14:textId="77777777" w:rsidR="00065A3A" w:rsidRDefault="00C41667">
      <w:pPr>
        <w:pStyle w:val="af0"/>
        <w:ind w:firstLine="261"/>
      </w:pPr>
      <w:r>
        <w:t xml:space="preserve">    }</w:t>
      </w:r>
    </w:p>
    <w:p w14:paraId="5A532923" w14:textId="77777777" w:rsidR="00065A3A" w:rsidRDefault="00065A3A">
      <w:pPr>
        <w:pStyle w:val="af0"/>
        <w:ind w:firstLine="261"/>
      </w:pPr>
    </w:p>
    <w:p w14:paraId="435E07AB" w14:textId="77777777" w:rsidR="00065A3A" w:rsidRDefault="00C41667">
      <w:pPr>
        <w:pStyle w:val="af0"/>
        <w:ind w:firstLine="261"/>
      </w:pPr>
      <w:r>
        <w:t xml:space="preserve">    @Override</w:t>
      </w:r>
    </w:p>
    <w:p w14:paraId="095910CD" w14:textId="77777777" w:rsidR="00065A3A" w:rsidRDefault="00C41667">
      <w:pPr>
        <w:pStyle w:val="af0"/>
        <w:ind w:firstLine="261"/>
      </w:pPr>
      <w:r>
        <w:t xml:space="preserve">    public RemoteRequest&lt;InvocationContext&gt; binary2request(byte[] array) {</w:t>
      </w:r>
    </w:p>
    <w:p w14:paraId="38E64E9B" w14:textId="77777777" w:rsidR="00065A3A" w:rsidRDefault="00C41667">
      <w:pPr>
        <w:pStyle w:val="af0"/>
        <w:ind w:firstLine="261"/>
      </w:pPr>
      <w:r>
        <w:t xml:space="preserve">        Object o = fromBinary(array);</w:t>
      </w:r>
    </w:p>
    <w:p w14:paraId="76626ABE" w14:textId="77777777" w:rsidR="00065A3A" w:rsidRDefault="00C41667">
      <w:pPr>
        <w:pStyle w:val="af0"/>
        <w:ind w:firstLine="261"/>
      </w:pPr>
      <w:r>
        <w:t xml:space="preserve">        return o == null ? null : (RemoteRequest&lt;InvocationContext&gt;) o;</w:t>
      </w:r>
    </w:p>
    <w:p w14:paraId="38A60471" w14:textId="77777777" w:rsidR="00065A3A" w:rsidRDefault="00C41667">
      <w:pPr>
        <w:pStyle w:val="af0"/>
        <w:ind w:firstLine="261"/>
      </w:pPr>
      <w:r>
        <w:t xml:space="preserve">    }</w:t>
      </w:r>
    </w:p>
    <w:p w14:paraId="540541FC" w14:textId="77777777" w:rsidR="00065A3A" w:rsidRDefault="00C41667">
      <w:pPr>
        <w:pStyle w:val="af0"/>
        <w:ind w:firstLine="261"/>
      </w:pPr>
      <w:r>
        <w:t>}</w:t>
      </w:r>
    </w:p>
    <w:p w14:paraId="68C13FB4"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图6.11</w:t>
      </w:r>
      <w:r>
        <w:rPr>
          <w:rFonts w:ascii="楷体" w:eastAsia="楷体" w:hAnsi="楷体"/>
          <w:sz w:val="18"/>
          <w:szCs w:val="18"/>
        </w:rPr>
        <w:t xml:space="preserve"> </w:t>
      </w:r>
      <w:r>
        <w:rPr>
          <w:rFonts w:ascii="楷体" w:eastAsia="楷体" w:hAnsi="楷体" w:hint="eastAsia"/>
          <w:sz w:val="18"/>
          <w:szCs w:val="18"/>
        </w:rPr>
        <w:t>hessian序列化</w:t>
      </w:r>
    </w:p>
    <w:p w14:paraId="58B5D074" w14:textId="77777777" w:rsidR="00065A3A" w:rsidRDefault="00C41667">
      <w:pPr>
        <w:pStyle w:val="af0"/>
        <w:ind w:firstLine="261"/>
      </w:pPr>
      <w:r>
        <w:rPr>
          <w:bCs/>
          <w:color w:val="7F0055"/>
        </w:rPr>
        <w:t>public</w:t>
      </w:r>
      <w:r>
        <w:t xml:space="preserve"> </w:t>
      </w:r>
      <w:r>
        <w:rPr>
          <w:bCs/>
          <w:color w:val="7F0055"/>
        </w:rPr>
        <w:t>class</w:t>
      </w:r>
      <w:r>
        <w:t xml:space="preserve"> HedwigCompatibleCodecProcessor </w:t>
      </w:r>
      <w:r>
        <w:rPr>
          <w:bCs/>
          <w:color w:val="7F0055"/>
        </w:rPr>
        <w:t>implements</w:t>
      </w:r>
      <w:r>
        <w:t xml:space="preserve"> ICodecProcessor&lt;RemoteRequest&lt;InvocationContext&gt;, RemoteResponse&gt; {</w:t>
      </w:r>
    </w:p>
    <w:p w14:paraId="520AD9D7" w14:textId="77777777" w:rsidR="00065A3A" w:rsidRDefault="00065A3A">
      <w:pPr>
        <w:pStyle w:val="af0"/>
        <w:ind w:firstLine="261"/>
      </w:pPr>
    </w:p>
    <w:p w14:paraId="0553F5EF" w14:textId="77777777" w:rsidR="00065A3A" w:rsidRDefault="00C41667">
      <w:pPr>
        <w:pStyle w:val="af0"/>
        <w:ind w:firstLine="261"/>
      </w:pPr>
      <w:r>
        <w:tab/>
      </w:r>
      <w:r>
        <w:rPr>
          <w:color w:val="646464"/>
        </w:rPr>
        <w:t>@Override</w:t>
      </w:r>
    </w:p>
    <w:p w14:paraId="010E89BA" w14:textId="77777777" w:rsidR="00065A3A" w:rsidRDefault="00C41667">
      <w:pPr>
        <w:pStyle w:val="af0"/>
        <w:ind w:firstLine="261"/>
      </w:pPr>
      <w:r>
        <w:tab/>
      </w:r>
      <w:r>
        <w:rPr>
          <w:bCs/>
          <w:color w:val="7F0055"/>
        </w:rPr>
        <w:t>public</w:t>
      </w:r>
      <w:r>
        <w:t xml:space="preserve"> </w:t>
      </w:r>
      <w:r>
        <w:rPr>
          <w:bCs/>
          <w:color w:val="7F0055"/>
          <w:highlight w:val="lightGray"/>
        </w:rPr>
        <w:t>byte</w:t>
      </w:r>
      <w:r>
        <w:rPr>
          <w:highlight w:val="lightGray"/>
        </w:rPr>
        <w:t>[]</w:t>
      </w:r>
      <w:r>
        <w:t xml:space="preserve"> reqeust2binary(RemoteRequest&lt;InvocationContext&gt; </w:t>
      </w:r>
      <w:r>
        <w:rPr>
          <w:color w:val="6A3E3E"/>
        </w:rPr>
        <w:t>request</w:t>
      </w:r>
      <w:r>
        <w:t>) {</w:t>
      </w:r>
    </w:p>
    <w:p w14:paraId="25C64504" w14:textId="77777777" w:rsidR="00065A3A" w:rsidRDefault="00C41667">
      <w:pPr>
        <w:pStyle w:val="af0"/>
        <w:ind w:firstLine="261"/>
      </w:pPr>
      <w:r>
        <w:t xml:space="preserve">            ...</w:t>
      </w:r>
    </w:p>
    <w:p w14:paraId="425276E2" w14:textId="77777777" w:rsidR="00065A3A" w:rsidRDefault="00C41667">
      <w:pPr>
        <w:pStyle w:val="af0"/>
        <w:ind w:firstLine="261"/>
      </w:pPr>
      <w:r>
        <w:tab/>
      </w:r>
      <w:r>
        <w:tab/>
      </w:r>
      <w:r>
        <w:tab/>
      </w:r>
      <w:r>
        <w:rPr>
          <w:color w:val="6A3E3E"/>
        </w:rPr>
        <w:t>out</w:t>
      </w:r>
      <w:r>
        <w:t>.call(</w:t>
      </w:r>
      <w:r>
        <w:rPr>
          <w:color w:val="6A3E3E"/>
        </w:rPr>
        <w:t>request</w:t>
      </w:r>
      <w:r>
        <w:t xml:space="preserve">.getMangleName(), </w:t>
      </w:r>
      <w:r>
        <w:rPr>
          <w:color w:val="6A3E3E"/>
        </w:rPr>
        <w:t>request</w:t>
      </w:r>
      <w:r>
        <w:t xml:space="preserve">.getParameters(), </w:t>
      </w:r>
      <w:r>
        <w:rPr>
          <w:color w:val="6A3E3E"/>
        </w:rPr>
        <w:t>request</w:t>
      </w:r>
      <w:r>
        <w:t>.getContext());</w:t>
      </w:r>
    </w:p>
    <w:p w14:paraId="70A78591" w14:textId="77777777" w:rsidR="00065A3A" w:rsidRDefault="00C41667">
      <w:pPr>
        <w:pStyle w:val="af0"/>
        <w:ind w:firstLine="261"/>
      </w:pPr>
      <w:r>
        <w:tab/>
      </w:r>
      <w:r>
        <w:tab/>
      </w:r>
      <w:r>
        <w:tab/>
      </w:r>
      <w:r>
        <w:rPr>
          <w:bCs/>
          <w:color w:val="7F0055"/>
          <w:highlight w:val="lightGray"/>
        </w:rPr>
        <w:t>return</w:t>
      </w:r>
      <w:r>
        <w:rPr>
          <w:highlight w:val="lightGray"/>
        </w:rPr>
        <w:t xml:space="preserve"> array;</w:t>
      </w:r>
    </w:p>
    <w:p w14:paraId="65BBFC84" w14:textId="77777777" w:rsidR="00065A3A" w:rsidRDefault="00C41667">
      <w:pPr>
        <w:pStyle w:val="af0"/>
        <w:ind w:firstLine="261"/>
      </w:pPr>
      <w:r>
        <w:tab/>
        <w:t>}</w:t>
      </w:r>
    </w:p>
    <w:p w14:paraId="77D34312" w14:textId="77777777" w:rsidR="00065A3A" w:rsidRDefault="00065A3A">
      <w:pPr>
        <w:pStyle w:val="af0"/>
        <w:ind w:firstLine="261"/>
      </w:pPr>
    </w:p>
    <w:p w14:paraId="7EC0F1B0" w14:textId="77777777" w:rsidR="00065A3A" w:rsidRDefault="00C41667">
      <w:pPr>
        <w:pStyle w:val="af0"/>
        <w:ind w:firstLine="261"/>
      </w:pPr>
      <w:r>
        <w:tab/>
      </w:r>
      <w:r>
        <w:rPr>
          <w:color w:val="646464"/>
        </w:rPr>
        <w:t>@Override</w:t>
      </w:r>
    </w:p>
    <w:p w14:paraId="4B04D95C" w14:textId="77777777" w:rsidR="00065A3A" w:rsidRDefault="00C41667">
      <w:pPr>
        <w:pStyle w:val="af0"/>
        <w:ind w:firstLine="261"/>
      </w:pPr>
      <w:r>
        <w:tab/>
      </w:r>
      <w:r>
        <w:rPr>
          <w:bCs/>
          <w:color w:val="7F0055"/>
        </w:rPr>
        <w:t>public</w:t>
      </w:r>
      <w:r>
        <w:t xml:space="preserve"> RemoteRequest&lt;InvocationContext&gt; binary2request(</w:t>
      </w:r>
      <w:r>
        <w:rPr>
          <w:bCs/>
          <w:color w:val="7F0055"/>
        </w:rPr>
        <w:t>byte</w:t>
      </w:r>
      <w:r>
        <w:t xml:space="preserve">[] </w:t>
      </w:r>
      <w:r>
        <w:rPr>
          <w:color w:val="6A3E3E"/>
        </w:rPr>
        <w:t>array</w:t>
      </w:r>
      <w:r>
        <w:t>) {</w:t>
      </w:r>
    </w:p>
    <w:p w14:paraId="141371F8" w14:textId="77777777" w:rsidR="00065A3A" w:rsidRDefault="00C41667">
      <w:pPr>
        <w:pStyle w:val="af0"/>
        <w:ind w:firstLine="261"/>
      </w:pPr>
      <w:r>
        <w:t xml:space="preserve">            ...</w:t>
      </w:r>
    </w:p>
    <w:p w14:paraId="4907FEE0" w14:textId="77777777" w:rsidR="00065A3A" w:rsidRDefault="00C41667">
      <w:pPr>
        <w:pStyle w:val="af0"/>
        <w:ind w:firstLine="261"/>
      </w:pPr>
      <w:r>
        <w:tab/>
      </w:r>
      <w:r>
        <w:tab/>
      </w:r>
      <w:r>
        <w:tab/>
        <w:t xml:space="preserve">HedwigHessianInput </w:t>
      </w:r>
      <w:r>
        <w:rPr>
          <w:color w:val="6A3E3E"/>
        </w:rPr>
        <w:t>in</w:t>
      </w:r>
      <w:r>
        <w:t xml:space="preserve"> = </w:t>
      </w:r>
      <w:r>
        <w:rPr>
          <w:bCs/>
          <w:color w:val="7F0055"/>
        </w:rPr>
        <w:t>new</w:t>
      </w:r>
      <w:r>
        <w:t xml:space="preserve"> HedwigHessianInput(bis);</w:t>
      </w:r>
    </w:p>
    <w:p w14:paraId="52C9B1AA" w14:textId="77777777" w:rsidR="00065A3A" w:rsidRDefault="00C41667">
      <w:pPr>
        <w:pStyle w:val="af0"/>
        <w:ind w:firstLine="261"/>
      </w:pPr>
      <w:r>
        <w:tab/>
      </w:r>
      <w:r>
        <w:tab/>
      </w:r>
      <w:r>
        <w:tab/>
        <w:t xml:space="preserve">o = </w:t>
      </w:r>
      <w:r>
        <w:rPr>
          <w:color w:val="6A3E3E"/>
        </w:rPr>
        <w:t>in</w:t>
      </w:r>
      <w:r>
        <w:t>.readObject();</w:t>
      </w:r>
    </w:p>
    <w:p w14:paraId="1EB19BE1" w14:textId="77777777" w:rsidR="00065A3A" w:rsidRDefault="00C41667">
      <w:pPr>
        <w:pStyle w:val="af0"/>
        <w:ind w:firstLine="261"/>
      </w:pPr>
      <w:r>
        <w:tab/>
      </w:r>
      <w:r>
        <w:tab/>
      </w:r>
      <w:r>
        <w:tab/>
      </w:r>
      <w:r>
        <w:rPr>
          <w:bCs/>
          <w:color w:val="7F0055"/>
        </w:rPr>
        <w:t>return</w:t>
      </w:r>
      <w:r>
        <w:t xml:space="preserve"> (RemoteRequest&lt;InvocationContext&gt;) o;</w:t>
      </w:r>
    </w:p>
    <w:p w14:paraId="1EB5C767" w14:textId="77777777" w:rsidR="00065A3A" w:rsidRDefault="00C41667">
      <w:pPr>
        <w:pStyle w:val="af0"/>
        <w:ind w:firstLine="261"/>
      </w:pPr>
      <w:r>
        <w:tab/>
        <w:t>}</w:t>
      </w:r>
    </w:p>
    <w:p w14:paraId="3EAF8AE4" w14:textId="77777777" w:rsidR="00065A3A" w:rsidRDefault="00065A3A">
      <w:pPr>
        <w:pStyle w:val="af0"/>
        <w:ind w:firstLine="261"/>
      </w:pPr>
    </w:p>
    <w:p w14:paraId="6F7029D0" w14:textId="77777777" w:rsidR="00065A3A" w:rsidRDefault="00C41667">
      <w:pPr>
        <w:pStyle w:val="af0"/>
        <w:ind w:firstLine="261"/>
      </w:pPr>
      <w:r>
        <w:tab/>
      </w:r>
      <w:r>
        <w:rPr>
          <w:color w:val="646464"/>
        </w:rPr>
        <w:t>@Override</w:t>
      </w:r>
    </w:p>
    <w:p w14:paraId="3D00FA5D" w14:textId="77777777" w:rsidR="00065A3A" w:rsidRDefault="00C41667">
      <w:pPr>
        <w:pStyle w:val="af0"/>
        <w:ind w:firstLine="261"/>
      </w:pPr>
      <w:r>
        <w:tab/>
      </w:r>
      <w:r>
        <w:rPr>
          <w:bCs/>
          <w:color w:val="7F0055"/>
        </w:rPr>
        <w:t>public</w:t>
      </w:r>
      <w:r>
        <w:t xml:space="preserve"> </w:t>
      </w:r>
      <w:r>
        <w:rPr>
          <w:bCs/>
          <w:color w:val="7F0055"/>
        </w:rPr>
        <w:t>byte</w:t>
      </w:r>
      <w:r>
        <w:t xml:space="preserve">[] respones2binary(RemoteResponse </w:t>
      </w:r>
      <w:r>
        <w:rPr>
          <w:color w:val="6A3E3E"/>
        </w:rPr>
        <w:t>obj</w:t>
      </w:r>
      <w:r>
        <w:t>) {</w:t>
      </w:r>
    </w:p>
    <w:p w14:paraId="6991878B" w14:textId="77777777" w:rsidR="00065A3A" w:rsidRDefault="00C41667">
      <w:pPr>
        <w:pStyle w:val="af0"/>
        <w:ind w:firstLine="261"/>
      </w:pPr>
      <w:r>
        <w:tab/>
      </w:r>
      <w:r>
        <w:tab/>
      </w:r>
      <w:r>
        <w:tab/>
        <w:t xml:space="preserve">ByteArrayOutputStream </w:t>
      </w:r>
      <w:r>
        <w:rPr>
          <w:color w:val="6A3E3E"/>
        </w:rPr>
        <w:t>baos</w:t>
      </w:r>
      <w:r>
        <w:t xml:space="preserve"> = </w:t>
      </w:r>
      <w:r>
        <w:rPr>
          <w:bCs/>
          <w:color w:val="7F0055"/>
        </w:rPr>
        <w:t>new</w:t>
      </w:r>
      <w:r>
        <w:t xml:space="preserve"> ByteArrayOutputStream();</w:t>
      </w:r>
    </w:p>
    <w:p w14:paraId="0F09BD76" w14:textId="77777777" w:rsidR="00065A3A" w:rsidRDefault="00C41667">
      <w:pPr>
        <w:pStyle w:val="af0"/>
        <w:ind w:firstLine="261"/>
      </w:pPr>
      <w:r>
        <w:tab/>
      </w:r>
      <w:r>
        <w:tab/>
      </w:r>
      <w:r>
        <w:tab/>
        <w:t xml:space="preserve">HedwigHessianOutput </w:t>
      </w:r>
      <w:r>
        <w:rPr>
          <w:color w:val="6A3E3E"/>
        </w:rPr>
        <w:t>out</w:t>
      </w:r>
      <w:r>
        <w:t xml:space="preserve"> = </w:t>
      </w:r>
      <w:r>
        <w:rPr>
          <w:bCs/>
          <w:color w:val="7F0055"/>
        </w:rPr>
        <w:t>new</w:t>
      </w:r>
      <w:r>
        <w:t xml:space="preserve"> HedwigHessianOutput(</w:t>
      </w:r>
      <w:r>
        <w:rPr>
          <w:color w:val="6A3E3E"/>
        </w:rPr>
        <w:t>baos</w:t>
      </w:r>
      <w:r>
        <w:t>);</w:t>
      </w:r>
    </w:p>
    <w:p w14:paraId="03B602CE" w14:textId="77777777" w:rsidR="00065A3A" w:rsidRDefault="00065A3A">
      <w:pPr>
        <w:pStyle w:val="af0"/>
        <w:ind w:firstLine="261"/>
      </w:pPr>
    </w:p>
    <w:p w14:paraId="78964F61" w14:textId="77777777" w:rsidR="00065A3A" w:rsidRDefault="00C41667">
      <w:pPr>
        <w:pStyle w:val="af0"/>
        <w:ind w:firstLine="261"/>
      </w:pPr>
      <w:r>
        <w:tab/>
      </w:r>
      <w:r>
        <w:tab/>
      </w:r>
      <w:r>
        <w:tab/>
        <w:t xml:space="preserve">array = </w:t>
      </w:r>
      <w:r>
        <w:rPr>
          <w:color w:val="6A3E3E"/>
        </w:rPr>
        <w:t>baos</w:t>
      </w:r>
      <w:r>
        <w:t>.toByteArray();</w:t>
      </w:r>
    </w:p>
    <w:p w14:paraId="3970456F" w14:textId="77777777" w:rsidR="00065A3A" w:rsidRDefault="00065A3A">
      <w:pPr>
        <w:pStyle w:val="af0"/>
        <w:ind w:firstLine="261"/>
      </w:pPr>
    </w:p>
    <w:p w14:paraId="23247D48" w14:textId="77777777" w:rsidR="00065A3A" w:rsidRDefault="00C41667">
      <w:pPr>
        <w:pStyle w:val="af0"/>
        <w:ind w:firstLine="261"/>
      </w:pPr>
      <w:r>
        <w:tab/>
      </w:r>
      <w:r>
        <w:tab/>
      </w:r>
      <w:r>
        <w:tab/>
      </w:r>
      <w:r>
        <w:rPr>
          <w:bCs/>
          <w:color w:val="7F0055"/>
        </w:rPr>
        <w:t>return</w:t>
      </w:r>
      <w:r>
        <w:t xml:space="preserve"> array;</w:t>
      </w:r>
    </w:p>
    <w:p w14:paraId="49E6F159" w14:textId="77777777" w:rsidR="00065A3A" w:rsidRDefault="00C41667">
      <w:pPr>
        <w:pStyle w:val="af0"/>
        <w:ind w:firstLine="261"/>
      </w:pPr>
      <w:r>
        <w:tab/>
        <w:t>}</w:t>
      </w:r>
    </w:p>
    <w:p w14:paraId="3BC5B408" w14:textId="77777777" w:rsidR="00065A3A" w:rsidRDefault="00065A3A">
      <w:pPr>
        <w:pStyle w:val="af0"/>
        <w:ind w:firstLine="261"/>
      </w:pPr>
    </w:p>
    <w:p w14:paraId="2A986270" w14:textId="77777777" w:rsidR="00065A3A" w:rsidRDefault="00C41667">
      <w:pPr>
        <w:pStyle w:val="af0"/>
        <w:ind w:firstLine="261"/>
      </w:pPr>
      <w:r>
        <w:tab/>
      </w:r>
      <w:r>
        <w:rPr>
          <w:color w:val="646464"/>
        </w:rPr>
        <w:t>@Override</w:t>
      </w:r>
    </w:p>
    <w:p w14:paraId="330519C3" w14:textId="77777777" w:rsidR="00065A3A" w:rsidRDefault="00C41667">
      <w:pPr>
        <w:pStyle w:val="af0"/>
        <w:ind w:firstLine="261"/>
      </w:pPr>
      <w:r>
        <w:tab/>
      </w:r>
      <w:r>
        <w:rPr>
          <w:bCs/>
          <w:color w:val="7F0055"/>
        </w:rPr>
        <w:t>public</w:t>
      </w:r>
      <w:r>
        <w:t xml:space="preserve"> RemoteResponse binary2respones(</w:t>
      </w:r>
      <w:r>
        <w:rPr>
          <w:bCs/>
          <w:color w:val="7F0055"/>
        </w:rPr>
        <w:t>byte</w:t>
      </w:r>
      <w:r>
        <w:t xml:space="preserve">[] </w:t>
      </w:r>
      <w:r>
        <w:rPr>
          <w:color w:val="6A3E3E"/>
        </w:rPr>
        <w:t>array</w:t>
      </w:r>
      <w:r>
        <w:t xml:space="preserve">) </w:t>
      </w:r>
      <w:r>
        <w:rPr>
          <w:bCs/>
          <w:color w:val="7F0055"/>
        </w:rPr>
        <w:t>throws</w:t>
      </w:r>
      <w:r>
        <w:t xml:space="preserve"> Throwable {</w:t>
      </w:r>
    </w:p>
    <w:p w14:paraId="65BA14B8" w14:textId="77777777" w:rsidR="00065A3A" w:rsidRDefault="00C41667">
      <w:pPr>
        <w:pStyle w:val="af0"/>
        <w:ind w:firstLine="261"/>
      </w:pPr>
      <w:r>
        <w:t xml:space="preserve">            ...</w:t>
      </w:r>
    </w:p>
    <w:p w14:paraId="2EB9D09B" w14:textId="77777777" w:rsidR="00065A3A" w:rsidRDefault="00C41667">
      <w:pPr>
        <w:pStyle w:val="af0"/>
        <w:ind w:firstLine="261"/>
      </w:pPr>
      <w:r>
        <w:tab/>
      </w:r>
      <w:r>
        <w:tab/>
      </w:r>
      <w:r>
        <w:tab/>
        <w:t xml:space="preserve">resp = </w:t>
      </w:r>
      <w:r>
        <w:rPr>
          <w:color w:val="6A3E3E"/>
        </w:rPr>
        <w:t>o</w:t>
      </w:r>
      <w:r>
        <w:t xml:space="preserve"> != </w:t>
      </w:r>
      <w:r>
        <w:rPr>
          <w:bCs/>
          <w:color w:val="7F0055"/>
        </w:rPr>
        <w:t>null</w:t>
      </w:r>
      <w:r>
        <w:t xml:space="preserve"> ? ResponseFactory.createSuccessResponse(</w:t>
      </w:r>
      <w:r>
        <w:rPr>
          <w:color w:val="6A3E3E"/>
        </w:rPr>
        <w:t>o</w:t>
      </w:r>
      <w:r>
        <w:t xml:space="preserve">, 0) : </w:t>
      </w:r>
      <w:r>
        <w:rPr>
          <w:bCs/>
          <w:color w:val="7F0055"/>
        </w:rPr>
        <w:t>null</w:t>
      </w:r>
      <w:r>
        <w:t>;</w:t>
      </w:r>
    </w:p>
    <w:p w14:paraId="29848428" w14:textId="77777777" w:rsidR="00065A3A" w:rsidRDefault="00C41667">
      <w:pPr>
        <w:pStyle w:val="af0"/>
        <w:ind w:firstLine="261"/>
      </w:pPr>
      <w:r>
        <w:tab/>
      </w:r>
      <w:r>
        <w:tab/>
      </w:r>
      <w:r>
        <w:tab/>
        <w:t>...</w:t>
      </w:r>
    </w:p>
    <w:p w14:paraId="5BCEAEB3" w14:textId="77777777" w:rsidR="00065A3A" w:rsidRDefault="00C41667">
      <w:pPr>
        <w:pStyle w:val="af0"/>
        <w:ind w:firstLine="261"/>
      </w:pPr>
      <w:r>
        <w:tab/>
      </w:r>
      <w:r>
        <w:tab/>
      </w:r>
      <w:r>
        <w:tab/>
      </w:r>
      <w:r>
        <w:rPr>
          <w:bCs/>
          <w:color w:val="7F0055"/>
        </w:rPr>
        <w:t>return</w:t>
      </w:r>
      <w:r>
        <w:t xml:space="preserve"> resp;</w:t>
      </w:r>
    </w:p>
    <w:p w14:paraId="2310DD66" w14:textId="77777777" w:rsidR="00065A3A" w:rsidRDefault="00C41667">
      <w:pPr>
        <w:pStyle w:val="af0"/>
        <w:ind w:firstLine="261"/>
      </w:pPr>
      <w:r>
        <w:tab/>
        <w:t>}</w:t>
      </w:r>
    </w:p>
    <w:p w14:paraId="590A59C3" w14:textId="77777777" w:rsidR="00065A3A" w:rsidRDefault="00065A3A">
      <w:pPr>
        <w:pStyle w:val="af0"/>
        <w:ind w:firstLine="261"/>
      </w:pPr>
    </w:p>
    <w:p w14:paraId="7D226128" w14:textId="77777777" w:rsidR="00065A3A" w:rsidRDefault="00C41667">
      <w:pPr>
        <w:pStyle w:val="af0"/>
        <w:ind w:firstLine="261"/>
      </w:pPr>
      <w:r>
        <w:tab/>
      </w:r>
      <w:r>
        <w:rPr>
          <w:color w:val="646464"/>
        </w:rPr>
        <w:t>@Override</w:t>
      </w:r>
    </w:p>
    <w:p w14:paraId="2AF63B23" w14:textId="77777777" w:rsidR="00065A3A" w:rsidRDefault="00C41667">
      <w:pPr>
        <w:pStyle w:val="af0"/>
        <w:ind w:firstLine="261"/>
      </w:pPr>
      <w:r>
        <w:tab/>
      </w:r>
      <w:r>
        <w:rPr>
          <w:bCs/>
          <w:color w:val="7F0055"/>
        </w:rPr>
        <w:t>public</w:t>
      </w:r>
      <w:r>
        <w:t xml:space="preserve"> </w:t>
      </w:r>
      <w:r>
        <w:rPr>
          <w:bCs/>
          <w:color w:val="7F0055"/>
        </w:rPr>
        <w:t>byte</w:t>
      </w:r>
      <w:r>
        <w:t xml:space="preserve">[] error2binary(String </w:t>
      </w:r>
      <w:r>
        <w:rPr>
          <w:color w:val="6A3E3E"/>
        </w:rPr>
        <w:t>code</w:t>
      </w:r>
      <w:r>
        <w:t xml:space="preserve">, String </w:t>
      </w:r>
      <w:r>
        <w:rPr>
          <w:color w:val="6A3E3E"/>
        </w:rPr>
        <w:t>msg</w:t>
      </w:r>
      <w:r>
        <w:t xml:space="preserve">, Object </w:t>
      </w:r>
      <w:r>
        <w:rPr>
          <w:color w:val="6A3E3E"/>
        </w:rPr>
        <w:t>exception</w:t>
      </w:r>
      <w:r>
        <w:t>) {</w:t>
      </w:r>
    </w:p>
    <w:p w14:paraId="43476E14" w14:textId="77777777" w:rsidR="00065A3A" w:rsidRDefault="00C41667">
      <w:pPr>
        <w:pStyle w:val="af0"/>
        <w:ind w:firstLine="261"/>
      </w:pPr>
      <w:r>
        <w:tab/>
      </w:r>
      <w:r>
        <w:tab/>
      </w:r>
      <w:r>
        <w:tab/>
        <w:t xml:space="preserve">ByteArrayOutputStream </w:t>
      </w:r>
      <w:r>
        <w:rPr>
          <w:color w:val="6A3E3E"/>
        </w:rPr>
        <w:t>baos</w:t>
      </w:r>
      <w:r>
        <w:t xml:space="preserve"> = </w:t>
      </w:r>
      <w:r>
        <w:rPr>
          <w:bCs/>
          <w:color w:val="7F0055"/>
        </w:rPr>
        <w:t>new</w:t>
      </w:r>
      <w:r>
        <w:t xml:space="preserve"> ByteArrayOutputStream();</w:t>
      </w:r>
    </w:p>
    <w:p w14:paraId="2656D03B" w14:textId="77777777" w:rsidR="00065A3A" w:rsidRDefault="00C41667">
      <w:pPr>
        <w:pStyle w:val="af0"/>
        <w:ind w:firstLine="261"/>
      </w:pPr>
      <w:r>
        <w:t xml:space="preserve">            ...</w:t>
      </w:r>
    </w:p>
    <w:p w14:paraId="6B7F2E8A" w14:textId="77777777" w:rsidR="00065A3A" w:rsidRDefault="00C41667">
      <w:pPr>
        <w:pStyle w:val="af0"/>
        <w:ind w:firstLine="261"/>
      </w:pPr>
      <w:r>
        <w:tab/>
      </w:r>
      <w:r>
        <w:tab/>
      </w:r>
      <w:r>
        <w:tab/>
        <w:t xml:space="preserve">array = </w:t>
      </w:r>
      <w:r>
        <w:rPr>
          <w:color w:val="6A3E3E"/>
        </w:rPr>
        <w:t>baos</w:t>
      </w:r>
      <w:r>
        <w:t>.toByteArray();</w:t>
      </w:r>
    </w:p>
    <w:p w14:paraId="09294C70" w14:textId="77777777" w:rsidR="00065A3A" w:rsidRDefault="00065A3A">
      <w:pPr>
        <w:pStyle w:val="af0"/>
        <w:ind w:firstLine="261"/>
      </w:pPr>
    </w:p>
    <w:p w14:paraId="1066122C" w14:textId="77777777" w:rsidR="00065A3A" w:rsidRDefault="00C41667">
      <w:pPr>
        <w:pStyle w:val="af0"/>
        <w:ind w:firstLine="261"/>
      </w:pPr>
      <w:r>
        <w:tab/>
      </w:r>
      <w:r>
        <w:tab/>
      </w:r>
      <w:r>
        <w:tab/>
      </w:r>
      <w:r>
        <w:rPr>
          <w:bCs/>
          <w:color w:val="7F0055"/>
        </w:rPr>
        <w:t>return</w:t>
      </w:r>
      <w:r>
        <w:t xml:space="preserve"> array;</w:t>
      </w:r>
    </w:p>
    <w:p w14:paraId="36D3DF47" w14:textId="77777777" w:rsidR="00065A3A" w:rsidRDefault="00C41667">
      <w:pPr>
        <w:pStyle w:val="af0"/>
        <w:ind w:firstLine="261"/>
      </w:pPr>
      <w:r>
        <w:tab/>
        <w:t>}</w:t>
      </w:r>
    </w:p>
    <w:p w14:paraId="79297098" w14:textId="77777777" w:rsidR="00065A3A" w:rsidRDefault="00065A3A">
      <w:pPr>
        <w:pStyle w:val="af0"/>
        <w:ind w:firstLine="261"/>
      </w:pPr>
    </w:p>
    <w:p w14:paraId="45D17433" w14:textId="77777777" w:rsidR="00065A3A" w:rsidRDefault="00C41667">
      <w:pPr>
        <w:pStyle w:val="af0"/>
        <w:ind w:firstLine="261"/>
      </w:pPr>
      <w:r>
        <w:t>}</w:t>
      </w:r>
    </w:p>
    <w:p w14:paraId="0F63A178" w14:textId="77777777" w:rsidR="00065A3A" w:rsidRDefault="00C41667">
      <w:pPr>
        <w:spacing w:line="400" w:lineRule="atLeast"/>
        <w:ind w:firstLine="420"/>
        <w:rPr>
          <w:rFonts w:asciiTheme="minorEastAsia" w:eastAsiaTheme="minorEastAsia" w:hAnsiTheme="minorEastAsia"/>
          <w:b/>
          <w:sz w:val="24"/>
        </w:rPr>
      </w:pPr>
      <w:r>
        <w:rPr>
          <w:rFonts w:asciiTheme="minorEastAsia" w:eastAsiaTheme="minorEastAsia" w:hAnsiTheme="minorEastAsia" w:hint="eastAsia"/>
          <w:b/>
          <w:sz w:val="24"/>
        </w:rPr>
        <w:t xml:space="preserve">                  </w:t>
      </w:r>
      <w:r>
        <w:rPr>
          <w:rFonts w:ascii="楷体" w:eastAsia="楷体" w:hAnsi="楷体" w:hint="eastAsia"/>
          <w:sz w:val="18"/>
          <w:szCs w:val="18"/>
        </w:rPr>
        <w:t>图6.12 可扩展</w:t>
      </w:r>
      <w:r>
        <w:rPr>
          <w:rFonts w:ascii="楷体" w:eastAsia="楷体" w:hAnsi="楷体"/>
          <w:sz w:val="18"/>
          <w:szCs w:val="18"/>
        </w:rPr>
        <w:t>的</w:t>
      </w:r>
      <w:r>
        <w:rPr>
          <w:rFonts w:ascii="楷体" w:eastAsia="楷体" w:hAnsi="楷体" w:hint="eastAsia"/>
          <w:sz w:val="18"/>
          <w:szCs w:val="18"/>
        </w:rPr>
        <w:t>序列化</w:t>
      </w:r>
    </w:p>
    <w:p w14:paraId="7C36435E" w14:textId="77777777" w:rsidR="00065A3A" w:rsidRDefault="00C41667">
      <w:r>
        <w:rPr>
          <w:rFonts w:ascii="黑体" w:eastAsia="黑体" w:hAnsi="黑体"/>
          <w:sz w:val="28"/>
          <w:szCs w:val="28"/>
        </w:rPr>
        <w:t>5. Hedwig</w:t>
      </w:r>
      <w:r>
        <w:rPr>
          <w:rFonts w:ascii="黑体" w:eastAsia="黑体" w:hAnsi="黑体" w:hint="eastAsia"/>
          <w:sz w:val="28"/>
          <w:szCs w:val="28"/>
        </w:rPr>
        <w:t>服务调用设计(</w:t>
      </w:r>
      <w:r>
        <w:rPr>
          <w:rFonts w:ascii="黑体" w:eastAsia="黑体" w:hAnsi="黑体"/>
          <w:sz w:val="28"/>
          <w:szCs w:val="28"/>
        </w:rPr>
        <w:t>0</w:t>
      </w:r>
      <w:r>
        <w:rPr>
          <w:rFonts w:ascii="黑体" w:eastAsia="黑体" w:hAnsi="黑体" w:hint="eastAsia"/>
          <w:sz w:val="28"/>
          <w:szCs w:val="28"/>
        </w:rPr>
        <w:t>.2</w:t>
      </w:r>
      <w:r>
        <w:rPr>
          <w:rFonts w:ascii="黑体" w:eastAsia="黑体" w:hAnsi="黑体"/>
          <w:sz w:val="28"/>
          <w:szCs w:val="28"/>
        </w:rPr>
        <w:t xml:space="preserve"> Akka</w:t>
      </w:r>
      <w:r>
        <w:rPr>
          <w:rFonts w:ascii="黑体" w:eastAsia="黑体" w:hAnsi="黑体" w:hint="eastAsia"/>
          <w:sz w:val="28"/>
          <w:szCs w:val="28"/>
        </w:rPr>
        <w:t>版本)</w:t>
      </w:r>
    </w:p>
    <w:p w14:paraId="48C377FE" w14:textId="77777777" w:rsidR="00065A3A" w:rsidRDefault="00065A3A">
      <w:pPr>
        <w:pStyle w:val="af0"/>
        <w:ind w:firstLine="261"/>
      </w:pPr>
    </w:p>
    <w:p w14:paraId="0DDF1515" w14:textId="77777777" w:rsidR="00065A3A" w:rsidRDefault="00C41667">
      <w:pPr>
        <w:pStyle w:val="af0"/>
        <w:ind w:firstLine="261"/>
      </w:pPr>
      <w:r>
        <w:tab/>
        <w:t>public static final String CALL_SYNC = "syncPool";</w:t>
      </w:r>
    </w:p>
    <w:p w14:paraId="423876E2" w14:textId="77777777" w:rsidR="00065A3A" w:rsidRDefault="00C41667">
      <w:pPr>
        <w:pStyle w:val="af0"/>
        <w:ind w:firstLine="261"/>
      </w:pPr>
      <w:r>
        <w:tab/>
        <w:t>public static final String CALL_ONEWAY = "oneway";</w:t>
      </w:r>
    </w:p>
    <w:p w14:paraId="0B35950C" w14:textId="77777777" w:rsidR="00065A3A" w:rsidRDefault="00C41667">
      <w:pPr>
        <w:pStyle w:val="af0"/>
        <w:ind w:firstLine="261"/>
      </w:pPr>
      <w:r>
        <w:tab/>
        <w:t>public static final String CALL_FUTURE = "future";</w:t>
      </w:r>
    </w:p>
    <w:p w14:paraId="21A391C7" w14:textId="77777777" w:rsidR="00065A3A" w:rsidRDefault="00C41667">
      <w:pPr>
        <w:spacing w:line="400" w:lineRule="atLeast"/>
        <w:ind w:firstLine="420"/>
        <w:rPr>
          <w:rFonts w:ascii="楷体" w:eastAsia="楷体" w:hAnsi="楷体"/>
          <w:sz w:val="18"/>
          <w:szCs w:val="18"/>
        </w:rPr>
      </w:pPr>
      <w:r>
        <w:rPr>
          <w:rFonts w:asciiTheme="minorEastAsia" w:eastAsiaTheme="minorEastAsia" w:hAnsiTheme="minorEastAsia" w:hint="eastAsia"/>
          <w:sz w:val="24"/>
        </w:rPr>
        <w:lastRenderedPageBreak/>
        <w:t xml:space="preserve">                </w:t>
      </w:r>
      <w:r>
        <w:rPr>
          <w:rFonts w:ascii="楷体" w:eastAsia="楷体" w:hAnsi="楷体" w:hint="eastAsia"/>
          <w:sz w:val="18"/>
          <w:szCs w:val="18"/>
        </w:rPr>
        <w:t xml:space="preserve">图6.13 </w:t>
      </w:r>
      <w:r>
        <w:rPr>
          <w:rFonts w:ascii="楷体" w:eastAsia="楷体" w:hAnsi="楷体"/>
          <w:sz w:val="18"/>
          <w:szCs w:val="18"/>
        </w:rPr>
        <w:t>akka的三种调用</w:t>
      </w:r>
      <w:r>
        <w:rPr>
          <w:rFonts w:ascii="楷体" w:eastAsia="楷体" w:hAnsi="楷体" w:hint="eastAsia"/>
          <w:sz w:val="18"/>
          <w:szCs w:val="18"/>
        </w:rPr>
        <w:t>方式</w:t>
      </w:r>
    </w:p>
    <w:p w14:paraId="1B1C3D6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Hedwig Akka</w:t>
      </w:r>
      <w:r>
        <w:rPr>
          <w:rFonts w:asciiTheme="minorEastAsia" w:eastAsiaTheme="minorEastAsia" w:hAnsiTheme="minorEastAsia" w:cs="宋体" w:hint="eastAsia"/>
          <w:sz w:val="24"/>
        </w:rPr>
        <w:t>有</w:t>
      </w:r>
      <w:r>
        <w:rPr>
          <w:rFonts w:asciiTheme="minorEastAsia" w:eastAsiaTheme="minorEastAsia" w:hAnsiTheme="minorEastAsia" w:cs="宋体"/>
          <w:sz w:val="24"/>
        </w:rPr>
        <w:t>三种调用</w:t>
      </w:r>
      <w:r>
        <w:rPr>
          <w:rFonts w:asciiTheme="minorEastAsia" w:eastAsiaTheme="minorEastAsia" w:hAnsiTheme="minorEastAsia" w:cs="宋体" w:hint="eastAsia"/>
          <w:sz w:val="24"/>
        </w:rPr>
        <w:t>方式，</w:t>
      </w: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13</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256CAEE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CALL_SYNC</w:t>
      </w:r>
      <w:r>
        <w:rPr>
          <w:rFonts w:asciiTheme="minorEastAsia" w:eastAsiaTheme="minorEastAsia" w:hAnsiTheme="minorEastAsia" w:cs="宋体" w:hint="eastAsia"/>
          <w:sz w:val="24"/>
        </w:rPr>
        <w:t>是同步</w:t>
      </w:r>
      <w:r>
        <w:rPr>
          <w:rFonts w:asciiTheme="minorEastAsia" w:eastAsiaTheme="minorEastAsia" w:hAnsiTheme="minorEastAsia" w:cs="宋体"/>
          <w:sz w:val="24"/>
        </w:rPr>
        <w:t>的方式，</w:t>
      </w:r>
      <w:r>
        <w:rPr>
          <w:rFonts w:asciiTheme="minorEastAsia" w:eastAsiaTheme="minorEastAsia" w:hAnsiTheme="minorEastAsia" w:cs="宋体" w:hint="eastAsia"/>
          <w:sz w:val="24"/>
        </w:rPr>
        <w:t>使用</w:t>
      </w:r>
      <w:r>
        <w:rPr>
          <w:rFonts w:asciiTheme="minorEastAsia" w:eastAsiaTheme="minorEastAsia" w:hAnsiTheme="minorEastAsia" w:cs="宋体"/>
          <w:sz w:val="24"/>
        </w:rPr>
        <w:t>Await.result</w:t>
      </w:r>
      <w:r>
        <w:rPr>
          <w:rFonts w:asciiTheme="minorEastAsia" w:eastAsiaTheme="minorEastAsia" w:hAnsiTheme="minorEastAsia" w:cs="宋体" w:hint="eastAsia"/>
          <w:sz w:val="24"/>
        </w:rPr>
        <w:t>异步</w:t>
      </w:r>
      <w:r>
        <w:rPr>
          <w:rFonts w:asciiTheme="minorEastAsia" w:eastAsiaTheme="minorEastAsia" w:hAnsiTheme="minorEastAsia" w:cs="宋体"/>
          <w:sz w:val="24"/>
        </w:rPr>
        <w:t>转同步</w:t>
      </w:r>
      <w:r>
        <w:rPr>
          <w:rFonts w:asciiTheme="minorEastAsia" w:eastAsiaTheme="minorEastAsia" w:hAnsiTheme="minorEastAsia" w:cs="宋体" w:hint="eastAsia"/>
          <w:sz w:val="24"/>
        </w:rPr>
        <w:t>。</w:t>
      </w:r>
      <w:r>
        <w:rPr>
          <w:rFonts w:asciiTheme="minorEastAsia" w:eastAsiaTheme="minorEastAsia" w:hAnsiTheme="minorEastAsia" w:cs="宋体"/>
          <w:sz w:val="24"/>
        </w:rPr>
        <w:t>CALL_ONEWAY</w:t>
      </w:r>
      <w:r>
        <w:rPr>
          <w:rFonts w:asciiTheme="minorEastAsia" w:eastAsiaTheme="minorEastAsia" w:hAnsiTheme="minorEastAsia" w:cs="宋体" w:hint="eastAsia"/>
          <w:sz w:val="24"/>
        </w:rPr>
        <w:t>是</w:t>
      </w:r>
      <w:r>
        <w:rPr>
          <w:rFonts w:asciiTheme="minorEastAsia" w:eastAsiaTheme="minorEastAsia" w:hAnsiTheme="minorEastAsia" w:cs="宋体"/>
          <w:sz w:val="24"/>
        </w:rPr>
        <w:t>异步</w:t>
      </w:r>
      <w:r>
        <w:rPr>
          <w:rFonts w:asciiTheme="minorEastAsia" w:eastAsiaTheme="minorEastAsia" w:hAnsiTheme="minorEastAsia" w:cs="宋体" w:hint="eastAsia"/>
          <w:sz w:val="24"/>
        </w:rPr>
        <w:t>单向</w:t>
      </w:r>
      <w:r>
        <w:rPr>
          <w:rFonts w:asciiTheme="minorEastAsia" w:eastAsiaTheme="minorEastAsia" w:hAnsiTheme="minorEastAsia" w:cs="宋体"/>
          <w:sz w:val="24"/>
        </w:rPr>
        <w:t>的调用方式。CALL_FUTURE</w:t>
      </w:r>
      <w:r>
        <w:rPr>
          <w:rFonts w:asciiTheme="minorEastAsia" w:eastAsiaTheme="minorEastAsia" w:hAnsiTheme="minorEastAsia" w:cs="宋体" w:hint="eastAsia"/>
          <w:sz w:val="24"/>
        </w:rPr>
        <w:t>是</w:t>
      </w:r>
      <w:r>
        <w:rPr>
          <w:rFonts w:asciiTheme="minorEastAsia" w:eastAsiaTheme="minorEastAsia" w:hAnsiTheme="minorEastAsia" w:cs="宋体"/>
          <w:sz w:val="24"/>
        </w:rPr>
        <w:t>异步future的调用方式</w:t>
      </w:r>
      <w:r>
        <w:rPr>
          <w:rFonts w:asciiTheme="minorEastAsia" w:eastAsiaTheme="minorEastAsia" w:hAnsiTheme="minorEastAsia" w:cs="宋体" w:hint="eastAsia"/>
          <w:sz w:val="24"/>
        </w:rPr>
        <w:t>。</w:t>
      </w:r>
    </w:p>
    <w:p w14:paraId="557D9706" w14:textId="77777777" w:rsidR="00065A3A" w:rsidRDefault="00C41667">
      <w:pPr>
        <w:rPr>
          <w:rFonts w:ascii="黑体" w:eastAsia="黑体" w:hAnsi="黑体"/>
          <w:sz w:val="28"/>
          <w:szCs w:val="28"/>
        </w:rPr>
      </w:pPr>
      <w:r>
        <w:rPr>
          <w:rFonts w:ascii="黑体" w:eastAsia="黑体" w:hAnsi="黑体"/>
          <w:sz w:val="28"/>
          <w:szCs w:val="28"/>
        </w:rPr>
        <w:t>6.</w:t>
      </w:r>
      <w:r>
        <w:rPr>
          <w:rFonts w:ascii="黑体" w:eastAsia="黑体" w:hAnsi="黑体" w:hint="eastAsia"/>
          <w:sz w:val="28"/>
          <w:szCs w:val="28"/>
        </w:rPr>
        <w:t>Hedwig并行</w:t>
      </w:r>
      <w:r>
        <w:rPr>
          <w:rFonts w:ascii="黑体" w:eastAsia="黑体" w:hAnsi="黑体"/>
          <w:sz w:val="28"/>
          <w:szCs w:val="28"/>
        </w:rPr>
        <w:t>服务调用</w:t>
      </w:r>
      <w:r>
        <w:rPr>
          <w:rFonts w:ascii="黑体" w:eastAsia="黑体" w:hAnsi="黑体" w:hint="eastAsia"/>
          <w:sz w:val="28"/>
          <w:szCs w:val="28"/>
        </w:rPr>
        <w:t>实现</w:t>
      </w:r>
    </w:p>
    <w:p w14:paraId="4E179E3D" w14:textId="69369F95"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并行</w:t>
      </w:r>
      <w:r>
        <w:rPr>
          <w:rFonts w:asciiTheme="minorEastAsia" w:eastAsiaTheme="minorEastAsia" w:hAnsiTheme="minorEastAsia" w:cs="宋体"/>
          <w:sz w:val="24"/>
        </w:rPr>
        <w:t>调用实现如图</w:t>
      </w:r>
      <w:r>
        <w:rPr>
          <w:rFonts w:asciiTheme="minorEastAsia" w:eastAsiaTheme="minorEastAsia" w:hAnsiTheme="minorEastAsia" w:cs="宋体" w:hint="eastAsia"/>
          <w:sz w:val="24"/>
        </w:rPr>
        <w:t>6.</w:t>
      </w:r>
      <w:r>
        <w:rPr>
          <w:rFonts w:asciiTheme="minorEastAsia" w:eastAsiaTheme="minorEastAsia" w:hAnsiTheme="minorEastAsia" w:cs="宋体"/>
          <w:sz w:val="24"/>
        </w:rPr>
        <w:t>14</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：批量</w:t>
      </w:r>
      <w:r>
        <w:rPr>
          <w:rFonts w:asciiTheme="minorEastAsia" w:eastAsiaTheme="minorEastAsia" w:hAnsiTheme="minorEastAsia" w:cs="宋体"/>
          <w:sz w:val="24"/>
        </w:rPr>
        <w:t>服务调用</w:t>
      </w:r>
      <w:r>
        <w:rPr>
          <w:rFonts w:asciiTheme="minorEastAsia" w:eastAsiaTheme="minorEastAsia" w:hAnsiTheme="minorEastAsia" w:cs="宋体" w:hint="eastAsia"/>
          <w:sz w:val="24"/>
        </w:rPr>
        <w:t>加上</w:t>
      </w:r>
      <w:r>
        <w:rPr>
          <w:rFonts w:asciiTheme="minorEastAsia" w:eastAsiaTheme="minorEastAsia" w:hAnsiTheme="minorEastAsia" w:cs="宋体"/>
          <w:sz w:val="24"/>
        </w:rPr>
        <w:t>Future机制</w:t>
      </w:r>
      <w:r>
        <w:rPr>
          <w:rFonts w:asciiTheme="minorEastAsia" w:eastAsiaTheme="minorEastAsia" w:hAnsiTheme="minorEastAsia" w:cs="宋体" w:hint="eastAsia"/>
          <w:sz w:val="24"/>
        </w:rPr>
        <w:t>。并行</w:t>
      </w:r>
      <w:r>
        <w:rPr>
          <w:rFonts w:asciiTheme="minorEastAsia" w:eastAsiaTheme="minorEastAsia" w:hAnsiTheme="minorEastAsia" w:cs="宋体"/>
          <w:sz w:val="24"/>
        </w:rPr>
        <w:t>调用</w:t>
      </w:r>
      <w:r>
        <w:rPr>
          <w:rFonts w:asciiTheme="minorEastAsia" w:eastAsiaTheme="minorEastAsia" w:hAnsiTheme="minorEastAsia" w:cs="宋体" w:hint="eastAsia"/>
          <w:sz w:val="24"/>
        </w:rPr>
        <w:t>比串行</w:t>
      </w:r>
      <w:r>
        <w:rPr>
          <w:rFonts w:asciiTheme="minorEastAsia" w:eastAsiaTheme="minorEastAsia" w:hAnsiTheme="minorEastAsia" w:cs="宋体"/>
          <w:sz w:val="24"/>
        </w:rPr>
        <w:t>调用效率</w:t>
      </w:r>
      <w:r>
        <w:rPr>
          <w:rFonts w:asciiTheme="minorEastAsia" w:eastAsiaTheme="minorEastAsia" w:hAnsiTheme="minorEastAsia" w:cs="宋体" w:hint="eastAsia"/>
          <w:sz w:val="24"/>
        </w:rPr>
        <w:t>高</w:t>
      </w:r>
      <w:r>
        <w:rPr>
          <w:rFonts w:asciiTheme="minorEastAsia" w:eastAsiaTheme="minorEastAsia" w:hAnsiTheme="minorEastAsia" w:cs="宋体"/>
          <w:sz w:val="24"/>
        </w:rPr>
        <w:t>。</w:t>
      </w:r>
      <w:r>
        <w:rPr>
          <w:rFonts w:asciiTheme="minorEastAsia" w:eastAsiaTheme="minorEastAsia" w:hAnsiTheme="minorEastAsia" w:cs="宋体" w:hint="eastAsia"/>
          <w:sz w:val="24"/>
        </w:rPr>
        <w:t>实现中</w:t>
      </w:r>
      <w:r>
        <w:rPr>
          <w:rFonts w:asciiTheme="minorEastAsia" w:eastAsiaTheme="minorEastAsia" w:hAnsiTheme="minorEastAsia" w:cs="宋体"/>
          <w:sz w:val="24"/>
        </w:rPr>
        <w:t>没有</w:t>
      </w:r>
      <w:r>
        <w:rPr>
          <w:rFonts w:asciiTheme="minorEastAsia" w:eastAsiaTheme="minorEastAsia" w:hAnsiTheme="minorEastAsia" w:cs="宋体" w:hint="eastAsia"/>
          <w:sz w:val="24"/>
        </w:rPr>
        <w:t>产生</w:t>
      </w:r>
      <w:r>
        <w:rPr>
          <w:rFonts w:asciiTheme="minorEastAsia" w:eastAsiaTheme="minorEastAsia" w:hAnsiTheme="minorEastAsia" w:cs="宋体"/>
          <w:sz w:val="24"/>
        </w:rPr>
        <w:t>新的线程，</w:t>
      </w:r>
      <w:r>
        <w:rPr>
          <w:rFonts w:asciiTheme="minorEastAsia" w:eastAsiaTheme="minorEastAsia" w:hAnsiTheme="minorEastAsia" w:cs="宋体" w:hint="eastAsia"/>
          <w:sz w:val="24"/>
        </w:rPr>
        <w:t>使用</w:t>
      </w:r>
      <w:r>
        <w:rPr>
          <w:rFonts w:asciiTheme="minorEastAsia" w:eastAsiaTheme="minorEastAsia" w:hAnsiTheme="minorEastAsia" w:cs="宋体"/>
          <w:sz w:val="24"/>
        </w:rPr>
        <w:t>者不用担心依赖线程上下文的功能</w:t>
      </w:r>
      <w:r>
        <w:rPr>
          <w:rFonts w:asciiTheme="minorEastAsia" w:eastAsiaTheme="minorEastAsia" w:hAnsiTheme="minorEastAsia" w:cs="宋体" w:hint="eastAsia"/>
          <w:sz w:val="24"/>
        </w:rPr>
        <w:t>会抛出</w:t>
      </w:r>
      <w:r>
        <w:rPr>
          <w:rFonts w:asciiTheme="minorEastAsia" w:eastAsiaTheme="minorEastAsia" w:hAnsiTheme="minorEastAsia" w:cs="宋体"/>
          <w:sz w:val="24"/>
        </w:rPr>
        <w:t>异常。</w:t>
      </w:r>
    </w:p>
    <w:p w14:paraId="7B1E7AED" w14:textId="77777777" w:rsidR="00065A3A" w:rsidRDefault="00C41667">
      <w:pPr>
        <w:pStyle w:val="af0"/>
        <w:ind w:firstLine="261"/>
      </w:pPr>
      <w:r>
        <w:rPr>
          <w:bCs/>
        </w:rPr>
        <w:t xml:space="preserve">final </w:t>
      </w:r>
      <w:r>
        <w:t>IQueryService queryService = (IQueryService) context.getBean(</w:t>
      </w:r>
      <w:r>
        <w:rPr>
          <w:bCs/>
        </w:rPr>
        <w:t>"queryService2"</w:t>
      </w:r>
      <w:r>
        <w:t>);</w:t>
      </w:r>
      <w:r>
        <w:br/>
        <w:t>Map&lt;String, List&lt;Future&lt;RemoteResponse&gt;&gt;&gt; fMap = ParallelToolkit.</w:t>
      </w:r>
      <w:r>
        <w:rPr>
          <w:i/>
          <w:iCs/>
        </w:rPr>
        <w:t>createScalaFuture</w:t>
      </w:r>
      <w:r>
        <w:t>(</w:t>
      </w:r>
      <w:r>
        <w:rPr>
          <w:bCs/>
        </w:rPr>
        <w:t xml:space="preserve">new </w:t>
      </w:r>
      <w:r>
        <w:t>MultiCall&lt;RemoteResponse&gt;() {</w:t>
      </w:r>
      <w:r>
        <w:br/>
        <w:t xml:space="preserve">    @Override</w:t>
      </w:r>
      <w:r>
        <w:br/>
        <w:t xml:space="preserve">    </w:t>
      </w:r>
      <w:r>
        <w:rPr>
          <w:bCs/>
        </w:rPr>
        <w:t xml:space="preserve">public void </w:t>
      </w:r>
      <w:r>
        <w:t xml:space="preserve">call() </w:t>
      </w:r>
      <w:r>
        <w:rPr>
          <w:bCs/>
        </w:rPr>
        <w:t xml:space="preserve">throws </w:t>
      </w:r>
      <w:r>
        <w:t>Throwable {</w:t>
      </w:r>
      <w:r>
        <w:br/>
        <w:t xml:space="preserve">        </w:t>
      </w:r>
      <w:r>
        <w:rPr>
          <w:bCs/>
        </w:rPr>
        <w:t xml:space="preserve">for </w:t>
      </w:r>
      <w:r>
        <w:t>(</w:t>
      </w:r>
      <w:r>
        <w:rPr>
          <w:bCs/>
        </w:rPr>
        <w:t xml:space="preserve">int </w:t>
      </w:r>
      <w:r>
        <w:t>i = 0; i &lt; 10; i++) {</w:t>
      </w:r>
      <w:r>
        <w:br/>
        <w:t xml:space="preserve">            queryService.queryStrings(Long.</w:t>
      </w:r>
      <w:r>
        <w:rPr>
          <w:i/>
          <w:iCs/>
        </w:rPr>
        <w:t>valueOf</w:t>
      </w:r>
      <w:r>
        <w:t xml:space="preserve">(i), </w:t>
      </w:r>
      <w:r>
        <w:rPr>
          <w:i/>
          <w:iCs/>
        </w:rPr>
        <w:t>s</w:t>
      </w:r>
      <w:r>
        <w:t>);</w:t>
      </w:r>
      <w:r>
        <w:br/>
        <w:t xml:space="preserve">        }</w:t>
      </w:r>
      <w:r>
        <w:br/>
        <w:t xml:space="preserve">    }</w:t>
      </w:r>
      <w:r>
        <w:br/>
        <w:t>});</w:t>
      </w:r>
    </w:p>
    <w:p w14:paraId="5B5EBE19" w14:textId="77777777" w:rsidR="00065A3A" w:rsidRDefault="00C41667">
      <w:pPr>
        <w:pStyle w:val="af0"/>
        <w:ind w:firstLine="261"/>
      </w:pPr>
      <w:r>
        <w:t>//do other;</w:t>
      </w:r>
      <w:r>
        <w:br/>
      </w:r>
      <w:r>
        <w:rPr>
          <w:bCs/>
        </w:rPr>
        <w:t xml:space="preserve">for </w:t>
      </w:r>
      <w:r>
        <w:t>(</w:t>
      </w:r>
      <w:r>
        <w:rPr>
          <w:bCs/>
        </w:rPr>
        <w:t xml:space="preserve">int </w:t>
      </w:r>
      <w:r>
        <w:t>i = 0; i &lt; 10; i++) {</w:t>
      </w:r>
      <w:r>
        <w:br/>
        <w:t xml:space="preserve">    Result r = (Result) ParallelToolkit.</w:t>
      </w:r>
      <w:r>
        <w:rPr>
          <w:i/>
          <w:iCs/>
        </w:rPr>
        <w:t>getResult</w:t>
      </w:r>
      <w:r>
        <w:t>(fMap.get(</w:t>
      </w:r>
      <w:r>
        <w:rPr>
          <w:bCs/>
        </w:rPr>
        <w:t>"queryService2.queryStrings_long_string"</w:t>
      </w:r>
      <w:r>
        <w:t>).get(i), 1000);</w:t>
      </w:r>
      <w:r>
        <w:br/>
        <w:t xml:space="preserve">    System.</w:t>
      </w:r>
      <w:r>
        <w:rPr>
          <w:bCs/>
          <w:i/>
          <w:iCs/>
        </w:rPr>
        <w:t>out</w:t>
      </w:r>
      <w:r>
        <w:t>.println(</w:t>
      </w:r>
      <w:r>
        <w:rPr>
          <w:bCs/>
        </w:rPr>
        <w:t xml:space="preserve">"====================Result:" </w:t>
      </w:r>
      <w:r>
        <w:t>+ r.getValue());</w:t>
      </w:r>
      <w:r>
        <w:br/>
        <w:t xml:space="preserve">} </w:t>
      </w:r>
    </w:p>
    <w:p w14:paraId="5CAFA36A" w14:textId="77777777" w:rsidR="00065A3A" w:rsidRDefault="00C41667">
      <w:pPr>
        <w:spacing w:line="400" w:lineRule="atLeast"/>
        <w:ind w:firstLineChars="700" w:firstLine="1687"/>
        <w:rPr>
          <w:rFonts w:ascii="楷体" w:eastAsia="楷体" w:hAnsi="楷体"/>
          <w:sz w:val="18"/>
          <w:szCs w:val="18"/>
        </w:rPr>
      </w:pPr>
      <w:r>
        <w:rPr>
          <w:rFonts w:asciiTheme="minorEastAsia" w:eastAsiaTheme="minorEastAsia" w:hAnsiTheme="minorEastAsia" w:hint="eastAsia"/>
          <w:b/>
          <w:sz w:val="24"/>
        </w:rPr>
        <w:t xml:space="preserve">         </w:t>
      </w:r>
      <w:r>
        <w:rPr>
          <w:rFonts w:ascii="楷体" w:eastAsia="楷体" w:hAnsi="楷体" w:hint="eastAsia"/>
          <w:sz w:val="18"/>
          <w:szCs w:val="18"/>
        </w:rPr>
        <w:t xml:space="preserve">图6.14  </w:t>
      </w:r>
      <w:r>
        <w:rPr>
          <w:rFonts w:ascii="楷体" w:eastAsia="楷体" w:hAnsi="楷体"/>
          <w:sz w:val="18"/>
          <w:szCs w:val="18"/>
        </w:rPr>
        <w:t xml:space="preserve"> Hedwig</w:t>
      </w:r>
      <w:r>
        <w:rPr>
          <w:rFonts w:ascii="楷体" w:eastAsia="楷体" w:hAnsi="楷体" w:hint="eastAsia"/>
          <w:sz w:val="18"/>
          <w:szCs w:val="18"/>
        </w:rPr>
        <w:t>并行</w:t>
      </w:r>
      <w:r>
        <w:rPr>
          <w:rFonts w:ascii="楷体" w:eastAsia="楷体" w:hAnsi="楷体"/>
          <w:sz w:val="18"/>
          <w:szCs w:val="18"/>
        </w:rPr>
        <w:t>接口</w:t>
      </w:r>
    </w:p>
    <w:p w14:paraId="591D0DA5" w14:textId="6B80C906" w:rsidR="00065A3A" w:rsidRDefault="00285CE9">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并行</w:t>
      </w:r>
      <w:r>
        <w:rPr>
          <w:rFonts w:asciiTheme="minorEastAsia" w:eastAsiaTheme="minorEastAsia" w:hAnsiTheme="minorEastAsia" w:cs="宋体"/>
          <w:sz w:val="24"/>
        </w:rPr>
        <w:t>调用</w:t>
      </w:r>
      <w:r>
        <w:rPr>
          <w:rFonts w:asciiTheme="minorEastAsia" w:eastAsiaTheme="minorEastAsia" w:hAnsiTheme="minorEastAsia" w:cs="宋体" w:hint="eastAsia"/>
          <w:sz w:val="24"/>
        </w:rPr>
        <w:t>比</w:t>
      </w:r>
      <w:r>
        <w:rPr>
          <w:rFonts w:asciiTheme="minorEastAsia" w:eastAsiaTheme="minorEastAsia" w:hAnsiTheme="minorEastAsia" w:cs="宋体"/>
          <w:sz w:val="24"/>
        </w:rPr>
        <w:t>串行调用</w:t>
      </w:r>
      <w:r>
        <w:rPr>
          <w:rFonts w:asciiTheme="minorEastAsia" w:eastAsiaTheme="minorEastAsia" w:hAnsiTheme="minorEastAsia" w:cs="宋体" w:hint="eastAsia"/>
          <w:sz w:val="24"/>
        </w:rPr>
        <w:t>减少</w:t>
      </w:r>
      <w:r>
        <w:rPr>
          <w:rFonts w:asciiTheme="minorEastAsia" w:eastAsiaTheme="minorEastAsia" w:hAnsiTheme="minorEastAsia" w:cs="宋体"/>
          <w:sz w:val="24"/>
        </w:rPr>
        <w:t>了更多的</w:t>
      </w:r>
      <w:r>
        <w:rPr>
          <w:rFonts w:asciiTheme="minorEastAsia" w:eastAsiaTheme="minorEastAsia" w:hAnsiTheme="minorEastAsia" w:cs="宋体" w:hint="eastAsia"/>
          <w:sz w:val="24"/>
        </w:rPr>
        <w:t>响应</w:t>
      </w:r>
      <w:r>
        <w:rPr>
          <w:rFonts w:asciiTheme="minorEastAsia" w:eastAsiaTheme="minorEastAsia" w:hAnsiTheme="minorEastAsia" w:cs="宋体"/>
          <w:sz w:val="24"/>
        </w:rPr>
        <w:t>时间。</w:t>
      </w:r>
      <w:r w:rsidR="00C41667">
        <w:rPr>
          <w:rFonts w:asciiTheme="minorEastAsia" w:eastAsiaTheme="minorEastAsia" w:hAnsiTheme="minorEastAsia" w:cs="宋体" w:hint="eastAsia"/>
          <w:sz w:val="24"/>
        </w:rPr>
        <w:t>如图6.</w:t>
      </w:r>
      <w:r w:rsidR="00C41667">
        <w:rPr>
          <w:rFonts w:asciiTheme="minorEastAsia" w:eastAsiaTheme="minorEastAsia" w:hAnsiTheme="minorEastAsia" w:cs="宋体"/>
          <w:sz w:val="24"/>
        </w:rPr>
        <w:t>15所示</w:t>
      </w:r>
      <w:r w:rsidR="00C41667">
        <w:rPr>
          <w:rFonts w:asciiTheme="minorEastAsia" w:eastAsiaTheme="minorEastAsia" w:hAnsiTheme="minorEastAsia" w:cs="宋体" w:hint="eastAsia"/>
          <w:sz w:val="24"/>
        </w:rPr>
        <w:t>，如果</w:t>
      </w:r>
      <w:r w:rsidR="00C41667">
        <w:rPr>
          <w:rFonts w:asciiTheme="minorEastAsia" w:eastAsiaTheme="minorEastAsia" w:hAnsiTheme="minorEastAsia" w:cs="宋体"/>
          <w:sz w:val="24"/>
        </w:rPr>
        <w:t>T</w:t>
      </w:r>
      <w:r w:rsidR="00C41667">
        <w:rPr>
          <w:rFonts w:asciiTheme="minorEastAsia" w:eastAsiaTheme="minorEastAsia" w:hAnsiTheme="minorEastAsia" w:cs="宋体" w:hint="eastAsia"/>
          <w:sz w:val="24"/>
        </w:rPr>
        <w:t>ask</w:t>
      </w:r>
      <w:r w:rsidR="00C41667">
        <w:rPr>
          <w:rFonts w:asciiTheme="minorEastAsia" w:eastAsiaTheme="minorEastAsia" w:hAnsiTheme="minorEastAsia" w:cs="宋体"/>
          <w:sz w:val="24"/>
        </w:rPr>
        <w:t>1</w:t>
      </w:r>
      <w:r w:rsidR="00C41667">
        <w:rPr>
          <w:rFonts w:asciiTheme="minorEastAsia" w:eastAsiaTheme="minorEastAsia" w:hAnsiTheme="minorEastAsia" w:cs="宋体" w:hint="eastAsia"/>
          <w:sz w:val="24"/>
        </w:rPr>
        <w:t>耗时5</w:t>
      </w:r>
      <w:r w:rsidR="00C41667">
        <w:rPr>
          <w:rFonts w:asciiTheme="minorEastAsia" w:eastAsiaTheme="minorEastAsia" w:hAnsiTheme="minorEastAsia" w:cs="宋体"/>
          <w:sz w:val="24"/>
        </w:rPr>
        <w:t>ms</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T</w:t>
      </w:r>
      <w:r w:rsidR="00C41667">
        <w:rPr>
          <w:rFonts w:asciiTheme="minorEastAsia" w:eastAsiaTheme="minorEastAsia" w:hAnsiTheme="minorEastAsia" w:cs="宋体" w:hint="eastAsia"/>
          <w:sz w:val="24"/>
        </w:rPr>
        <w:t>ask</w:t>
      </w:r>
      <w:r w:rsidR="00C41667">
        <w:rPr>
          <w:rFonts w:asciiTheme="minorEastAsia" w:eastAsiaTheme="minorEastAsia" w:hAnsiTheme="minorEastAsia" w:cs="宋体"/>
          <w:sz w:val="24"/>
        </w:rPr>
        <w:t>2</w:t>
      </w:r>
      <w:r w:rsidR="00C41667">
        <w:rPr>
          <w:rFonts w:asciiTheme="minorEastAsia" w:eastAsiaTheme="minorEastAsia" w:hAnsiTheme="minorEastAsia" w:cs="宋体" w:hint="eastAsia"/>
          <w:sz w:val="24"/>
        </w:rPr>
        <w:t>耗时7</w:t>
      </w:r>
      <w:r w:rsidR="00C41667">
        <w:rPr>
          <w:rFonts w:asciiTheme="minorEastAsia" w:eastAsiaTheme="minorEastAsia" w:hAnsiTheme="minorEastAsia" w:cs="宋体"/>
          <w:sz w:val="24"/>
        </w:rPr>
        <w:t>ms</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T</w:t>
      </w:r>
      <w:r w:rsidR="00C41667">
        <w:rPr>
          <w:rFonts w:asciiTheme="minorEastAsia" w:eastAsiaTheme="minorEastAsia" w:hAnsiTheme="minorEastAsia" w:cs="宋体" w:hint="eastAsia"/>
          <w:sz w:val="24"/>
        </w:rPr>
        <w:t>ask</w:t>
      </w:r>
      <w:r w:rsidR="00C41667">
        <w:rPr>
          <w:rFonts w:asciiTheme="minorEastAsia" w:eastAsiaTheme="minorEastAsia" w:hAnsiTheme="minorEastAsia" w:cs="宋体"/>
          <w:sz w:val="24"/>
        </w:rPr>
        <w:t>3</w:t>
      </w:r>
      <w:r w:rsidR="00C41667">
        <w:rPr>
          <w:rFonts w:asciiTheme="minorEastAsia" w:eastAsiaTheme="minorEastAsia" w:hAnsiTheme="minorEastAsia" w:cs="宋体" w:hint="eastAsia"/>
          <w:sz w:val="24"/>
        </w:rPr>
        <w:t>耗时8</w:t>
      </w:r>
      <w:r w:rsidR="00C41667">
        <w:rPr>
          <w:rFonts w:asciiTheme="minorEastAsia" w:eastAsiaTheme="minorEastAsia" w:hAnsiTheme="minorEastAsia" w:cs="宋体"/>
          <w:sz w:val="24"/>
        </w:rPr>
        <w:t>ms</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串行调用需</w:t>
      </w:r>
      <w:r w:rsidR="00C41667">
        <w:rPr>
          <w:rFonts w:asciiTheme="minorEastAsia" w:eastAsiaTheme="minorEastAsia" w:hAnsiTheme="minorEastAsia" w:cs="宋体" w:hint="eastAsia"/>
          <w:sz w:val="24"/>
        </w:rPr>
        <w:t>耗时</w:t>
      </w:r>
      <w:r w:rsidR="00C41667">
        <w:rPr>
          <w:rFonts w:asciiTheme="minorEastAsia" w:eastAsiaTheme="minorEastAsia" w:hAnsiTheme="minorEastAsia" w:cs="宋体"/>
          <w:sz w:val="24"/>
        </w:rPr>
        <w:t>5+7+8=20ms</w:t>
      </w:r>
      <w:r w:rsidR="00C41667">
        <w:rPr>
          <w:rFonts w:asciiTheme="minorEastAsia" w:eastAsiaTheme="minorEastAsia" w:hAnsiTheme="minorEastAsia" w:cs="宋体" w:hint="eastAsia"/>
          <w:sz w:val="24"/>
        </w:rPr>
        <w:t>，并行</w:t>
      </w:r>
      <w:r w:rsidR="00C41667">
        <w:rPr>
          <w:rFonts w:asciiTheme="minorEastAsia" w:eastAsiaTheme="minorEastAsia" w:hAnsiTheme="minorEastAsia" w:cs="宋体"/>
          <w:sz w:val="24"/>
        </w:rPr>
        <w:t>调用只需要消耗Max（</w:t>
      </w:r>
      <w:r w:rsidR="00C41667">
        <w:rPr>
          <w:rFonts w:asciiTheme="minorEastAsia" w:eastAsiaTheme="minorEastAsia" w:hAnsiTheme="minorEastAsia" w:cs="宋体" w:hint="eastAsia"/>
          <w:sz w:val="24"/>
        </w:rPr>
        <w:t>5,7,8</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8ms。</w:t>
      </w:r>
    </w:p>
    <w:p w14:paraId="4AA1619C" w14:textId="77777777" w:rsidR="00065A3A" w:rsidRDefault="00C41667">
      <w:pPr>
        <w:spacing w:line="400" w:lineRule="atLeast"/>
        <w:ind w:firstLine="420"/>
        <w:rPr>
          <w:rFonts w:ascii="楷体" w:eastAsia="楷体" w:hAnsi="楷体"/>
          <w:sz w:val="18"/>
          <w:szCs w:val="18"/>
        </w:rPr>
      </w:pPr>
      <w:r>
        <w:rPr>
          <w:rFonts w:ascii="楷体" w:eastAsia="楷体" w:hAnsi="楷体"/>
          <w:noProof/>
          <w:sz w:val="18"/>
          <w:szCs w:val="18"/>
        </w:rPr>
        <w:drawing>
          <wp:inline distT="0" distB="0" distL="0" distR="0" wp14:anchorId="35EB46AE" wp14:editId="1E035A3A">
            <wp:extent cx="4267200" cy="2754630"/>
            <wp:effectExtent l="0" t="0" r="0" b="762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0"/>
                    <a:stretch>
                      <a:fillRect/>
                    </a:stretch>
                  </pic:blipFill>
                  <pic:spPr>
                    <a:xfrm>
                      <a:off x="0" y="0"/>
                      <a:ext cx="4295350" cy="2772894"/>
                    </a:xfrm>
                    <a:prstGeom prst="rect">
                      <a:avLst/>
                    </a:prstGeom>
                  </pic:spPr>
                </pic:pic>
              </a:graphicData>
            </a:graphic>
          </wp:inline>
        </w:drawing>
      </w:r>
    </w:p>
    <w:p w14:paraId="2C2A8261" w14:textId="77777777" w:rsidR="00065A3A" w:rsidRDefault="00C41667">
      <w:pPr>
        <w:spacing w:line="400" w:lineRule="atLeast"/>
        <w:ind w:firstLineChars="1150" w:firstLine="2070"/>
        <w:rPr>
          <w:rFonts w:ascii="楷体" w:eastAsia="楷体" w:hAnsi="楷体"/>
          <w:sz w:val="18"/>
          <w:szCs w:val="18"/>
        </w:rPr>
      </w:pPr>
      <w:r>
        <w:rPr>
          <w:rFonts w:ascii="楷体" w:eastAsia="楷体" w:hAnsi="楷体" w:hint="eastAsia"/>
          <w:sz w:val="18"/>
          <w:szCs w:val="18"/>
        </w:rPr>
        <w:lastRenderedPageBreak/>
        <w:t>图6.15  服务</w:t>
      </w:r>
      <w:r>
        <w:rPr>
          <w:rFonts w:ascii="楷体" w:eastAsia="楷体" w:hAnsi="楷体"/>
          <w:sz w:val="18"/>
          <w:szCs w:val="18"/>
        </w:rPr>
        <w:t>串行</w:t>
      </w:r>
      <w:r>
        <w:rPr>
          <w:rFonts w:ascii="楷体" w:eastAsia="楷体" w:hAnsi="楷体" w:hint="eastAsia"/>
          <w:sz w:val="18"/>
          <w:szCs w:val="18"/>
        </w:rPr>
        <w:t>和</w:t>
      </w:r>
      <w:r>
        <w:rPr>
          <w:rFonts w:ascii="楷体" w:eastAsia="楷体" w:hAnsi="楷体"/>
          <w:sz w:val="18"/>
          <w:szCs w:val="18"/>
        </w:rPr>
        <w:t>并行调用</w:t>
      </w:r>
      <w:r>
        <w:rPr>
          <w:rFonts w:ascii="楷体" w:eastAsia="楷体" w:hAnsi="楷体" w:hint="eastAsia"/>
          <w:sz w:val="18"/>
          <w:szCs w:val="18"/>
        </w:rPr>
        <w:t>比较</w:t>
      </w:r>
    </w:p>
    <w:p w14:paraId="75D87B82" w14:textId="77777777" w:rsidR="00065A3A" w:rsidRDefault="00C41667">
      <w:r>
        <w:rPr>
          <w:rFonts w:ascii="黑体" w:eastAsia="黑体" w:hAnsi="黑体"/>
          <w:sz w:val="28"/>
          <w:szCs w:val="28"/>
        </w:rPr>
        <w:t xml:space="preserve">7. </w:t>
      </w:r>
      <w:r>
        <w:rPr>
          <w:rFonts w:ascii="黑体" w:eastAsia="黑体" w:hAnsi="黑体" w:hint="eastAsia"/>
          <w:sz w:val="28"/>
          <w:szCs w:val="28"/>
        </w:rPr>
        <w:t>Hedwig可靠性设计</w:t>
      </w:r>
    </w:p>
    <w:p w14:paraId="0D0713E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用</w:t>
      </w:r>
      <w:r>
        <w:rPr>
          <w:rFonts w:asciiTheme="minorEastAsia" w:eastAsiaTheme="minorEastAsia" w:hAnsiTheme="minorEastAsia" w:cs="宋体"/>
          <w:sz w:val="24"/>
        </w:rPr>
        <w:t>netty</w:t>
      </w:r>
      <w:r>
        <w:rPr>
          <w:rFonts w:asciiTheme="minorEastAsia" w:eastAsiaTheme="minorEastAsia" w:hAnsiTheme="minorEastAsia" w:cs="宋体" w:hint="eastAsia"/>
          <w:sz w:val="24"/>
        </w:rPr>
        <w:t>做</w:t>
      </w:r>
      <w:r>
        <w:rPr>
          <w:rFonts w:asciiTheme="minorEastAsia" w:eastAsiaTheme="minorEastAsia" w:hAnsiTheme="minorEastAsia" w:cs="宋体"/>
          <w:sz w:val="24"/>
        </w:rPr>
        <w:t>底层rpc</w:t>
      </w:r>
      <w:r>
        <w:rPr>
          <w:rFonts w:asciiTheme="minorEastAsia" w:eastAsiaTheme="minorEastAsia" w:hAnsiTheme="minorEastAsia" w:cs="宋体" w:hint="eastAsia"/>
          <w:sz w:val="24"/>
        </w:rPr>
        <w:t>通信</w:t>
      </w:r>
      <w:r>
        <w:rPr>
          <w:rFonts w:asciiTheme="minorEastAsia" w:eastAsiaTheme="minorEastAsia" w:hAnsiTheme="minorEastAsia" w:cs="宋体"/>
          <w:sz w:val="24"/>
        </w:rPr>
        <w:t>的服务框架的心跳</w:t>
      </w:r>
      <w:r>
        <w:rPr>
          <w:rFonts w:asciiTheme="minorEastAsia" w:eastAsiaTheme="minorEastAsia" w:hAnsiTheme="minorEastAsia" w:cs="宋体" w:hint="eastAsia"/>
          <w:sz w:val="24"/>
        </w:rPr>
        <w:t>机制</w:t>
      </w:r>
      <w:r>
        <w:rPr>
          <w:rFonts w:asciiTheme="minorEastAsia" w:eastAsiaTheme="minorEastAsia" w:hAnsiTheme="minorEastAsia" w:cs="宋体"/>
          <w:sz w:val="24"/>
        </w:rPr>
        <w:t>靠netty的空闲链路检测机制实现</w:t>
      </w:r>
      <w:r>
        <w:rPr>
          <w:rFonts w:asciiTheme="minorEastAsia" w:eastAsiaTheme="minorEastAsia" w:hAnsiTheme="minorEastAsia" w:cs="宋体" w:hint="eastAsia"/>
          <w:sz w:val="24"/>
        </w:rPr>
        <w:t>，</w:t>
      </w:r>
      <w:r>
        <w:rPr>
          <w:rFonts w:asciiTheme="minorEastAsia" w:eastAsiaTheme="minorEastAsia" w:hAnsiTheme="minorEastAsia" w:cs="宋体"/>
          <w:sz w:val="24"/>
        </w:rPr>
        <w:t>链路关闭</w:t>
      </w:r>
      <w:r>
        <w:rPr>
          <w:rFonts w:asciiTheme="minorEastAsia" w:eastAsiaTheme="minorEastAsia" w:hAnsiTheme="minorEastAsia" w:cs="宋体" w:hint="eastAsia"/>
          <w:sz w:val="24"/>
        </w:rPr>
        <w:t>后</w:t>
      </w:r>
      <w:r>
        <w:rPr>
          <w:rFonts w:asciiTheme="minorEastAsia" w:eastAsiaTheme="minorEastAsia" w:hAnsiTheme="minorEastAsia" w:cs="宋体"/>
          <w:sz w:val="24"/>
        </w:rPr>
        <w:t>会触发事件，重新发起连接操作。</w:t>
      </w:r>
      <w:r>
        <w:rPr>
          <w:rFonts w:asciiTheme="minorEastAsia" w:eastAsiaTheme="minorEastAsia" w:hAnsiTheme="minorEastAsia" w:cs="宋体" w:hint="eastAsia"/>
          <w:sz w:val="24"/>
        </w:rPr>
        <w:t>整</w:t>
      </w:r>
      <w:r>
        <w:rPr>
          <w:rFonts w:asciiTheme="minorEastAsia" w:eastAsiaTheme="minorEastAsia" w:hAnsiTheme="minorEastAsia" w:cs="宋体"/>
          <w:sz w:val="24"/>
        </w:rPr>
        <w:t>个可靠性</w:t>
      </w:r>
      <w:r>
        <w:rPr>
          <w:rFonts w:asciiTheme="minorEastAsia" w:eastAsiaTheme="minorEastAsia" w:hAnsiTheme="minorEastAsia" w:cs="宋体" w:hint="eastAsia"/>
          <w:sz w:val="24"/>
        </w:rPr>
        <w:t>是</w:t>
      </w:r>
      <w:r>
        <w:rPr>
          <w:rFonts w:asciiTheme="minorEastAsia" w:eastAsiaTheme="minorEastAsia" w:hAnsiTheme="minorEastAsia" w:cs="宋体"/>
          <w:sz w:val="24"/>
        </w:rPr>
        <w:t>依赖netty实现的。</w:t>
      </w:r>
      <w:r>
        <w:rPr>
          <w:rFonts w:asciiTheme="minorEastAsia" w:eastAsiaTheme="minorEastAsia" w:hAnsiTheme="minorEastAsia" w:cs="宋体" w:hint="eastAsia"/>
          <w:sz w:val="24"/>
        </w:rPr>
        <w:t>而Hedwig</w:t>
      </w:r>
      <w:r>
        <w:rPr>
          <w:rFonts w:asciiTheme="minorEastAsia" w:eastAsiaTheme="minorEastAsia" w:hAnsiTheme="minorEastAsia" w:cs="宋体"/>
          <w:sz w:val="24"/>
        </w:rPr>
        <w:t>0</w:t>
      </w:r>
      <w:r>
        <w:rPr>
          <w:rFonts w:asciiTheme="minorEastAsia" w:eastAsiaTheme="minorEastAsia" w:hAnsiTheme="minorEastAsia" w:cs="宋体" w:hint="eastAsia"/>
          <w:sz w:val="24"/>
        </w:rPr>
        <w:t>.2.x是</w:t>
      </w:r>
      <w:r>
        <w:rPr>
          <w:rFonts w:asciiTheme="minorEastAsia" w:eastAsiaTheme="minorEastAsia" w:hAnsiTheme="minorEastAsia" w:cs="宋体"/>
          <w:sz w:val="24"/>
        </w:rPr>
        <w:t>靠akka</w:t>
      </w:r>
      <w:r>
        <w:rPr>
          <w:rFonts w:asciiTheme="minorEastAsia" w:eastAsiaTheme="minorEastAsia" w:hAnsiTheme="minorEastAsia" w:cs="宋体" w:hint="eastAsia"/>
          <w:sz w:val="24"/>
        </w:rPr>
        <w:t>框架本身</w:t>
      </w:r>
      <w:r>
        <w:rPr>
          <w:rFonts w:asciiTheme="minorEastAsia" w:eastAsiaTheme="minorEastAsia" w:hAnsiTheme="minorEastAsia" w:cs="宋体"/>
          <w:sz w:val="24"/>
        </w:rPr>
        <w:t>实现的心跳检测</w:t>
      </w:r>
      <w:r>
        <w:rPr>
          <w:rFonts w:asciiTheme="minorEastAsia" w:eastAsiaTheme="minorEastAsia" w:hAnsiTheme="minorEastAsia" w:cs="宋体" w:hint="eastAsia"/>
          <w:sz w:val="24"/>
        </w:rPr>
        <w:t>/重</w:t>
      </w:r>
      <w:r>
        <w:rPr>
          <w:rFonts w:asciiTheme="minorEastAsia" w:eastAsiaTheme="minorEastAsia" w:hAnsiTheme="minorEastAsia" w:cs="宋体"/>
          <w:sz w:val="24"/>
        </w:rPr>
        <w:t>连机制来保证链路的可靠性。</w:t>
      </w:r>
      <w:bookmarkStart w:id="173" w:name="_Toc482175901"/>
      <w:r>
        <w:rPr>
          <w:rFonts w:asciiTheme="minorEastAsia" w:eastAsiaTheme="minorEastAsia" w:hAnsiTheme="minorEastAsia" w:cs="宋体" w:hint="eastAsia"/>
          <w:sz w:val="24"/>
        </w:rPr>
        <w:t xml:space="preserve"> </w:t>
      </w:r>
      <w:bookmarkEnd w:id="173"/>
    </w:p>
    <w:p w14:paraId="639256B5" w14:textId="77777777" w:rsidR="00065A3A" w:rsidRDefault="00C41667">
      <w:r>
        <w:rPr>
          <w:rFonts w:ascii="黑体" w:eastAsia="黑体" w:hAnsi="黑体"/>
          <w:sz w:val="28"/>
          <w:szCs w:val="28"/>
        </w:rPr>
        <w:t xml:space="preserve">8. </w:t>
      </w:r>
      <w:r>
        <w:rPr>
          <w:rFonts w:ascii="黑体" w:eastAsia="黑体" w:hAnsi="黑体" w:hint="eastAsia"/>
          <w:sz w:val="28"/>
          <w:szCs w:val="28"/>
        </w:rPr>
        <w:t>Hedwig服务框架</w:t>
      </w:r>
      <w:r>
        <w:rPr>
          <w:rFonts w:ascii="黑体" w:eastAsia="黑体" w:hAnsi="黑体"/>
          <w:sz w:val="28"/>
          <w:szCs w:val="28"/>
        </w:rPr>
        <w:t>部署方式</w:t>
      </w:r>
      <w:r>
        <w:rPr>
          <w:rFonts w:ascii="黑体" w:eastAsia="黑体" w:hAnsi="黑体" w:hint="eastAsia"/>
          <w:sz w:val="28"/>
          <w:szCs w:val="28"/>
        </w:rPr>
        <w:t>设计</w:t>
      </w:r>
    </w:p>
    <w:p w14:paraId="001551E6" w14:textId="3F5C26AB"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w:t>
      </w:r>
      <w:r>
        <w:rPr>
          <w:rFonts w:asciiTheme="minorEastAsia" w:eastAsiaTheme="minorEastAsia" w:hAnsiTheme="minorEastAsia" w:cs="宋体" w:hint="eastAsia"/>
          <w:sz w:val="24"/>
        </w:rPr>
        <w:t>edwig</w:t>
      </w:r>
      <w:r>
        <w:rPr>
          <w:rFonts w:asciiTheme="minorEastAsia" w:eastAsiaTheme="minorEastAsia" w:hAnsiTheme="minorEastAsia" w:cs="宋体"/>
          <w:sz w:val="24"/>
        </w:rPr>
        <w:t xml:space="preserve"> 0.1.x Hessian</w:t>
      </w:r>
      <w:r>
        <w:rPr>
          <w:rFonts w:asciiTheme="minorEastAsia" w:eastAsiaTheme="minorEastAsia" w:hAnsiTheme="minorEastAsia" w:cs="宋体" w:hint="eastAsia"/>
          <w:sz w:val="24"/>
        </w:rPr>
        <w:t>版本中, 分布式</w:t>
      </w:r>
      <w:r>
        <w:rPr>
          <w:rFonts w:asciiTheme="minorEastAsia" w:eastAsiaTheme="minorEastAsia" w:hAnsiTheme="minorEastAsia" w:cs="宋体"/>
          <w:sz w:val="24"/>
        </w:rPr>
        <w:t>服务框架与应用一起打包</w:t>
      </w:r>
      <w:r>
        <w:rPr>
          <w:rFonts w:asciiTheme="minorEastAsia" w:eastAsiaTheme="minorEastAsia" w:hAnsiTheme="minorEastAsia" w:cs="宋体" w:hint="eastAsia"/>
          <w:sz w:val="24"/>
        </w:rPr>
        <w:t>,它</w:t>
      </w:r>
      <w:r>
        <w:rPr>
          <w:rFonts w:asciiTheme="minorEastAsia" w:eastAsiaTheme="minorEastAsia" w:hAnsiTheme="minorEastAsia" w:cs="宋体"/>
          <w:sz w:val="24"/>
        </w:rPr>
        <w:t>作为应用</w:t>
      </w:r>
      <w:r>
        <w:rPr>
          <w:rFonts w:asciiTheme="minorEastAsia" w:eastAsiaTheme="minorEastAsia" w:hAnsiTheme="minorEastAsia" w:cs="宋体" w:hint="eastAsia"/>
          <w:sz w:val="24"/>
        </w:rPr>
        <w:t>的</w:t>
      </w:r>
      <w:r>
        <w:rPr>
          <w:rFonts w:asciiTheme="minorEastAsia" w:eastAsiaTheme="minorEastAsia" w:hAnsiTheme="minorEastAsia" w:cs="宋体"/>
          <w:sz w:val="24"/>
        </w:rPr>
        <w:t>一个依赖包</w:t>
      </w:r>
      <w:r>
        <w:rPr>
          <w:rFonts w:asciiTheme="minorEastAsia" w:eastAsiaTheme="minorEastAsia" w:hAnsiTheme="minorEastAsia" w:cs="宋体" w:hint="eastAsia"/>
          <w:sz w:val="24"/>
        </w:rPr>
        <w:t>，</w:t>
      </w:r>
      <w:r>
        <w:rPr>
          <w:rFonts w:asciiTheme="minorEastAsia" w:eastAsiaTheme="minorEastAsia" w:hAnsiTheme="minorEastAsia" w:cs="宋体"/>
          <w:sz w:val="24"/>
        </w:rPr>
        <w:t>web</w:t>
      </w:r>
      <w:r>
        <w:rPr>
          <w:rFonts w:asciiTheme="minorEastAsia" w:eastAsiaTheme="minorEastAsia" w:hAnsiTheme="minorEastAsia" w:cs="宋体" w:hint="eastAsia"/>
          <w:sz w:val="24"/>
        </w:rPr>
        <w:t>容器是tomcat</w:t>
      </w:r>
      <w:r w:rsidR="002D5BC6">
        <w:rPr>
          <w:rFonts w:asciiTheme="minorEastAsia" w:eastAsiaTheme="minorEastAsia" w:hAnsiTheme="minorEastAsia" w:cs="宋体" w:hint="eastAsia"/>
          <w:sz w:val="24"/>
        </w:rPr>
        <w:t>，详见</w:t>
      </w:r>
      <w:r w:rsidR="002D5BC6" w:rsidRPr="002D5BC6">
        <w:rPr>
          <w:rFonts w:asciiTheme="minorEastAsia" w:eastAsiaTheme="minorEastAsia" w:hAnsiTheme="minorEastAsia" w:cs="宋体" w:hint="eastAsia"/>
          <w:sz w:val="24"/>
        </w:rPr>
        <w:t>图3.6</w:t>
      </w:r>
      <w:r w:rsidR="002D5BC6">
        <w:rPr>
          <w:rFonts w:asciiTheme="minorEastAsia" w:eastAsiaTheme="minorEastAsia" w:hAnsiTheme="minorEastAsia" w:cs="宋体" w:hint="eastAsia"/>
          <w:sz w:val="24"/>
        </w:rPr>
        <w:t>。</w:t>
      </w:r>
    </w:p>
    <w:p w14:paraId="4CF3867F" w14:textId="7525F6D3"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w:t>
      </w:r>
      <w:r>
        <w:rPr>
          <w:rFonts w:asciiTheme="minorEastAsia" w:eastAsiaTheme="minorEastAsia" w:hAnsiTheme="minorEastAsia" w:cs="宋体" w:hint="eastAsia"/>
          <w:sz w:val="24"/>
        </w:rPr>
        <w:t>edwig</w:t>
      </w:r>
      <w:r>
        <w:rPr>
          <w:rFonts w:asciiTheme="minorEastAsia" w:eastAsiaTheme="minorEastAsia" w:hAnsiTheme="minorEastAsia" w:cs="宋体"/>
          <w:sz w:val="24"/>
        </w:rPr>
        <w:t xml:space="preserve"> 0.2.x Akka</w:t>
      </w:r>
      <w:r>
        <w:rPr>
          <w:rFonts w:asciiTheme="minorEastAsia" w:eastAsiaTheme="minorEastAsia" w:hAnsiTheme="minorEastAsia" w:cs="宋体" w:hint="eastAsia"/>
          <w:sz w:val="24"/>
        </w:rPr>
        <w:t>版本把</w:t>
      </w:r>
      <w:r>
        <w:rPr>
          <w:rFonts w:asciiTheme="minorEastAsia" w:eastAsiaTheme="minorEastAsia" w:hAnsiTheme="minorEastAsia" w:cs="宋体"/>
          <w:sz w:val="24"/>
        </w:rPr>
        <w:t>服务框架自身需要变为一个容器来</w:t>
      </w:r>
      <w:r>
        <w:rPr>
          <w:rFonts w:asciiTheme="minorEastAsia" w:eastAsiaTheme="minorEastAsia" w:hAnsiTheme="minorEastAsia" w:cs="宋体" w:hint="eastAsia"/>
          <w:sz w:val="24"/>
        </w:rPr>
        <w:t>承载</w:t>
      </w:r>
      <w:r>
        <w:rPr>
          <w:rFonts w:asciiTheme="minorEastAsia" w:eastAsiaTheme="minorEastAsia" w:hAnsiTheme="minorEastAsia" w:cs="宋体"/>
          <w:sz w:val="24"/>
        </w:rPr>
        <w:t>远程服务</w:t>
      </w:r>
      <w:r>
        <w:rPr>
          <w:rFonts w:asciiTheme="minorEastAsia" w:eastAsiaTheme="minorEastAsia" w:hAnsiTheme="minorEastAsia" w:cs="宋体" w:hint="eastAsia"/>
          <w:sz w:val="24"/>
        </w:rPr>
        <w:t>,akka底层使用</w:t>
      </w:r>
      <w:r>
        <w:rPr>
          <w:rFonts w:asciiTheme="minorEastAsia" w:eastAsiaTheme="minorEastAsia" w:hAnsiTheme="minorEastAsia" w:cs="宋体"/>
          <w:sz w:val="24"/>
        </w:rPr>
        <w:t>netty</w:t>
      </w:r>
      <w:r>
        <w:rPr>
          <w:rFonts w:asciiTheme="minorEastAsia" w:eastAsiaTheme="minorEastAsia" w:hAnsiTheme="minorEastAsia" w:cs="宋体" w:hint="eastAsia"/>
          <w:sz w:val="24"/>
        </w:rPr>
        <w:t>作为通信</w:t>
      </w:r>
      <w:r>
        <w:rPr>
          <w:rFonts w:asciiTheme="minorEastAsia" w:eastAsiaTheme="minorEastAsia" w:hAnsiTheme="minorEastAsia" w:cs="宋体"/>
          <w:sz w:val="24"/>
        </w:rPr>
        <w:t>框架</w:t>
      </w:r>
      <w:r w:rsidR="00C17E5F">
        <w:rPr>
          <w:rFonts w:asciiTheme="minorEastAsia" w:eastAsiaTheme="minorEastAsia" w:hAnsiTheme="minorEastAsia" w:cs="宋体" w:hint="eastAsia"/>
          <w:sz w:val="24"/>
        </w:rPr>
        <w:t>，</w:t>
      </w:r>
      <w:r w:rsidR="002D5BC6">
        <w:rPr>
          <w:rFonts w:asciiTheme="minorEastAsia" w:eastAsiaTheme="minorEastAsia" w:hAnsiTheme="minorEastAsia" w:cs="宋体" w:hint="eastAsia"/>
          <w:sz w:val="24"/>
        </w:rPr>
        <w:t>详见</w:t>
      </w:r>
      <w:r w:rsidR="002D5BC6" w:rsidRPr="002D5BC6">
        <w:rPr>
          <w:rFonts w:asciiTheme="minorEastAsia" w:eastAsiaTheme="minorEastAsia" w:hAnsiTheme="minorEastAsia" w:cs="宋体" w:hint="eastAsia"/>
          <w:sz w:val="24"/>
        </w:rPr>
        <w:t>图</w:t>
      </w:r>
      <w:r w:rsidR="002E46D9">
        <w:rPr>
          <w:rFonts w:asciiTheme="minorEastAsia" w:eastAsiaTheme="minorEastAsia" w:hAnsiTheme="minorEastAsia" w:cs="宋体" w:hint="eastAsia"/>
          <w:sz w:val="24"/>
        </w:rPr>
        <w:t>3.8</w:t>
      </w:r>
      <w:r w:rsidR="002D5BC6">
        <w:rPr>
          <w:rFonts w:asciiTheme="minorEastAsia" w:eastAsiaTheme="minorEastAsia" w:hAnsiTheme="minorEastAsia" w:cs="宋体" w:hint="eastAsia"/>
          <w:sz w:val="24"/>
        </w:rPr>
        <w:t>。</w:t>
      </w:r>
    </w:p>
    <w:p w14:paraId="357B9AD8" w14:textId="77777777" w:rsidR="00065A3A" w:rsidRDefault="00C41667">
      <w:r>
        <w:rPr>
          <w:rFonts w:ascii="黑体" w:eastAsia="黑体" w:hAnsi="黑体"/>
          <w:sz w:val="28"/>
          <w:szCs w:val="28"/>
        </w:rPr>
        <w:t xml:space="preserve">9.  </w:t>
      </w:r>
      <w:r>
        <w:rPr>
          <w:rFonts w:ascii="黑体" w:eastAsia="黑体" w:hAnsi="黑体" w:hint="eastAsia"/>
          <w:sz w:val="28"/>
          <w:szCs w:val="28"/>
        </w:rPr>
        <w:t>Hedwig协议</w:t>
      </w:r>
      <w:r>
        <w:rPr>
          <w:rFonts w:ascii="黑体" w:eastAsia="黑体" w:hAnsi="黑体"/>
          <w:sz w:val="28"/>
          <w:szCs w:val="28"/>
        </w:rPr>
        <w:t>栈</w:t>
      </w:r>
      <w:r>
        <w:rPr>
          <w:rFonts w:ascii="黑体" w:eastAsia="黑体" w:hAnsi="黑体" w:hint="eastAsia"/>
          <w:sz w:val="28"/>
          <w:szCs w:val="28"/>
        </w:rPr>
        <w:t>设计</w:t>
      </w:r>
    </w:p>
    <w:p w14:paraId="61F01660" w14:textId="77777777" w:rsidR="00065A3A" w:rsidRDefault="00C41667">
      <w:pPr>
        <w:pStyle w:val="af0"/>
        <w:ind w:firstLine="261"/>
      </w:pPr>
      <w:r>
        <w:t>public enum ProtocolType {</w:t>
      </w:r>
      <w:r>
        <w:tab/>
      </w:r>
    </w:p>
    <w:p w14:paraId="52974CC5" w14:textId="77777777" w:rsidR="00065A3A" w:rsidRDefault="00C41667">
      <w:pPr>
        <w:pStyle w:val="af0"/>
        <w:ind w:firstLine="261"/>
      </w:pPr>
      <w:r>
        <w:tab/>
        <w:t>NONE("NONE"),</w:t>
      </w:r>
    </w:p>
    <w:p w14:paraId="116910FD" w14:textId="77777777" w:rsidR="00065A3A" w:rsidRDefault="00C41667">
      <w:pPr>
        <w:pStyle w:val="af0"/>
        <w:ind w:firstLine="261"/>
      </w:pPr>
      <w:r>
        <w:tab/>
        <w:t>HTTP(SupportedProtocol.HTTP),</w:t>
      </w:r>
    </w:p>
    <w:p w14:paraId="06BD7136" w14:textId="77777777" w:rsidR="00065A3A" w:rsidRDefault="00C41667">
      <w:pPr>
        <w:pStyle w:val="af0"/>
        <w:ind w:firstLine="261"/>
      </w:pPr>
      <w:r>
        <w:tab/>
        <w:t>HTTPS(SupportedProtocol.HTTPS),</w:t>
      </w:r>
    </w:p>
    <w:p w14:paraId="2CACDA0B" w14:textId="77777777" w:rsidR="00065A3A" w:rsidRDefault="00C41667">
      <w:pPr>
        <w:pStyle w:val="af0"/>
        <w:ind w:firstLine="261"/>
      </w:pPr>
      <w:r>
        <w:tab/>
        <w:t>TCP(SupportedProtocol.TCP),</w:t>
      </w:r>
    </w:p>
    <w:p w14:paraId="7E359F06" w14:textId="77777777" w:rsidR="00065A3A" w:rsidRDefault="00C41667">
      <w:pPr>
        <w:pStyle w:val="af0"/>
        <w:ind w:firstLine="261"/>
      </w:pPr>
      <w:r>
        <w:tab/>
        <w:t>UDP(SupportedProtocol.UDP),</w:t>
      </w:r>
    </w:p>
    <w:p w14:paraId="6A22B0DF" w14:textId="77777777" w:rsidR="00065A3A" w:rsidRDefault="00C41667">
      <w:pPr>
        <w:pStyle w:val="af0"/>
        <w:ind w:firstLine="261"/>
      </w:pPr>
      <w:r>
        <w:tab/>
        <w:t>AKKAtcp(SupportedProtocol.AKKAtcp),</w:t>
      </w:r>
    </w:p>
    <w:p w14:paraId="4FE8596A" w14:textId="77777777" w:rsidR="00065A3A" w:rsidRDefault="00C41667">
      <w:pPr>
        <w:pStyle w:val="af0"/>
        <w:ind w:firstLine="261"/>
      </w:pPr>
      <w:r>
        <w:tab/>
        <w:t>AKKAudp(SupportedProtocol.AKKAudp);</w:t>
      </w:r>
      <w:r>
        <w:tab/>
      </w:r>
    </w:p>
    <w:p w14:paraId="1FBB21C2" w14:textId="77777777" w:rsidR="00065A3A" w:rsidRDefault="00C41667">
      <w:pPr>
        <w:pStyle w:val="af0"/>
        <w:ind w:firstLine="261"/>
      </w:pPr>
      <w:r>
        <w:t>}</w:t>
      </w:r>
    </w:p>
    <w:p w14:paraId="690AD8AE" w14:textId="77777777" w:rsidR="00065A3A" w:rsidRDefault="00C41667">
      <w:pPr>
        <w:spacing w:line="400" w:lineRule="atLeast"/>
        <w:ind w:firstLine="420"/>
        <w:rPr>
          <w:rFonts w:asciiTheme="minorEastAsia" w:eastAsiaTheme="minorEastAsia" w:hAnsiTheme="minorEastAsia" w:cs="宋体"/>
          <w:sz w:val="24"/>
        </w:rPr>
      </w:pPr>
      <w:r>
        <w:rPr>
          <w:rFonts w:hint="eastAsia"/>
        </w:rPr>
        <w:t xml:space="preserve">                    </w:t>
      </w:r>
      <w:r>
        <w:rPr>
          <w:rFonts w:ascii="楷体" w:eastAsia="楷体" w:hAnsi="楷体" w:hint="eastAsia"/>
          <w:sz w:val="18"/>
          <w:szCs w:val="18"/>
        </w:rPr>
        <w:t xml:space="preserve">   图6.16  </w:t>
      </w:r>
      <w:r>
        <w:rPr>
          <w:rFonts w:ascii="楷体" w:eastAsia="楷体" w:hAnsi="楷体"/>
          <w:sz w:val="18"/>
          <w:szCs w:val="18"/>
        </w:rPr>
        <w:t>Hedwig支持的协议</w:t>
      </w:r>
    </w:p>
    <w:p w14:paraId="0BD2A79C" w14:textId="1151D6B8" w:rsidR="00770D1D" w:rsidRDefault="00C41667" w:rsidP="00770D1D">
      <w:pPr>
        <w:spacing w:line="400" w:lineRule="atLeast"/>
        <w:ind w:firstLine="420"/>
        <w:rPr>
          <w:rFonts w:asciiTheme="minorEastAsia" w:eastAsiaTheme="minorEastAsia" w:hAnsiTheme="minorEastAsia" w:cs="宋体" w:hint="eastAsia"/>
          <w:sz w:val="24"/>
        </w:rPr>
      </w:pPr>
      <w:r>
        <w:rPr>
          <w:rFonts w:asciiTheme="minorEastAsia" w:eastAsiaTheme="minorEastAsia" w:hAnsiTheme="minorEastAsia" w:cs="宋体"/>
          <w:sz w:val="24"/>
        </w:rPr>
        <w:t>Hedwig本身支持</w:t>
      </w:r>
      <w:r>
        <w:rPr>
          <w:rFonts w:asciiTheme="minorEastAsia" w:eastAsiaTheme="minorEastAsia" w:hAnsiTheme="minorEastAsia" w:cs="宋体" w:hint="eastAsia"/>
          <w:sz w:val="24"/>
        </w:rPr>
        <w:t>基于</w:t>
      </w:r>
      <w:r>
        <w:rPr>
          <w:rFonts w:asciiTheme="minorEastAsia" w:eastAsiaTheme="minorEastAsia" w:hAnsiTheme="minorEastAsia" w:cs="宋体"/>
          <w:sz w:val="24"/>
        </w:rPr>
        <w:t>Hessian</w:t>
      </w:r>
      <w:r>
        <w:rPr>
          <w:rFonts w:asciiTheme="minorEastAsia" w:eastAsiaTheme="minorEastAsia" w:hAnsiTheme="minorEastAsia" w:cs="宋体" w:hint="eastAsia"/>
          <w:sz w:val="24"/>
        </w:rPr>
        <w:t>的</w:t>
      </w:r>
      <w:r>
        <w:rPr>
          <w:rFonts w:asciiTheme="minorEastAsia" w:eastAsiaTheme="minorEastAsia" w:hAnsiTheme="minorEastAsia" w:cs="宋体"/>
          <w:sz w:val="24"/>
        </w:rPr>
        <w:t>HTTP</w:t>
      </w:r>
      <w:r>
        <w:rPr>
          <w:rFonts w:asciiTheme="minorEastAsia" w:eastAsiaTheme="minorEastAsia" w:hAnsiTheme="minorEastAsia" w:cs="宋体" w:hint="eastAsia"/>
          <w:sz w:val="24"/>
        </w:rPr>
        <w:t>共有</w:t>
      </w:r>
      <w:r>
        <w:rPr>
          <w:rFonts w:asciiTheme="minorEastAsia" w:eastAsiaTheme="minorEastAsia" w:hAnsiTheme="minorEastAsia" w:cs="宋体"/>
          <w:sz w:val="24"/>
        </w:rPr>
        <w:t>协议和</w:t>
      </w:r>
      <w:r>
        <w:rPr>
          <w:rFonts w:asciiTheme="minorEastAsia" w:eastAsiaTheme="minorEastAsia" w:hAnsiTheme="minorEastAsia" w:cs="宋体" w:hint="eastAsia"/>
          <w:sz w:val="24"/>
        </w:rPr>
        <w:t>基于</w:t>
      </w:r>
      <w:r>
        <w:rPr>
          <w:rFonts w:asciiTheme="minorEastAsia" w:eastAsiaTheme="minorEastAsia" w:hAnsiTheme="minorEastAsia" w:cs="宋体"/>
          <w:sz w:val="24"/>
        </w:rPr>
        <w:t>Akka的TCP私有协议</w:t>
      </w:r>
      <w:r>
        <w:rPr>
          <w:rFonts w:asciiTheme="minorEastAsia" w:eastAsiaTheme="minorEastAsia" w:hAnsiTheme="minorEastAsia" w:cs="宋体" w:hint="eastAsia"/>
          <w:sz w:val="24"/>
        </w:rPr>
        <w:t>，</w:t>
      </w: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16</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sidR="00DB3681">
        <w:rPr>
          <w:rFonts w:asciiTheme="minorEastAsia" w:eastAsiaTheme="minorEastAsia" w:hAnsiTheme="minorEastAsia" w:cs="宋体"/>
          <w:sz w:val="24"/>
        </w:rPr>
        <w:t>HTTP</w:t>
      </w:r>
      <w:r w:rsidR="00DB3681">
        <w:rPr>
          <w:rFonts w:asciiTheme="minorEastAsia" w:eastAsiaTheme="minorEastAsia" w:hAnsiTheme="minorEastAsia" w:cs="宋体" w:hint="eastAsia"/>
          <w:sz w:val="24"/>
        </w:rPr>
        <w:t>共有</w:t>
      </w:r>
      <w:r w:rsidR="00DB3681">
        <w:rPr>
          <w:rFonts w:asciiTheme="minorEastAsia" w:eastAsiaTheme="minorEastAsia" w:hAnsiTheme="minorEastAsia" w:cs="宋体"/>
          <w:sz w:val="24"/>
        </w:rPr>
        <w:t>协议</w:t>
      </w:r>
      <w:r w:rsidR="00770D1D">
        <w:rPr>
          <w:rFonts w:asciiTheme="minorEastAsia" w:eastAsiaTheme="minorEastAsia" w:hAnsiTheme="minorEastAsia" w:cs="宋体" w:hint="eastAsia"/>
          <w:sz w:val="24"/>
        </w:rPr>
        <w:t>是</w:t>
      </w:r>
      <w:r w:rsidR="00770D1D">
        <w:rPr>
          <w:rFonts w:asciiTheme="minorEastAsia" w:eastAsiaTheme="minorEastAsia" w:hAnsiTheme="minorEastAsia" w:cs="宋体"/>
          <w:sz w:val="24"/>
        </w:rPr>
        <w:t>Hedwig0.1</w:t>
      </w:r>
      <w:r w:rsidR="00770D1D">
        <w:rPr>
          <w:rFonts w:asciiTheme="minorEastAsia" w:eastAsiaTheme="minorEastAsia" w:hAnsiTheme="minorEastAsia" w:cs="宋体" w:hint="eastAsia"/>
          <w:sz w:val="24"/>
        </w:rPr>
        <w:t>版本</w:t>
      </w:r>
      <w:r w:rsidR="00770D1D">
        <w:rPr>
          <w:rFonts w:asciiTheme="minorEastAsia" w:eastAsiaTheme="minorEastAsia" w:hAnsiTheme="minorEastAsia" w:cs="宋体"/>
          <w:sz w:val="24"/>
        </w:rPr>
        <w:t>使用的，</w:t>
      </w:r>
      <w:r w:rsidR="00770D1D">
        <w:rPr>
          <w:rFonts w:asciiTheme="minorEastAsia" w:eastAsiaTheme="minorEastAsia" w:hAnsiTheme="minorEastAsia" w:cs="宋体"/>
          <w:sz w:val="24"/>
        </w:rPr>
        <w:t>TCP私有协议</w:t>
      </w:r>
      <w:r w:rsidR="00770D1D">
        <w:rPr>
          <w:rFonts w:asciiTheme="minorEastAsia" w:eastAsiaTheme="minorEastAsia" w:hAnsiTheme="minorEastAsia" w:cs="宋体" w:hint="eastAsia"/>
          <w:sz w:val="24"/>
        </w:rPr>
        <w:t>是</w:t>
      </w:r>
      <w:r w:rsidR="00770D1D">
        <w:rPr>
          <w:rFonts w:asciiTheme="minorEastAsia" w:eastAsiaTheme="minorEastAsia" w:hAnsiTheme="minorEastAsia" w:cs="宋体"/>
          <w:sz w:val="24"/>
        </w:rPr>
        <w:t>Hedwig0.2</w:t>
      </w:r>
      <w:r w:rsidR="00770D1D">
        <w:rPr>
          <w:rFonts w:asciiTheme="minorEastAsia" w:eastAsiaTheme="minorEastAsia" w:hAnsiTheme="minorEastAsia" w:cs="宋体" w:hint="eastAsia"/>
          <w:sz w:val="24"/>
        </w:rPr>
        <w:t>版本</w:t>
      </w:r>
      <w:r w:rsidR="00770D1D">
        <w:rPr>
          <w:rFonts w:asciiTheme="minorEastAsia" w:eastAsiaTheme="minorEastAsia" w:hAnsiTheme="minorEastAsia" w:cs="宋体"/>
          <w:sz w:val="24"/>
        </w:rPr>
        <w:t>使用的。</w:t>
      </w:r>
    </w:p>
    <w:p w14:paraId="6505B6BE" w14:textId="77777777" w:rsidR="00065A3A" w:rsidRDefault="00C41667">
      <w:pPr>
        <w:pStyle w:val="3"/>
        <w:spacing w:beforeLines="100" w:before="312" w:afterLines="100" w:after="312" w:line="415" w:lineRule="auto"/>
        <w:jc w:val="left"/>
        <w:rPr>
          <w:rFonts w:ascii="黑体" w:eastAsia="黑体" w:hAnsi="黑体"/>
          <w:b w:val="0"/>
        </w:rPr>
      </w:pPr>
      <w:bookmarkStart w:id="174" w:name="_Toc483557639"/>
      <w:bookmarkStart w:id="175" w:name="_Toc482175912"/>
      <w:r>
        <w:rPr>
          <w:rFonts w:ascii="黑体" w:eastAsia="黑体" w:hAnsi="黑体" w:hint="eastAsia"/>
          <w:b w:val="0"/>
        </w:rPr>
        <w:t xml:space="preserve">6.3 </w:t>
      </w:r>
      <w:r>
        <w:rPr>
          <w:rFonts w:ascii="黑体" w:eastAsia="黑体" w:hAnsi="黑体"/>
          <w:b w:val="0"/>
        </w:rPr>
        <w:t>Hedwig</w:t>
      </w:r>
      <w:r>
        <w:rPr>
          <w:rFonts w:ascii="黑体" w:eastAsia="黑体" w:hAnsi="黑体" w:hint="eastAsia"/>
          <w:b w:val="0"/>
        </w:rPr>
        <w:t>功能</w:t>
      </w:r>
      <w:r>
        <w:rPr>
          <w:rFonts w:ascii="黑体" w:eastAsia="黑体" w:hAnsi="黑体"/>
          <w:b w:val="0"/>
        </w:rPr>
        <w:t>组件</w:t>
      </w:r>
      <w:r>
        <w:rPr>
          <w:rFonts w:ascii="黑体" w:eastAsia="黑体" w:hAnsi="黑体" w:hint="eastAsia"/>
          <w:b w:val="0"/>
        </w:rPr>
        <w:t>设计</w:t>
      </w:r>
      <w:bookmarkEnd w:id="174"/>
      <w:bookmarkEnd w:id="175"/>
    </w:p>
    <w:p w14:paraId="2740852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和</w:t>
      </w:r>
      <w:r>
        <w:rPr>
          <w:rFonts w:asciiTheme="minorEastAsia" w:eastAsiaTheme="minorEastAsia" w:hAnsiTheme="minorEastAsia" w:cs="宋体" w:hint="eastAsia"/>
          <w:sz w:val="24"/>
        </w:rPr>
        <w:t>其他</w:t>
      </w:r>
      <w:r>
        <w:rPr>
          <w:rFonts w:asciiTheme="minorEastAsia" w:eastAsiaTheme="minorEastAsia" w:hAnsiTheme="minorEastAsia" w:cs="宋体"/>
          <w:sz w:val="24"/>
        </w:rPr>
        <w:t>主流服务</w:t>
      </w:r>
      <w:r>
        <w:rPr>
          <w:rFonts w:asciiTheme="minorEastAsia" w:eastAsiaTheme="minorEastAsia" w:hAnsiTheme="minorEastAsia" w:cs="宋体" w:hint="eastAsia"/>
          <w:sz w:val="24"/>
        </w:rPr>
        <w:t>框架</w:t>
      </w:r>
      <w:r>
        <w:rPr>
          <w:rFonts w:asciiTheme="minorEastAsia" w:eastAsiaTheme="minorEastAsia" w:hAnsiTheme="minorEastAsia" w:cs="宋体"/>
          <w:sz w:val="24"/>
        </w:rPr>
        <w:t>的</w:t>
      </w:r>
      <w:r>
        <w:rPr>
          <w:rFonts w:asciiTheme="minorEastAsia" w:eastAsiaTheme="minorEastAsia" w:hAnsiTheme="minorEastAsia" w:cs="宋体" w:hint="eastAsia"/>
          <w:sz w:val="24"/>
        </w:rPr>
        <w:t>功能点</w:t>
      </w:r>
      <w:r>
        <w:rPr>
          <w:rFonts w:asciiTheme="minorEastAsia" w:eastAsiaTheme="minorEastAsia" w:hAnsiTheme="minorEastAsia" w:cs="宋体"/>
          <w:sz w:val="24"/>
        </w:rPr>
        <w:t>和模块</w:t>
      </w:r>
      <w:r>
        <w:rPr>
          <w:rFonts w:asciiTheme="minorEastAsia" w:eastAsiaTheme="minorEastAsia" w:hAnsiTheme="minorEastAsia" w:cs="宋体" w:hint="eastAsia"/>
          <w:sz w:val="24"/>
        </w:rPr>
        <w:t>有</w:t>
      </w:r>
      <w:r>
        <w:rPr>
          <w:rFonts w:asciiTheme="minorEastAsia" w:eastAsiaTheme="minorEastAsia" w:hAnsiTheme="minorEastAsia" w:cs="宋体"/>
          <w:sz w:val="24"/>
        </w:rPr>
        <w:t>共通点，</w:t>
      </w:r>
      <w:r>
        <w:rPr>
          <w:rFonts w:asciiTheme="minorEastAsia" w:eastAsiaTheme="minorEastAsia" w:hAnsiTheme="minorEastAsia" w:cs="宋体" w:hint="eastAsia"/>
          <w:sz w:val="24"/>
        </w:rPr>
        <w:t>抽象出</w:t>
      </w:r>
      <w:r>
        <w:rPr>
          <w:rFonts w:asciiTheme="minorEastAsia" w:eastAsiaTheme="minorEastAsia" w:hAnsiTheme="minorEastAsia" w:cs="宋体"/>
          <w:sz w:val="24"/>
        </w:rPr>
        <w:t>设计模式</w:t>
      </w:r>
      <w:r>
        <w:rPr>
          <w:rFonts w:asciiTheme="minorEastAsia" w:eastAsiaTheme="minorEastAsia" w:hAnsiTheme="minorEastAsia" w:cs="宋体" w:hint="eastAsia"/>
          <w:sz w:val="24"/>
        </w:rPr>
        <w:t>，按</w:t>
      </w:r>
      <w:r>
        <w:rPr>
          <w:rFonts w:asciiTheme="minorEastAsia" w:eastAsiaTheme="minorEastAsia" w:hAnsiTheme="minorEastAsia" w:cs="宋体"/>
          <w:sz w:val="24"/>
        </w:rPr>
        <w:t>模块的职责分，</w:t>
      </w:r>
      <w:r>
        <w:rPr>
          <w:rFonts w:asciiTheme="minorEastAsia" w:eastAsiaTheme="minorEastAsia" w:hAnsiTheme="minorEastAsia" w:cs="宋体" w:hint="eastAsia"/>
          <w:sz w:val="24"/>
        </w:rPr>
        <w:t>可以</w:t>
      </w:r>
      <w:r>
        <w:rPr>
          <w:rFonts w:asciiTheme="minorEastAsia" w:eastAsiaTheme="minorEastAsia" w:hAnsiTheme="minorEastAsia" w:cs="宋体"/>
          <w:sz w:val="24"/>
        </w:rPr>
        <w:t>分成以下几</w:t>
      </w:r>
      <w:r>
        <w:rPr>
          <w:rFonts w:asciiTheme="minorEastAsia" w:eastAsiaTheme="minorEastAsia" w:hAnsiTheme="minorEastAsia" w:cs="宋体" w:hint="eastAsia"/>
          <w:sz w:val="24"/>
        </w:rPr>
        <w:t>个</w:t>
      </w:r>
      <w:r>
        <w:rPr>
          <w:rFonts w:asciiTheme="minorEastAsia" w:eastAsiaTheme="minorEastAsia" w:hAnsiTheme="minorEastAsia" w:cs="宋体"/>
          <w:sz w:val="24"/>
        </w:rPr>
        <w:t>组件</w:t>
      </w:r>
      <w:r>
        <w:rPr>
          <w:rFonts w:asciiTheme="minorEastAsia" w:eastAsiaTheme="minorEastAsia" w:hAnsiTheme="minorEastAsia" w:cs="宋体" w:hint="eastAsia"/>
          <w:sz w:val="24"/>
        </w:rPr>
        <w:t>，</w:t>
      </w: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17</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 xml:space="preserve">。 </w:t>
      </w:r>
    </w:p>
    <w:p w14:paraId="71419CE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1. Client Proxy</w:t>
      </w:r>
      <w:r>
        <w:rPr>
          <w:rFonts w:asciiTheme="minorEastAsia" w:eastAsiaTheme="minorEastAsia" w:hAnsiTheme="minorEastAsia" w:cs="宋体" w:hint="eastAsia"/>
          <w:sz w:val="24"/>
        </w:rPr>
        <w:t>由</w:t>
      </w:r>
      <w:r>
        <w:rPr>
          <w:rFonts w:asciiTheme="minorEastAsia" w:eastAsiaTheme="minorEastAsia" w:hAnsiTheme="minorEastAsia" w:cs="宋体"/>
          <w:sz w:val="24"/>
        </w:rPr>
        <w:t>HedwigEventInterceptor</w:t>
      </w:r>
      <w:r>
        <w:rPr>
          <w:rFonts w:asciiTheme="minorEastAsia" w:eastAsiaTheme="minorEastAsia" w:hAnsiTheme="minorEastAsia" w:cs="宋体" w:hint="eastAsia"/>
          <w:sz w:val="24"/>
        </w:rPr>
        <w:t>实现，</w:t>
      </w:r>
      <w:r>
        <w:rPr>
          <w:rFonts w:asciiTheme="minorEastAsia" w:eastAsiaTheme="minorEastAsia" w:hAnsiTheme="minorEastAsia" w:cs="宋体"/>
          <w:sz w:val="24"/>
        </w:rPr>
        <w:t>Requestor</w:t>
      </w:r>
      <w:r>
        <w:rPr>
          <w:rFonts w:asciiTheme="minorEastAsia" w:eastAsiaTheme="minorEastAsia" w:hAnsiTheme="minorEastAsia" w:cs="宋体" w:hint="eastAsia"/>
          <w:sz w:val="24"/>
        </w:rPr>
        <w:t>称</w:t>
      </w:r>
      <w:r>
        <w:rPr>
          <w:rFonts w:asciiTheme="minorEastAsia" w:eastAsiaTheme="minorEastAsia" w:hAnsiTheme="minorEastAsia" w:cs="宋体"/>
          <w:sz w:val="24"/>
        </w:rPr>
        <w:t>为Engine</w:t>
      </w:r>
      <w:r>
        <w:rPr>
          <w:rFonts w:asciiTheme="minorEastAsia" w:eastAsiaTheme="minorEastAsia" w:hAnsiTheme="minorEastAsia" w:cs="宋体" w:hint="eastAsia"/>
          <w:sz w:val="24"/>
        </w:rPr>
        <w:t>层，</w:t>
      </w:r>
      <w:r>
        <w:rPr>
          <w:rFonts w:asciiTheme="minorEastAsia" w:eastAsiaTheme="minorEastAsia" w:hAnsiTheme="minorEastAsia" w:cs="宋体"/>
          <w:sz w:val="24"/>
        </w:rPr>
        <w:t>BaseHandler</w:t>
      </w:r>
      <w:r>
        <w:rPr>
          <w:rFonts w:asciiTheme="minorEastAsia" w:eastAsiaTheme="minorEastAsia" w:hAnsiTheme="minorEastAsia" w:cs="宋体" w:hint="eastAsia"/>
          <w:sz w:val="24"/>
        </w:rPr>
        <w:t>称为</w:t>
      </w:r>
      <w:r>
        <w:rPr>
          <w:rFonts w:asciiTheme="minorEastAsia" w:eastAsiaTheme="minorEastAsia" w:hAnsiTheme="minorEastAsia" w:cs="宋体"/>
          <w:sz w:val="24"/>
        </w:rPr>
        <w:t>handler</w:t>
      </w:r>
      <w:r>
        <w:rPr>
          <w:rFonts w:asciiTheme="minorEastAsia" w:eastAsiaTheme="minorEastAsia" w:hAnsiTheme="minorEastAsia" w:cs="宋体" w:hint="eastAsia"/>
          <w:sz w:val="24"/>
        </w:rPr>
        <w:t>层。</w:t>
      </w:r>
    </w:p>
    <w:p w14:paraId="7D2D6BC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2. HedwigEventInterceptor</w:t>
      </w:r>
      <w:r>
        <w:rPr>
          <w:rFonts w:asciiTheme="minorEastAsia" w:eastAsiaTheme="minorEastAsia" w:hAnsiTheme="minorEastAsia" w:cs="宋体" w:hint="eastAsia"/>
          <w:sz w:val="24"/>
        </w:rPr>
        <w:t>调用</w:t>
      </w:r>
      <w:r>
        <w:rPr>
          <w:rFonts w:asciiTheme="minorEastAsia" w:eastAsiaTheme="minorEastAsia" w:hAnsiTheme="minorEastAsia" w:cs="宋体"/>
          <w:sz w:val="24"/>
        </w:rPr>
        <w:t>Engine</w:t>
      </w:r>
      <w:r>
        <w:rPr>
          <w:rFonts w:asciiTheme="minorEastAsia" w:eastAsiaTheme="minorEastAsia" w:hAnsiTheme="minorEastAsia" w:cs="宋体" w:hint="eastAsia"/>
          <w:sz w:val="24"/>
        </w:rPr>
        <w:t>层，</w:t>
      </w:r>
      <w:r>
        <w:rPr>
          <w:rFonts w:asciiTheme="minorEastAsia" w:eastAsiaTheme="minorEastAsia" w:hAnsiTheme="minorEastAsia" w:cs="宋体"/>
          <w:sz w:val="24"/>
        </w:rPr>
        <w:t>Engine</w:t>
      </w:r>
      <w:r>
        <w:rPr>
          <w:rFonts w:asciiTheme="minorEastAsia" w:eastAsiaTheme="minorEastAsia" w:hAnsiTheme="minorEastAsia" w:cs="宋体" w:hint="eastAsia"/>
          <w:sz w:val="24"/>
        </w:rPr>
        <w:t>层调用</w:t>
      </w:r>
      <w:r>
        <w:rPr>
          <w:rFonts w:asciiTheme="minorEastAsia" w:eastAsiaTheme="minorEastAsia" w:hAnsiTheme="minorEastAsia" w:cs="宋体"/>
          <w:sz w:val="24"/>
        </w:rPr>
        <w:t>handler</w:t>
      </w:r>
      <w:r>
        <w:rPr>
          <w:rFonts w:asciiTheme="minorEastAsia" w:eastAsiaTheme="minorEastAsia" w:hAnsiTheme="minorEastAsia" w:cs="宋体" w:hint="eastAsia"/>
          <w:sz w:val="24"/>
        </w:rPr>
        <w:t>层。</w:t>
      </w:r>
    </w:p>
    <w:p w14:paraId="528BFED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3. Invoker</w:t>
      </w:r>
      <w:r>
        <w:rPr>
          <w:rFonts w:asciiTheme="minorEastAsia" w:eastAsiaTheme="minorEastAsia" w:hAnsiTheme="minorEastAsia" w:cs="宋体" w:hint="eastAsia"/>
          <w:sz w:val="24"/>
        </w:rPr>
        <w:t>由</w:t>
      </w:r>
      <w:r>
        <w:rPr>
          <w:rFonts w:asciiTheme="minorEastAsia" w:eastAsiaTheme="minorEastAsia" w:hAnsiTheme="minorEastAsia" w:cs="宋体"/>
          <w:sz w:val="24"/>
        </w:rPr>
        <w:t>HedwigHessian2SkeletonInvoker</w:t>
      </w:r>
      <w:r>
        <w:rPr>
          <w:rFonts w:asciiTheme="minorEastAsia" w:eastAsiaTheme="minorEastAsia" w:hAnsiTheme="minorEastAsia" w:cs="宋体" w:hint="eastAsia"/>
          <w:sz w:val="24"/>
        </w:rPr>
        <w:t>实现，</w:t>
      </w:r>
      <w:r>
        <w:rPr>
          <w:rFonts w:asciiTheme="minorEastAsia" w:eastAsiaTheme="minorEastAsia" w:hAnsiTheme="minorEastAsia" w:cs="宋体"/>
          <w:sz w:val="24"/>
        </w:rPr>
        <w:t xml:space="preserve">Server Request </w:t>
      </w:r>
      <w:r>
        <w:rPr>
          <w:rFonts w:asciiTheme="minorEastAsia" w:eastAsiaTheme="minorEastAsia" w:hAnsiTheme="minorEastAsia" w:cs="宋体"/>
          <w:sz w:val="24"/>
        </w:rPr>
        <w:lastRenderedPageBreak/>
        <w:t>Handler</w:t>
      </w:r>
      <w:r>
        <w:rPr>
          <w:rFonts w:asciiTheme="minorEastAsia" w:eastAsiaTheme="minorEastAsia" w:hAnsiTheme="minorEastAsia" w:cs="宋体" w:hint="eastAsia"/>
          <w:sz w:val="24"/>
        </w:rPr>
        <w:t>由</w:t>
      </w:r>
      <w:r>
        <w:rPr>
          <w:rFonts w:asciiTheme="minorEastAsia" w:eastAsiaTheme="minorEastAsia" w:hAnsiTheme="minorEastAsia" w:cs="宋体"/>
          <w:sz w:val="24"/>
        </w:rPr>
        <w:t>HedwigHessianSkeleton</w:t>
      </w:r>
      <w:r>
        <w:rPr>
          <w:rFonts w:asciiTheme="minorEastAsia" w:eastAsiaTheme="minorEastAsia" w:hAnsiTheme="minorEastAsia" w:cs="宋体" w:hint="eastAsia"/>
          <w:sz w:val="24"/>
        </w:rPr>
        <w:t>实现。</w:t>
      </w:r>
    </w:p>
    <w:p w14:paraId="5FBD5B3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4. Remote Error</w:t>
      </w:r>
      <w:r>
        <w:rPr>
          <w:rFonts w:asciiTheme="minorEastAsia" w:eastAsiaTheme="minorEastAsia" w:hAnsiTheme="minorEastAsia" w:cs="宋体" w:hint="eastAsia"/>
          <w:sz w:val="24"/>
        </w:rPr>
        <w:t>分别由</w:t>
      </w:r>
      <w:r>
        <w:rPr>
          <w:rFonts w:asciiTheme="minorEastAsia" w:eastAsiaTheme="minorEastAsia" w:hAnsiTheme="minorEastAsia" w:cs="宋体"/>
          <w:sz w:val="24"/>
        </w:rPr>
        <w:t>EngineException</w:t>
      </w:r>
      <w:r>
        <w:rPr>
          <w:rFonts w:asciiTheme="minorEastAsia" w:eastAsiaTheme="minorEastAsia" w:hAnsiTheme="minorEastAsia" w:cs="宋体" w:hint="eastAsia"/>
          <w:sz w:val="24"/>
        </w:rPr>
        <w:t>和</w:t>
      </w:r>
      <w:r>
        <w:rPr>
          <w:rFonts w:asciiTheme="minorEastAsia" w:eastAsiaTheme="minorEastAsia" w:hAnsiTheme="minorEastAsia" w:cs="宋体"/>
          <w:sz w:val="24"/>
        </w:rPr>
        <w:t>HandlerException</w:t>
      </w:r>
      <w:r>
        <w:rPr>
          <w:rFonts w:asciiTheme="minorEastAsia" w:eastAsiaTheme="minorEastAsia" w:hAnsiTheme="minorEastAsia" w:cs="宋体" w:hint="eastAsia"/>
          <w:sz w:val="24"/>
        </w:rPr>
        <w:t>实现</w:t>
      </w:r>
      <w:r>
        <w:rPr>
          <w:rFonts w:asciiTheme="minorEastAsia" w:eastAsiaTheme="minorEastAsia" w:hAnsiTheme="minorEastAsia" w:cs="宋体"/>
          <w:sz w:val="24"/>
        </w:rPr>
        <w:t>。</w:t>
      </w:r>
    </w:p>
    <w:p w14:paraId="7E60711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noProof/>
          <w:sz w:val="24"/>
        </w:rPr>
        <w:drawing>
          <wp:inline distT="0" distB="0" distL="0" distR="0" wp14:anchorId="01A934D2" wp14:editId="535C1648">
            <wp:extent cx="4427220" cy="4951095"/>
            <wp:effectExtent l="0" t="0" r="0" b="1905"/>
            <wp:docPr id="29" name="图片 29" descr="D:\yan\内容\send（论文）\20170509\图\remote_pattern(hedw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yan\内容\send（论文）\20170509\图\remote_pattern(hedwi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44965" cy="4970969"/>
                    </a:xfrm>
                    <a:prstGeom prst="rect">
                      <a:avLst/>
                    </a:prstGeom>
                    <a:noFill/>
                    <a:ln>
                      <a:noFill/>
                    </a:ln>
                  </pic:spPr>
                </pic:pic>
              </a:graphicData>
            </a:graphic>
          </wp:inline>
        </w:drawing>
      </w:r>
    </w:p>
    <w:p w14:paraId="54E0719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图6.17  </w:t>
      </w:r>
      <w:r>
        <w:rPr>
          <w:rFonts w:ascii="楷体" w:eastAsia="楷体" w:hAnsi="楷体"/>
          <w:sz w:val="18"/>
          <w:szCs w:val="18"/>
        </w:rPr>
        <w:t xml:space="preserve"> Hedwig</w:t>
      </w:r>
      <w:r>
        <w:rPr>
          <w:rFonts w:ascii="楷体" w:eastAsia="楷体" w:hAnsi="楷体" w:hint="eastAsia"/>
          <w:sz w:val="18"/>
          <w:szCs w:val="18"/>
        </w:rPr>
        <w:t>组件关系</w:t>
      </w:r>
    </w:p>
    <w:p w14:paraId="417200F9" w14:textId="77777777" w:rsidR="00065A3A" w:rsidRDefault="00C41667">
      <w:pPr>
        <w:pStyle w:val="3"/>
        <w:spacing w:beforeLines="100" w:before="312" w:afterLines="100" w:after="312" w:line="415" w:lineRule="auto"/>
        <w:jc w:val="left"/>
        <w:rPr>
          <w:rFonts w:ascii="黑体" w:eastAsia="黑体" w:hAnsi="黑体"/>
          <w:b w:val="0"/>
        </w:rPr>
      </w:pPr>
      <w:bookmarkStart w:id="176" w:name="_Toc482175942"/>
      <w:bookmarkStart w:id="177" w:name="_Toc483557640"/>
      <w:r>
        <w:rPr>
          <w:rFonts w:ascii="黑体" w:eastAsia="黑体" w:hAnsi="黑体" w:hint="eastAsia"/>
          <w:b w:val="0"/>
        </w:rPr>
        <w:t xml:space="preserve">6.4 </w:t>
      </w:r>
      <w:r>
        <w:rPr>
          <w:rFonts w:ascii="黑体" w:eastAsia="黑体" w:hAnsi="黑体"/>
          <w:b w:val="0"/>
        </w:rPr>
        <w:t>hedwig</w:t>
      </w:r>
      <w:r>
        <w:rPr>
          <w:rFonts w:ascii="黑体" w:eastAsia="黑体" w:hAnsi="黑体" w:hint="eastAsia"/>
          <w:b w:val="0"/>
        </w:rPr>
        <w:t>容错设计</w:t>
      </w:r>
      <w:bookmarkEnd w:id="176"/>
      <w:r>
        <w:rPr>
          <w:rFonts w:ascii="黑体" w:eastAsia="黑体" w:hAnsi="黑体" w:hint="eastAsia"/>
          <w:b w:val="0"/>
        </w:rPr>
        <w:t>和</w:t>
      </w:r>
      <w:r>
        <w:rPr>
          <w:rFonts w:ascii="黑体" w:eastAsia="黑体" w:hAnsi="黑体"/>
          <w:b w:val="0"/>
        </w:rPr>
        <w:t>实现</w:t>
      </w:r>
      <w:bookmarkEnd w:id="177"/>
    </w:p>
    <w:p w14:paraId="4D9C31DD" w14:textId="77777777" w:rsidR="00065A3A" w:rsidRDefault="00C41667">
      <w:pPr>
        <w:rPr>
          <w:rFonts w:ascii="黑体" w:eastAsia="黑体" w:hAnsi="黑体"/>
          <w:sz w:val="28"/>
          <w:szCs w:val="28"/>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Hedwig F</w:t>
      </w:r>
      <w:r>
        <w:rPr>
          <w:rFonts w:ascii="黑体" w:eastAsia="黑体" w:hAnsi="黑体" w:cs="宋体" w:hint="eastAsia"/>
          <w:sz w:val="28"/>
          <w:szCs w:val="28"/>
        </w:rPr>
        <w:t>ail</w:t>
      </w:r>
      <w:r>
        <w:rPr>
          <w:rFonts w:ascii="黑体" w:eastAsia="黑体" w:hAnsi="黑体" w:cs="宋体"/>
          <w:sz w:val="28"/>
          <w:szCs w:val="28"/>
        </w:rPr>
        <w:t>over</w:t>
      </w:r>
      <w:r>
        <w:rPr>
          <w:rFonts w:ascii="黑体" w:eastAsia="黑体" w:hAnsi="黑体" w:cs="宋体" w:hint="eastAsia"/>
          <w:sz w:val="28"/>
          <w:szCs w:val="28"/>
        </w:rPr>
        <w:t>实现</w:t>
      </w:r>
    </w:p>
    <w:p w14:paraId="7C31CA3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一个业务请求碰到服务一个故障节点时候报错，我们把故障节点剔除，并直接发返回异常给上层业务方。这种场景，为了减少业务系统报错，增强系统可用性，需要做一种优化，需在上层业务所能接受的时间内，进行重试另外一个节点。</w:t>
      </w:r>
      <w:r>
        <w:rPr>
          <w:rFonts w:asciiTheme="minorEastAsia" w:eastAsiaTheme="minorEastAsia" w:hAnsiTheme="minorEastAsia" w:cs="宋体"/>
          <w:sz w:val="24"/>
        </w:rPr>
        <w:t>并将正确结果返回上层业务系统</w:t>
      </w:r>
      <w:r>
        <w:rPr>
          <w:rFonts w:asciiTheme="minorEastAsia" w:eastAsiaTheme="minorEastAsia" w:hAnsiTheme="minorEastAsia" w:cs="宋体" w:hint="eastAsia"/>
          <w:sz w:val="24"/>
        </w:rPr>
        <w:t>。</w:t>
      </w:r>
    </w:p>
    <w:p w14:paraId="1D27A58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需要</w:t>
      </w:r>
      <w:r>
        <w:rPr>
          <w:rFonts w:asciiTheme="minorEastAsia" w:eastAsiaTheme="minorEastAsia" w:hAnsiTheme="minorEastAsia" w:cs="宋体"/>
          <w:sz w:val="24"/>
        </w:rPr>
        <w:t>设置</w:t>
      </w:r>
      <w:r>
        <w:rPr>
          <w:rFonts w:asciiTheme="minorEastAsia" w:eastAsiaTheme="minorEastAsia" w:hAnsiTheme="minorEastAsia" w:cs="宋体" w:hint="eastAsia"/>
          <w:sz w:val="24"/>
        </w:rPr>
        <w:t>重试开关</w:t>
      </w:r>
      <w:r>
        <w:rPr>
          <w:rFonts w:asciiTheme="minorEastAsia" w:eastAsiaTheme="minorEastAsia" w:hAnsiTheme="minorEastAsia" w:cs="宋体"/>
          <w:sz w:val="24"/>
        </w:rPr>
        <w:t>redoAble</w:t>
      </w:r>
      <w:r>
        <w:rPr>
          <w:rFonts w:asciiTheme="minorEastAsia" w:eastAsiaTheme="minorEastAsia" w:hAnsiTheme="minorEastAsia" w:cs="宋体" w:hint="eastAsia"/>
          <w:sz w:val="24"/>
        </w:rPr>
        <w:t>，可重试服务必须为幂等服务，触发条件为非业务异常。在业务方配置的超时时间内进行重试，最多重试</w:t>
      </w:r>
      <w:r>
        <w:rPr>
          <w:rFonts w:asciiTheme="minorEastAsia" w:eastAsiaTheme="minorEastAsia" w:hAnsiTheme="minorEastAsia" w:cs="宋体"/>
          <w:sz w:val="24"/>
        </w:rPr>
        <w:t>3</w:t>
      </w:r>
      <w:r>
        <w:rPr>
          <w:rFonts w:asciiTheme="minorEastAsia" w:eastAsiaTheme="minorEastAsia" w:hAnsiTheme="minorEastAsia" w:cs="宋体" w:hint="eastAsia"/>
          <w:sz w:val="24"/>
        </w:rPr>
        <w:t>次，重试时选择非当</w:t>
      </w:r>
      <w:r>
        <w:rPr>
          <w:rFonts w:asciiTheme="minorEastAsia" w:eastAsiaTheme="minorEastAsia" w:hAnsiTheme="minorEastAsia" w:cs="宋体" w:hint="eastAsia"/>
          <w:sz w:val="24"/>
        </w:rPr>
        <w:lastRenderedPageBreak/>
        <w:t>前出错节点。如图6.18为</w:t>
      </w:r>
      <w:r>
        <w:rPr>
          <w:rFonts w:asciiTheme="minorEastAsia" w:eastAsiaTheme="minorEastAsia" w:hAnsiTheme="minorEastAsia" w:cs="宋体"/>
          <w:sz w:val="24"/>
        </w:rPr>
        <w:t>failover流程。</w:t>
      </w:r>
    </w:p>
    <w:p w14:paraId="150513B7" w14:textId="77777777" w:rsidR="00065A3A" w:rsidRDefault="00C41667">
      <w:pPr>
        <w:widowControl/>
        <w:ind w:firstLineChars="190" w:firstLine="399"/>
        <w:rPr>
          <w:rFonts w:ascii="微软雅黑" w:eastAsia="微软雅黑" w:hAnsi="微软雅黑"/>
          <w:sz w:val="22"/>
          <w:lang w:val="da-DK"/>
        </w:rPr>
      </w:pPr>
      <w:r>
        <w:rPr>
          <w:noProof/>
        </w:rPr>
        <w:drawing>
          <wp:inline distT="0" distB="0" distL="0" distR="0" wp14:anchorId="0ECFB8A1" wp14:editId="51EAA9B7">
            <wp:extent cx="4769485" cy="2247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80395" cy="2253021"/>
                    </a:xfrm>
                    <a:prstGeom prst="rect">
                      <a:avLst/>
                    </a:prstGeom>
                    <a:noFill/>
                    <a:ln>
                      <a:noFill/>
                    </a:ln>
                  </pic:spPr>
                </pic:pic>
              </a:graphicData>
            </a:graphic>
          </wp:inline>
        </w:drawing>
      </w:r>
    </w:p>
    <w:p w14:paraId="7ED222C0" w14:textId="77777777" w:rsidR="00065A3A" w:rsidRDefault="00C41667">
      <w:pPr>
        <w:spacing w:line="400" w:lineRule="atLeast"/>
        <w:ind w:firstLine="420"/>
        <w:rPr>
          <w:rFonts w:ascii="楷体" w:eastAsia="楷体" w:hAnsi="楷体"/>
          <w:sz w:val="18"/>
          <w:szCs w:val="18"/>
          <w:lang w:val="da-DK"/>
        </w:rPr>
      </w:pPr>
      <w:r>
        <w:rPr>
          <w:rFonts w:asciiTheme="minorEastAsia" w:eastAsiaTheme="minorEastAsia" w:hAnsiTheme="minorEastAsia" w:cs="宋体" w:hint="eastAsia"/>
          <w:sz w:val="24"/>
          <w:lang w:val="da-DK"/>
        </w:rPr>
        <w:t xml:space="preserve">                   </w:t>
      </w:r>
      <w:r>
        <w:rPr>
          <w:rFonts w:ascii="楷体" w:eastAsia="楷体" w:hAnsi="楷体" w:hint="eastAsia"/>
          <w:sz w:val="18"/>
          <w:szCs w:val="18"/>
        </w:rPr>
        <w:t>图</w:t>
      </w:r>
      <w:r>
        <w:rPr>
          <w:rFonts w:ascii="楷体" w:eastAsia="楷体" w:hAnsi="楷体" w:hint="eastAsia"/>
          <w:sz w:val="18"/>
          <w:szCs w:val="18"/>
          <w:lang w:val="da-DK"/>
        </w:rPr>
        <w:t xml:space="preserve">6.18  </w:t>
      </w:r>
      <w:r>
        <w:rPr>
          <w:rFonts w:ascii="楷体" w:eastAsia="楷体" w:hAnsi="楷体"/>
          <w:sz w:val="18"/>
          <w:szCs w:val="18"/>
          <w:lang w:val="da-DK"/>
        </w:rPr>
        <w:t>Hedwig failover</w:t>
      </w:r>
      <w:r>
        <w:rPr>
          <w:rFonts w:ascii="楷体" w:eastAsia="楷体" w:hAnsi="楷体" w:hint="eastAsia"/>
          <w:sz w:val="18"/>
          <w:szCs w:val="18"/>
        </w:rPr>
        <w:t>流程</w:t>
      </w:r>
    </w:p>
    <w:p w14:paraId="5E8C26B2" w14:textId="77777777" w:rsidR="00065A3A" w:rsidRDefault="00C41667">
      <w:pPr>
        <w:spacing w:line="400" w:lineRule="atLeast"/>
        <w:ind w:firstLine="418"/>
        <w:rPr>
          <w:rFonts w:asciiTheme="minorEastAsia" w:eastAsiaTheme="minorEastAsia" w:hAnsiTheme="minorEastAsia" w:cs="宋体"/>
          <w:sz w:val="24"/>
          <w:lang w:val="da-DK"/>
        </w:rPr>
      </w:pPr>
      <w:r>
        <w:rPr>
          <w:rFonts w:asciiTheme="minorEastAsia" w:eastAsiaTheme="minorEastAsia" w:hAnsiTheme="minorEastAsia" w:cs="宋体"/>
          <w:sz w:val="24"/>
        </w:rPr>
        <w:t>如图</w:t>
      </w:r>
      <w:r>
        <w:rPr>
          <w:rFonts w:asciiTheme="minorEastAsia" w:eastAsiaTheme="minorEastAsia" w:hAnsiTheme="minorEastAsia" w:cs="宋体" w:hint="eastAsia"/>
          <w:sz w:val="24"/>
          <w:lang w:val="da-DK"/>
        </w:rPr>
        <w:t>6.</w:t>
      </w:r>
      <w:r>
        <w:rPr>
          <w:rFonts w:asciiTheme="minorEastAsia" w:eastAsiaTheme="minorEastAsia" w:hAnsiTheme="minorEastAsia" w:cs="宋体"/>
          <w:sz w:val="24"/>
          <w:lang w:val="da-DK"/>
        </w:rPr>
        <w:t>19</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sz w:val="24"/>
          <w:lang w:val="da-DK"/>
        </w:rPr>
        <w:t>，</w:t>
      </w:r>
      <w:r>
        <w:rPr>
          <w:rFonts w:asciiTheme="minorEastAsia" w:eastAsiaTheme="minorEastAsia" w:hAnsiTheme="minorEastAsia" w:cs="宋体" w:hint="eastAsia"/>
          <w:sz w:val="24"/>
          <w:lang w:val="da-DK"/>
        </w:rPr>
        <w:t xml:space="preserve"> </w:t>
      </w:r>
      <w:r>
        <w:rPr>
          <w:rFonts w:asciiTheme="minorEastAsia" w:eastAsiaTheme="minorEastAsia" w:hAnsiTheme="minorEastAsia" w:cs="宋体" w:hint="eastAsia"/>
          <w:sz w:val="24"/>
        </w:rPr>
        <w:t>如果客户端</w:t>
      </w:r>
      <w:r>
        <w:rPr>
          <w:rFonts w:asciiTheme="minorEastAsia" w:eastAsiaTheme="minorEastAsia" w:hAnsiTheme="minorEastAsia" w:cs="宋体"/>
          <w:sz w:val="24"/>
        </w:rPr>
        <w:t>中收到的响应</w:t>
      </w:r>
      <w:r>
        <w:rPr>
          <w:rFonts w:asciiTheme="minorEastAsia" w:eastAsiaTheme="minorEastAsia" w:hAnsiTheme="minorEastAsia" w:cs="宋体" w:hint="eastAsia"/>
          <w:sz w:val="24"/>
        </w:rPr>
        <w:t>是</w:t>
      </w:r>
      <w:r>
        <w:rPr>
          <w:rFonts w:asciiTheme="minorEastAsia" w:eastAsiaTheme="minorEastAsia" w:hAnsiTheme="minorEastAsia" w:cs="宋体"/>
          <w:sz w:val="24"/>
          <w:lang w:val="da-DK"/>
        </w:rPr>
        <w:t>ReceiveTimeout</w:t>
      </w:r>
      <w:r>
        <w:rPr>
          <w:rFonts w:asciiTheme="minorEastAsia" w:eastAsiaTheme="minorEastAsia" w:hAnsiTheme="minorEastAsia" w:cs="宋体" w:hint="eastAsia"/>
          <w:sz w:val="24"/>
        </w:rPr>
        <w:t>的</w:t>
      </w:r>
      <w:r>
        <w:rPr>
          <w:rFonts w:asciiTheme="minorEastAsia" w:eastAsiaTheme="minorEastAsia" w:hAnsiTheme="minorEastAsia" w:cs="宋体"/>
          <w:sz w:val="24"/>
        </w:rPr>
        <w:t>时候会</w:t>
      </w:r>
      <w:r>
        <w:rPr>
          <w:rFonts w:asciiTheme="minorEastAsia" w:eastAsiaTheme="minorEastAsia" w:hAnsiTheme="minorEastAsia" w:cs="宋体" w:hint="eastAsia"/>
          <w:sz w:val="24"/>
        </w:rPr>
        <w:t>调用</w:t>
      </w:r>
      <w:r>
        <w:rPr>
          <w:rFonts w:asciiTheme="minorEastAsia" w:eastAsiaTheme="minorEastAsia" w:hAnsiTheme="minorEastAsia" w:cs="宋体"/>
          <w:sz w:val="24"/>
          <w:lang w:val="da-DK"/>
        </w:rPr>
        <w:t>retryMessage</w:t>
      </w:r>
      <w:r>
        <w:rPr>
          <w:rFonts w:asciiTheme="minorEastAsia" w:eastAsiaTheme="minorEastAsia" w:hAnsiTheme="minorEastAsia" w:cs="宋体" w:hint="eastAsia"/>
          <w:sz w:val="24"/>
        </w:rPr>
        <w:t>方法</w:t>
      </w:r>
      <w:r>
        <w:rPr>
          <w:rFonts w:asciiTheme="minorEastAsia" w:eastAsiaTheme="minorEastAsia" w:hAnsiTheme="minorEastAsia" w:cs="宋体"/>
          <w:sz w:val="24"/>
        </w:rPr>
        <w:t>重试</w:t>
      </w:r>
      <w:r>
        <w:rPr>
          <w:rFonts w:asciiTheme="minorEastAsia" w:eastAsiaTheme="minorEastAsia" w:hAnsiTheme="minorEastAsia" w:cs="宋体" w:hint="eastAsia"/>
          <w:sz w:val="24"/>
        </w:rPr>
        <w:t>其他</w:t>
      </w:r>
      <w:r>
        <w:rPr>
          <w:rFonts w:asciiTheme="minorEastAsia" w:eastAsiaTheme="minorEastAsia" w:hAnsiTheme="minorEastAsia" w:cs="宋体"/>
          <w:sz w:val="24"/>
        </w:rPr>
        <w:t>可以的节点</w:t>
      </w:r>
      <w:r>
        <w:rPr>
          <w:rFonts w:asciiTheme="minorEastAsia" w:eastAsiaTheme="minorEastAsia" w:hAnsiTheme="minorEastAsia" w:cs="宋体" w:hint="eastAsia"/>
          <w:sz w:val="24"/>
        </w:rPr>
        <w:t>。服务端</w:t>
      </w:r>
      <w:r>
        <w:rPr>
          <w:rFonts w:asciiTheme="minorEastAsia" w:eastAsiaTheme="minorEastAsia" w:hAnsiTheme="minorEastAsia" w:cs="宋体"/>
          <w:sz w:val="24"/>
        </w:rPr>
        <w:t>慢了超时</w:t>
      </w:r>
      <w:r>
        <w:rPr>
          <w:rFonts w:asciiTheme="minorEastAsia" w:eastAsiaTheme="minorEastAsia" w:hAnsiTheme="minorEastAsia" w:cs="宋体" w:hint="eastAsia"/>
          <w:sz w:val="24"/>
        </w:rPr>
        <w:t>了</w:t>
      </w:r>
      <w:r>
        <w:rPr>
          <w:rFonts w:asciiTheme="minorEastAsia" w:eastAsiaTheme="minorEastAsia" w:hAnsiTheme="minorEastAsia" w:cs="宋体"/>
          <w:sz w:val="24"/>
          <w:lang w:val="da-DK"/>
        </w:rPr>
        <w:t>，</w:t>
      </w:r>
      <w:r>
        <w:rPr>
          <w:rFonts w:asciiTheme="minorEastAsia" w:eastAsiaTheme="minorEastAsia" w:hAnsiTheme="minorEastAsia" w:cs="宋体"/>
          <w:sz w:val="24"/>
        </w:rPr>
        <w:t>会</w:t>
      </w:r>
      <w:r>
        <w:rPr>
          <w:rFonts w:asciiTheme="minorEastAsia" w:eastAsiaTheme="minorEastAsia" w:hAnsiTheme="minorEastAsia" w:cs="宋体" w:hint="eastAsia"/>
          <w:sz w:val="24"/>
        </w:rPr>
        <w:t>采用</w:t>
      </w:r>
      <w:r>
        <w:rPr>
          <w:rFonts w:asciiTheme="minorEastAsia" w:eastAsiaTheme="minorEastAsia" w:hAnsiTheme="minorEastAsia" w:cs="宋体" w:hint="eastAsia"/>
          <w:sz w:val="24"/>
          <w:lang w:val="da-DK"/>
        </w:rPr>
        <w:t>failover</w:t>
      </w:r>
      <w:r>
        <w:rPr>
          <w:rFonts w:asciiTheme="minorEastAsia" w:eastAsiaTheme="minorEastAsia" w:hAnsiTheme="minorEastAsia" w:cs="宋体" w:hint="eastAsia"/>
          <w:sz w:val="24"/>
        </w:rPr>
        <w:t>机制。</w:t>
      </w:r>
    </w:p>
    <w:p w14:paraId="41B559C0" w14:textId="77777777" w:rsidR="00065A3A" w:rsidRDefault="00C41667">
      <w:pPr>
        <w:pStyle w:val="af0"/>
        <w:ind w:firstLine="261"/>
      </w:pPr>
      <w:r>
        <w:rPr>
          <w:lang w:val="da-DK"/>
        </w:rPr>
        <w:tab/>
      </w:r>
      <w:r>
        <w:rPr>
          <w:lang w:val="da-DK"/>
        </w:rPr>
        <w:tab/>
      </w:r>
      <w:r>
        <w:t>} else if (message.equals(ReceiveTimeout.getInstance())) {</w:t>
      </w:r>
    </w:p>
    <w:p w14:paraId="6540E17B" w14:textId="77777777" w:rsidR="00065A3A" w:rsidRDefault="00C41667">
      <w:pPr>
        <w:pStyle w:val="af0"/>
        <w:ind w:firstLine="261"/>
      </w:pPr>
      <w:r>
        <w:tab/>
      </w:r>
      <w:r>
        <w:tab/>
      </w:r>
      <w:r>
        <w:tab/>
        <w:t>Channel channel = _msg.getSenderChannel();</w:t>
      </w:r>
    </w:p>
    <w:p w14:paraId="05171782" w14:textId="77777777" w:rsidR="00065A3A" w:rsidRDefault="00C41667">
      <w:pPr>
        <w:pStyle w:val="af0"/>
        <w:ind w:firstLine="261"/>
      </w:pPr>
      <w:r>
        <w:tab/>
      </w:r>
      <w:r>
        <w:tab/>
      </w:r>
      <w:r>
        <w:tab/>
        <w:t>if (channel != null) {</w:t>
      </w:r>
    </w:p>
    <w:p w14:paraId="61ED9850" w14:textId="77777777" w:rsidR="00065A3A" w:rsidRDefault="00C41667">
      <w:pPr>
        <w:pStyle w:val="af0"/>
        <w:ind w:firstLine="261"/>
      </w:pPr>
      <w:r>
        <w:tab/>
      </w:r>
      <w:r>
        <w:tab/>
      </w:r>
      <w:r>
        <w:tab/>
      </w:r>
      <w:r>
        <w:tab/>
        <w:t>ClientNettySystem.getInstance().getSyncConnPool().destory(channel);</w:t>
      </w:r>
    </w:p>
    <w:p w14:paraId="72F916D7" w14:textId="77777777" w:rsidR="00065A3A" w:rsidRDefault="00C41667">
      <w:pPr>
        <w:pStyle w:val="af0"/>
        <w:ind w:firstLine="261"/>
      </w:pPr>
      <w:r>
        <w:tab/>
      </w:r>
      <w:r>
        <w:tab/>
      </w:r>
      <w:r>
        <w:tab/>
        <w:t>}</w:t>
      </w:r>
    </w:p>
    <w:p w14:paraId="58EE37E1" w14:textId="77777777" w:rsidR="00065A3A" w:rsidRDefault="00C41667">
      <w:pPr>
        <w:pStyle w:val="af0"/>
        <w:ind w:firstLine="261"/>
      </w:pPr>
      <w:r>
        <w:tab/>
      </w:r>
      <w:r>
        <w:tab/>
      </w:r>
      <w:r>
        <w:tab/>
        <w:t>RouteeRef routeeRef = _request.getRoutee(_seq);</w:t>
      </w:r>
    </w:p>
    <w:p w14:paraId="45E2A3A8" w14:textId="77777777" w:rsidR="00065A3A" w:rsidRDefault="00C41667">
      <w:pPr>
        <w:pStyle w:val="af0"/>
        <w:ind w:firstLine="261"/>
      </w:pPr>
      <w:r>
        <w:tab/>
      </w:r>
      <w:r>
        <w:tab/>
      </w:r>
      <w:r>
        <w:tab/>
        <w:t>RouteeWraper routee = routeeRef != null ? routeeRef.getRoutee() : null;</w:t>
      </w:r>
    </w:p>
    <w:p w14:paraId="22AD339B" w14:textId="77777777" w:rsidR="00065A3A" w:rsidRDefault="00C41667">
      <w:pPr>
        <w:pStyle w:val="af0"/>
        <w:ind w:firstLine="261"/>
      </w:pPr>
      <w:r>
        <w:tab/>
      </w:r>
      <w:r>
        <w:tab/>
      </w:r>
      <w:r>
        <w:tab/>
        <w:t>if (routee != null) {</w:t>
      </w:r>
    </w:p>
    <w:p w14:paraId="69A19766" w14:textId="77777777" w:rsidR="00065A3A" w:rsidRDefault="00C41667">
      <w:pPr>
        <w:pStyle w:val="af0"/>
        <w:ind w:firstLine="261"/>
      </w:pPr>
      <w:r>
        <w:tab/>
      </w:r>
      <w:r>
        <w:tab/>
      </w:r>
      <w:r>
        <w:tab/>
      </w:r>
      <w:r>
        <w:tab/>
        <w:t>PhotonStatus status = routeeRef.getStatus();</w:t>
      </w:r>
    </w:p>
    <w:p w14:paraId="773A18F1" w14:textId="77777777" w:rsidR="00065A3A" w:rsidRDefault="00C41667">
      <w:pPr>
        <w:pStyle w:val="af0"/>
        <w:ind w:firstLine="261"/>
      </w:pPr>
      <w:r>
        <w:tab/>
      </w:r>
      <w:r>
        <w:tab/>
      </w:r>
      <w:r>
        <w:tab/>
      </w:r>
      <w:r>
        <w:tab/>
        <w:t>if (PhotonStatus.ENABLE.equals(status)) {</w:t>
      </w:r>
    </w:p>
    <w:p w14:paraId="0ADBBD2E" w14:textId="77777777" w:rsidR="00065A3A" w:rsidRDefault="00C41667">
      <w:pPr>
        <w:pStyle w:val="af0"/>
        <w:ind w:firstLine="261"/>
      </w:pPr>
      <w:r>
        <w:tab/>
      </w:r>
      <w:r>
        <w:tab/>
      </w:r>
      <w:r>
        <w:tab/>
      </w:r>
      <w:r>
        <w:tab/>
      </w:r>
      <w:r>
        <w:tab/>
        <w:t>routee.setTmpDisable();</w:t>
      </w:r>
    </w:p>
    <w:p w14:paraId="2AF54948" w14:textId="77777777" w:rsidR="00065A3A" w:rsidRDefault="00C41667">
      <w:pPr>
        <w:pStyle w:val="af0"/>
        <w:ind w:firstLine="261"/>
      </w:pPr>
      <w:r>
        <w:tab/>
      </w:r>
      <w:r>
        <w:tab/>
      </w:r>
      <w:r>
        <w:tab/>
      </w:r>
      <w:r>
        <w:tab/>
      </w:r>
      <w:r>
        <w:tab/>
        <w:t>logger.error("Request read timeout on:" + routee.getHostUrl() + ",kick out node and msg going to be retry");</w:t>
      </w:r>
    </w:p>
    <w:p w14:paraId="1F091225" w14:textId="77777777" w:rsidR="00065A3A" w:rsidRDefault="00C41667">
      <w:pPr>
        <w:pStyle w:val="af0"/>
        <w:ind w:firstLine="261"/>
      </w:pPr>
      <w:r>
        <w:tab/>
      </w:r>
      <w:r>
        <w:tab/>
      </w:r>
      <w:r>
        <w:tab/>
      </w:r>
      <w:r>
        <w:tab/>
        <w:t>}</w:t>
      </w:r>
    </w:p>
    <w:p w14:paraId="3A09D7C1" w14:textId="77777777" w:rsidR="00065A3A" w:rsidRDefault="00C41667">
      <w:pPr>
        <w:pStyle w:val="af0"/>
        <w:ind w:firstLine="261"/>
      </w:pPr>
      <w:r>
        <w:tab/>
      </w:r>
      <w:r>
        <w:tab/>
      </w:r>
      <w:r>
        <w:tab/>
        <w:t>} else {</w:t>
      </w:r>
    </w:p>
    <w:p w14:paraId="26A6D770" w14:textId="77777777" w:rsidR="00065A3A" w:rsidRDefault="00C41667">
      <w:pPr>
        <w:pStyle w:val="af0"/>
        <w:ind w:firstLine="261"/>
      </w:pPr>
      <w:r>
        <w:tab/>
      </w:r>
      <w:r>
        <w:tab/>
      </w:r>
      <w:r>
        <w:tab/>
      </w:r>
      <w:r>
        <w:tab/>
        <w:t>logger.error("Request don't assigned a remote host yet,sequence:" + _seq);</w:t>
      </w:r>
    </w:p>
    <w:p w14:paraId="69A3B2BC" w14:textId="77777777" w:rsidR="00065A3A" w:rsidRDefault="00C41667">
      <w:pPr>
        <w:pStyle w:val="af0"/>
        <w:ind w:firstLine="261"/>
      </w:pPr>
      <w:r>
        <w:tab/>
      </w:r>
      <w:r>
        <w:tab/>
      </w:r>
      <w:r>
        <w:tab/>
        <w:t>}</w:t>
      </w:r>
    </w:p>
    <w:p w14:paraId="480CC856" w14:textId="77777777" w:rsidR="00065A3A" w:rsidRDefault="00C41667">
      <w:pPr>
        <w:pStyle w:val="af0"/>
        <w:ind w:firstLine="261"/>
      </w:pPr>
      <w:r>
        <w:tab/>
      </w:r>
      <w:r>
        <w:tab/>
      </w:r>
      <w:r>
        <w:tab/>
        <w:t>HedwigMonitorClientUtil.setException(cbLog, RemoteExceptionFactory.createRequestTimeoutException(_request));</w:t>
      </w:r>
    </w:p>
    <w:p w14:paraId="2D6E769E" w14:textId="77777777" w:rsidR="00065A3A" w:rsidRDefault="00C41667">
      <w:pPr>
        <w:pStyle w:val="af0"/>
        <w:ind w:firstLine="261"/>
      </w:pPr>
      <w:r>
        <w:tab/>
      </w:r>
      <w:r>
        <w:tab/>
      </w:r>
      <w:r>
        <w:tab/>
        <w:t>cbLog.setInParamObjects(_request.getParameters());</w:t>
      </w:r>
    </w:p>
    <w:p w14:paraId="01C94A0B" w14:textId="77777777" w:rsidR="00065A3A" w:rsidRDefault="00C41667">
      <w:pPr>
        <w:pStyle w:val="af0"/>
        <w:ind w:firstLine="261"/>
      </w:pPr>
      <w:r>
        <w:tab/>
      </w:r>
      <w:r>
        <w:tab/>
      </w:r>
      <w:r>
        <w:tab/>
        <w:t>retryMessage(cbLog);</w:t>
      </w:r>
    </w:p>
    <w:p w14:paraId="222A35C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 xml:space="preserve">             </w:t>
      </w:r>
      <w:r>
        <w:rPr>
          <w:rFonts w:ascii="楷体" w:eastAsia="楷体" w:hAnsi="楷体"/>
          <w:sz w:val="18"/>
          <w:szCs w:val="18"/>
        </w:rPr>
        <w:t xml:space="preserve">  </w:t>
      </w:r>
      <w:r>
        <w:rPr>
          <w:rFonts w:ascii="楷体" w:eastAsia="楷体" w:hAnsi="楷体" w:hint="eastAsia"/>
          <w:sz w:val="18"/>
          <w:szCs w:val="18"/>
        </w:rPr>
        <w:t xml:space="preserve">图6.19  </w:t>
      </w:r>
      <w:r>
        <w:rPr>
          <w:rFonts w:ascii="楷体" w:eastAsia="楷体" w:hAnsi="楷体"/>
          <w:sz w:val="18"/>
          <w:szCs w:val="18"/>
        </w:rPr>
        <w:t>Hedwig failover</w:t>
      </w:r>
      <w:r>
        <w:rPr>
          <w:rFonts w:ascii="楷体" w:eastAsia="楷体" w:hAnsi="楷体" w:hint="eastAsia"/>
          <w:sz w:val="18"/>
          <w:szCs w:val="18"/>
        </w:rPr>
        <w:t>实现</w:t>
      </w:r>
    </w:p>
    <w:p w14:paraId="485DEC76"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Hedwig F</w:t>
      </w:r>
      <w:r>
        <w:rPr>
          <w:rFonts w:ascii="黑体" w:eastAsia="黑体" w:hAnsi="黑体" w:cs="宋体" w:hint="eastAsia"/>
          <w:sz w:val="28"/>
          <w:szCs w:val="28"/>
        </w:rPr>
        <w:t>ail</w:t>
      </w:r>
      <w:r>
        <w:rPr>
          <w:rFonts w:ascii="黑体" w:eastAsia="黑体" w:hAnsi="黑体" w:cs="宋体"/>
          <w:sz w:val="28"/>
          <w:szCs w:val="28"/>
        </w:rPr>
        <w:t>cache</w:t>
      </w:r>
      <w:r>
        <w:rPr>
          <w:rFonts w:ascii="黑体" w:eastAsia="黑体" w:hAnsi="黑体" w:cs="宋体" w:hint="eastAsia"/>
          <w:sz w:val="28"/>
          <w:szCs w:val="28"/>
        </w:rPr>
        <w:t>实现</w:t>
      </w:r>
    </w:p>
    <w:p w14:paraId="56453B3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20</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，当服务</w:t>
      </w:r>
      <w:r>
        <w:rPr>
          <w:rFonts w:asciiTheme="minorEastAsia" w:eastAsiaTheme="minorEastAsia" w:hAnsiTheme="minorEastAsia" w:cs="宋体"/>
          <w:sz w:val="24"/>
        </w:rPr>
        <w:t>端</w:t>
      </w:r>
      <w:r>
        <w:rPr>
          <w:rFonts w:asciiTheme="minorEastAsia" w:eastAsiaTheme="minorEastAsia" w:hAnsiTheme="minorEastAsia" w:cs="宋体" w:hint="eastAsia"/>
          <w:sz w:val="24"/>
        </w:rPr>
        <w:t>有</w:t>
      </w:r>
      <w:r>
        <w:rPr>
          <w:rFonts w:asciiTheme="minorEastAsia" w:eastAsiaTheme="minorEastAsia" w:hAnsiTheme="minorEastAsia" w:cs="宋体"/>
          <w:sz w:val="24"/>
        </w:rPr>
        <w:t>网络</w:t>
      </w:r>
      <w:r>
        <w:rPr>
          <w:rFonts w:asciiTheme="minorEastAsia" w:eastAsiaTheme="minorEastAsia" w:hAnsiTheme="minorEastAsia" w:cs="宋体" w:hint="eastAsia"/>
          <w:sz w:val="24"/>
        </w:rPr>
        <w:t>异常并且</w:t>
      </w:r>
      <w:r>
        <w:rPr>
          <w:rFonts w:asciiTheme="minorEastAsia" w:eastAsiaTheme="minorEastAsia" w:hAnsiTheme="minorEastAsia" w:cs="宋体"/>
          <w:sz w:val="24"/>
        </w:rPr>
        <w:t>客户端有限流的</w:t>
      </w:r>
      <w:r>
        <w:rPr>
          <w:rFonts w:asciiTheme="minorEastAsia" w:eastAsiaTheme="minorEastAsia" w:hAnsiTheme="minorEastAsia" w:cs="宋体" w:hint="eastAsia"/>
          <w:sz w:val="24"/>
        </w:rPr>
        <w:t>时候</w:t>
      </w:r>
      <w:r>
        <w:rPr>
          <w:rFonts w:asciiTheme="minorEastAsia" w:eastAsiaTheme="minorEastAsia" w:hAnsiTheme="minorEastAsia" w:cs="宋体"/>
          <w:sz w:val="24"/>
        </w:rPr>
        <w:t>，客户端</w:t>
      </w:r>
      <w:r>
        <w:rPr>
          <w:rFonts w:asciiTheme="minorEastAsia" w:eastAsiaTheme="minorEastAsia" w:hAnsiTheme="minorEastAsia" w:cs="宋体" w:hint="eastAsia"/>
          <w:sz w:val="24"/>
        </w:rPr>
        <w:t>会</w:t>
      </w:r>
      <w:r>
        <w:rPr>
          <w:rFonts w:asciiTheme="minorEastAsia" w:eastAsiaTheme="minorEastAsia" w:hAnsiTheme="minorEastAsia" w:cs="宋体" w:hint="eastAsia"/>
          <w:sz w:val="24"/>
        </w:rPr>
        <w:lastRenderedPageBreak/>
        <w:t>设置</w:t>
      </w:r>
      <w:r>
        <w:rPr>
          <w:rFonts w:asciiTheme="minorEastAsia" w:eastAsiaTheme="minorEastAsia" w:hAnsiTheme="minorEastAsia" w:cs="宋体"/>
          <w:sz w:val="24"/>
        </w:rPr>
        <w:t>服务为TEMPORARY_DISENABLE</w:t>
      </w:r>
      <w:r>
        <w:rPr>
          <w:rFonts w:asciiTheme="minorEastAsia" w:eastAsiaTheme="minorEastAsia" w:hAnsiTheme="minorEastAsia" w:cs="宋体" w:hint="eastAsia"/>
          <w:sz w:val="24"/>
        </w:rPr>
        <w:t>状态</w:t>
      </w:r>
      <w:r>
        <w:rPr>
          <w:rFonts w:asciiTheme="minorEastAsia" w:eastAsiaTheme="minorEastAsia" w:hAnsiTheme="minorEastAsia" w:cs="宋体"/>
          <w:sz w:val="24"/>
        </w:rPr>
        <w:t>，</w:t>
      </w:r>
      <w:r>
        <w:rPr>
          <w:rFonts w:asciiTheme="minorEastAsia" w:eastAsiaTheme="minorEastAsia" w:hAnsiTheme="minorEastAsia" w:cs="宋体" w:hint="eastAsia"/>
          <w:sz w:val="24"/>
        </w:rPr>
        <w:t>表示</w:t>
      </w:r>
      <w:r>
        <w:rPr>
          <w:rFonts w:asciiTheme="minorEastAsia" w:eastAsiaTheme="minorEastAsia" w:hAnsiTheme="minorEastAsia" w:cs="宋体"/>
          <w:sz w:val="24"/>
        </w:rPr>
        <w:t>暂时不可用</w:t>
      </w:r>
      <w:r>
        <w:rPr>
          <w:rFonts w:asciiTheme="minorEastAsia" w:eastAsiaTheme="minorEastAsia" w:hAnsiTheme="minorEastAsia" w:cs="宋体" w:hint="eastAsia"/>
          <w:sz w:val="24"/>
        </w:rPr>
        <w:t>.</w:t>
      </w:r>
    </w:p>
    <w:p w14:paraId="38FC95DA" w14:textId="77777777" w:rsidR="00065A3A" w:rsidRDefault="00C41667">
      <w:pPr>
        <w:pStyle w:val="af0"/>
        <w:ind w:firstLine="261"/>
      </w:pPr>
      <w:r>
        <w:tab/>
      </w:r>
      <w:r>
        <w:tab/>
      </w:r>
      <w:r>
        <w:tab/>
      </w:r>
      <w:r>
        <w:rPr>
          <w:bCs/>
          <w:color w:val="7F0055"/>
        </w:rPr>
        <w:t>if</w:t>
      </w:r>
      <w:r>
        <w:t xml:space="preserve"> (HandlerUtil.</w:t>
      </w:r>
      <w:r>
        <w:rPr>
          <w:i/>
          <w:iCs/>
        </w:rPr>
        <w:t>isNetworkException</w:t>
      </w:r>
      <w:r>
        <w:t>(</w:t>
      </w:r>
      <w:r>
        <w:rPr>
          <w:color w:val="6A3E3E"/>
        </w:rPr>
        <w:t>e</w:t>
      </w:r>
      <w:r>
        <w:t xml:space="preserve">) &amp;&amp; </w:t>
      </w:r>
      <w:r>
        <w:rPr>
          <w:color w:val="6A3E3E"/>
        </w:rPr>
        <w:t>context</w:t>
      </w:r>
      <w:r>
        <w:t>.getClientProfile().isClientThrottle()</w:t>
      </w:r>
    </w:p>
    <w:p w14:paraId="4D0D97DF" w14:textId="77777777" w:rsidR="00065A3A" w:rsidRDefault="00C41667">
      <w:pPr>
        <w:pStyle w:val="af0"/>
        <w:ind w:firstLine="261"/>
      </w:pPr>
      <w:r>
        <w:tab/>
      </w:r>
      <w:r>
        <w:tab/>
      </w:r>
      <w:r>
        <w:tab/>
      </w:r>
      <w:r>
        <w:tab/>
      </w:r>
      <w:r>
        <w:tab/>
        <w:t>&amp;&amp; !</w:t>
      </w:r>
      <w:r>
        <w:rPr>
          <w:color w:val="6A3E3E"/>
        </w:rPr>
        <w:t>sp</w:t>
      </w:r>
      <w:r>
        <w:t>.getCurStatus().equals(ServiceStatus.</w:t>
      </w:r>
      <w:r>
        <w:rPr>
          <w:bCs/>
          <w:i/>
          <w:iCs/>
          <w:color w:val="0000C0"/>
        </w:rPr>
        <w:t>TEMPORARY_DISENABLE</w:t>
      </w:r>
      <w:r>
        <w:t>)) {</w:t>
      </w:r>
    </w:p>
    <w:p w14:paraId="1D883163" w14:textId="77777777" w:rsidR="00065A3A" w:rsidRDefault="00C41667">
      <w:pPr>
        <w:pStyle w:val="af0"/>
        <w:ind w:firstLine="261"/>
      </w:pPr>
      <w:r>
        <w:tab/>
      </w:r>
      <w:r>
        <w:tab/>
      </w:r>
      <w:r>
        <w:tab/>
      </w:r>
      <w:r>
        <w:tab/>
      </w:r>
      <w:r>
        <w:rPr>
          <w:color w:val="6A3E3E"/>
        </w:rPr>
        <w:t>sp</w:t>
      </w:r>
      <w:r>
        <w:t>.setCurStatus(ServiceStatus.</w:t>
      </w:r>
      <w:r>
        <w:rPr>
          <w:bCs/>
          <w:i/>
          <w:iCs/>
          <w:color w:val="0000C0"/>
        </w:rPr>
        <w:t>TEMPORARY_DISENABLE</w:t>
      </w:r>
      <w:r>
        <w:t>);</w:t>
      </w:r>
    </w:p>
    <w:p w14:paraId="0CDB619C" w14:textId="77777777" w:rsidR="00065A3A" w:rsidRDefault="00C41667">
      <w:pPr>
        <w:pStyle w:val="af0"/>
        <w:ind w:firstLine="261"/>
      </w:pPr>
      <w:r>
        <w:tab/>
      </w:r>
      <w:r>
        <w:tab/>
      </w:r>
      <w:r>
        <w:tab/>
      </w:r>
      <w:r>
        <w:tab/>
      </w:r>
      <w:r>
        <w:rPr>
          <w:color w:val="0000C0"/>
        </w:rPr>
        <w:t>logger</w:t>
      </w:r>
      <w:r>
        <w:t>.warn(InternalConstants.</w:t>
      </w:r>
      <w:r>
        <w:rPr>
          <w:bCs/>
          <w:i/>
          <w:iCs/>
          <w:color w:val="0000C0"/>
        </w:rPr>
        <w:t>LOG_PROFIX</w:t>
      </w:r>
      <w:r>
        <w:t xml:space="preserve"> + </w:t>
      </w:r>
      <w:r>
        <w:rPr>
          <w:color w:val="6A3E3E"/>
        </w:rPr>
        <w:t>sp</w:t>
      </w:r>
      <w:r>
        <w:t xml:space="preserve">.getHostString() + </w:t>
      </w:r>
      <w:r>
        <w:rPr>
          <w:color w:val="2A00FF"/>
        </w:rPr>
        <w:t>" has kickout of candidate!!!"</w:t>
      </w:r>
      <w:r>
        <w:t>);</w:t>
      </w:r>
    </w:p>
    <w:p w14:paraId="573C4B74" w14:textId="77777777" w:rsidR="00065A3A" w:rsidRDefault="00C41667">
      <w:pPr>
        <w:pStyle w:val="af0"/>
        <w:ind w:firstLine="261"/>
        <w:rPr>
          <w:sz w:val="24"/>
        </w:rPr>
      </w:pPr>
      <w:r>
        <w:tab/>
      </w:r>
      <w:r>
        <w:tab/>
      </w:r>
      <w:r>
        <w:tab/>
        <w:t>}</w:t>
      </w:r>
    </w:p>
    <w:p w14:paraId="3F277A4E" w14:textId="77777777" w:rsidR="00065A3A" w:rsidRDefault="00C41667">
      <w:pPr>
        <w:spacing w:line="400" w:lineRule="atLeast"/>
        <w:ind w:firstLine="420"/>
        <w:rPr>
          <w:rFonts w:asciiTheme="minorEastAsia" w:eastAsiaTheme="minorEastAsia" w:hAnsiTheme="minorEastAsia"/>
          <w:b/>
          <w:kern w:val="0"/>
          <w:sz w:val="24"/>
        </w:rPr>
      </w:pPr>
      <w:r>
        <w:rPr>
          <w:rFonts w:asciiTheme="minorEastAsia" w:eastAsiaTheme="minorEastAsia" w:hAnsiTheme="minorEastAsia" w:hint="eastAsia"/>
          <w:sz w:val="24"/>
        </w:rPr>
        <w:t xml:space="preserve">                    </w:t>
      </w:r>
      <w:r>
        <w:rPr>
          <w:rFonts w:ascii="楷体" w:eastAsia="楷体" w:hAnsi="楷体" w:hint="eastAsia"/>
          <w:sz w:val="18"/>
          <w:szCs w:val="18"/>
        </w:rPr>
        <w:t>图6.</w:t>
      </w:r>
      <w:r>
        <w:rPr>
          <w:rFonts w:ascii="楷体" w:eastAsia="楷体" w:hAnsi="楷体"/>
          <w:sz w:val="18"/>
          <w:szCs w:val="18"/>
        </w:rPr>
        <w:t>20</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服务状态</w:t>
      </w:r>
      <w:r>
        <w:rPr>
          <w:rFonts w:ascii="楷体" w:eastAsia="楷体" w:hAnsi="楷体"/>
          <w:sz w:val="18"/>
          <w:szCs w:val="18"/>
        </w:rPr>
        <w:t>迁移</w:t>
      </w:r>
    </w:p>
    <w:p w14:paraId="688BE20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服务</w:t>
      </w:r>
      <w:r>
        <w:rPr>
          <w:rFonts w:asciiTheme="minorEastAsia" w:eastAsiaTheme="minorEastAsia" w:hAnsiTheme="minorEastAsia" w:cs="宋体" w:hint="eastAsia"/>
          <w:sz w:val="24"/>
        </w:rPr>
        <w:t>在正常运行时，服务会</w:t>
      </w:r>
      <w:r>
        <w:rPr>
          <w:rFonts w:asciiTheme="minorEastAsia" w:eastAsiaTheme="minorEastAsia" w:hAnsiTheme="minorEastAsia" w:cs="宋体"/>
          <w:sz w:val="24"/>
        </w:rPr>
        <w:t>在Enable状态</w:t>
      </w:r>
      <w:r>
        <w:rPr>
          <w:rFonts w:asciiTheme="minorEastAsia" w:eastAsiaTheme="minorEastAsia" w:hAnsiTheme="minorEastAsia" w:cs="宋体" w:hint="eastAsia"/>
          <w:sz w:val="24"/>
        </w:rPr>
        <w:t>。如果这个</w:t>
      </w:r>
      <w:r>
        <w:rPr>
          <w:rFonts w:asciiTheme="minorEastAsia" w:eastAsiaTheme="minorEastAsia" w:hAnsiTheme="minorEastAsia" w:cs="宋体"/>
          <w:sz w:val="24"/>
        </w:rPr>
        <w:t>时候</w:t>
      </w:r>
      <w:r>
        <w:rPr>
          <w:rFonts w:asciiTheme="minorEastAsia" w:eastAsiaTheme="minorEastAsia" w:hAnsiTheme="minorEastAsia" w:cs="宋体" w:hint="eastAsia"/>
          <w:sz w:val="24"/>
        </w:rPr>
        <w:t>有</w:t>
      </w:r>
      <w:r>
        <w:rPr>
          <w:rFonts w:asciiTheme="minorEastAsia" w:eastAsiaTheme="minorEastAsia" w:hAnsiTheme="minorEastAsia" w:cs="宋体"/>
          <w:sz w:val="24"/>
        </w:rPr>
        <w:t>网络的异常</w:t>
      </w:r>
      <w:r>
        <w:rPr>
          <w:rFonts w:asciiTheme="minorEastAsia" w:eastAsiaTheme="minorEastAsia" w:hAnsiTheme="minorEastAsia" w:cs="宋体" w:hint="eastAsia"/>
          <w:sz w:val="24"/>
        </w:rPr>
        <w:t>，客户端</w:t>
      </w:r>
      <w:r>
        <w:rPr>
          <w:rFonts w:asciiTheme="minorEastAsia" w:eastAsiaTheme="minorEastAsia" w:hAnsiTheme="minorEastAsia" w:cs="宋体"/>
          <w:sz w:val="24"/>
        </w:rPr>
        <w:t>设置</w:t>
      </w:r>
      <w:r>
        <w:rPr>
          <w:rFonts w:asciiTheme="minorEastAsia" w:eastAsiaTheme="minorEastAsia" w:hAnsiTheme="minorEastAsia" w:cs="宋体" w:hint="eastAsia"/>
          <w:sz w:val="24"/>
        </w:rPr>
        <w:t>服务</w:t>
      </w:r>
      <w:r>
        <w:rPr>
          <w:rFonts w:asciiTheme="minorEastAsia" w:eastAsiaTheme="minorEastAsia" w:hAnsiTheme="minorEastAsia" w:cs="宋体"/>
          <w:sz w:val="24"/>
        </w:rPr>
        <w:t>进入TEMPORARY_DISENABLE</w:t>
      </w:r>
      <w:r>
        <w:rPr>
          <w:rFonts w:asciiTheme="minorEastAsia" w:eastAsiaTheme="minorEastAsia" w:hAnsiTheme="minorEastAsia" w:cs="宋体" w:hint="eastAsia"/>
          <w:sz w:val="24"/>
        </w:rPr>
        <w:t>（临时不可</w:t>
      </w:r>
      <w:r>
        <w:rPr>
          <w:rFonts w:asciiTheme="minorEastAsia" w:eastAsiaTheme="minorEastAsia" w:hAnsiTheme="minorEastAsia" w:cs="宋体"/>
          <w:sz w:val="24"/>
        </w:rPr>
        <w:t>用的状态</w:t>
      </w:r>
      <w:r>
        <w:rPr>
          <w:rFonts w:asciiTheme="minorEastAsia" w:eastAsiaTheme="minorEastAsia" w:hAnsiTheme="minorEastAsia" w:cs="宋体" w:hint="eastAsia"/>
          <w:sz w:val="24"/>
        </w:rPr>
        <w:t>）</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经过</w:t>
      </w:r>
      <w:r>
        <w:rPr>
          <w:rFonts w:asciiTheme="minorEastAsia" w:eastAsiaTheme="minorEastAsia" w:hAnsiTheme="minorEastAsia" w:cs="宋体"/>
          <w:sz w:val="24"/>
        </w:rPr>
        <w:t>relive的策略后，</w:t>
      </w:r>
      <w:r>
        <w:rPr>
          <w:rFonts w:asciiTheme="minorEastAsia" w:eastAsiaTheme="minorEastAsia" w:hAnsiTheme="minorEastAsia" w:cs="宋体" w:hint="eastAsia"/>
          <w:sz w:val="24"/>
        </w:rPr>
        <w:t xml:space="preserve"> 服务</w:t>
      </w:r>
      <w:r>
        <w:rPr>
          <w:rFonts w:asciiTheme="minorEastAsia" w:eastAsiaTheme="minorEastAsia" w:hAnsiTheme="minorEastAsia" w:cs="宋体"/>
          <w:sz w:val="24"/>
        </w:rPr>
        <w:t>可以</w:t>
      </w:r>
      <w:r>
        <w:rPr>
          <w:rFonts w:asciiTheme="minorEastAsia" w:eastAsiaTheme="minorEastAsia" w:hAnsiTheme="minorEastAsia" w:cs="宋体" w:hint="eastAsia"/>
          <w:sz w:val="24"/>
        </w:rPr>
        <w:t>从</w:t>
      </w:r>
      <w:r>
        <w:rPr>
          <w:rFonts w:asciiTheme="minorEastAsia" w:eastAsiaTheme="minorEastAsia" w:hAnsiTheme="minorEastAsia" w:cs="宋体"/>
          <w:sz w:val="24"/>
        </w:rPr>
        <w:t>TEMPORARY_DISENABLE状态迁移到Enable状态</w:t>
      </w:r>
      <w:r>
        <w:rPr>
          <w:rFonts w:asciiTheme="minorEastAsia" w:eastAsiaTheme="minorEastAsia" w:hAnsiTheme="minorEastAsia" w:cs="宋体" w:hint="eastAsia"/>
          <w:sz w:val="24"/>
        </w:rPr>
        <w:t>。</w:t>
      </w:r>
    </w:p>
    <w:p w14:paraId="596AB1EE" w14:textId="77777777" w:rsidR="00065A3A" w:rsidRDefault="00065A3A">
      <w:pPr>
        <w:rPr>
          <w:rFonts w:asciiTheme="minorEastAsia" w:eastAsiaTheme="minorEastAsia" w:hAnsiTheme="minorEastAsia"/>
          <w:b/>
          <w:kern w:val="0"/>
          <w:sz w:val="24"/>
        </w:rPr>
      </w:pPr>
    </w:p>
    <w:p w14:paraId="6D38E8AD" w14:textId="77777777" w:rsidR="00065A3A" w:rsidRDefault="00C41667">
      <w:pPr>
        <w:pStyle w:val="a5"/>
        <w:spacing w:line="400" w:lineRule="atLeast"/>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327DB849" wp14:editId="1C138417">
            <wp:extent cx="5359400" cy="2962275"/>
            <wp:effectExtent l="0" t="0" r="0" b="0"/>
            <wp:docPr id="2" name="图片 2" descr="D:\yan\内容\send（论文）\20170407\hedwig 服务状态迁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yan\内容\send（论文）\20170407\hedwig 服务状态迁移.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85197" cy="2976247"/>
                    </a:xfrm>
                    <a:prstGeom prst="rect">
                      <a:avLst/>
                    </a:prstGeom>
                    <a:noFill/>
                    <a:ln>
                      <a:noFill/>
                    </a:ln>
                  </pic:spPr>
                </pic:pic>
              </a:graphicData>
            </a:graphic>
          </wp:inline>
        </w:drawing>
      </w:r>
    </w:p>
    <w:p w14:paraId="3B43204C" w14:textId="77777777" w:rsidR="00065A3A" w:rsidRDefault="00C41667">
      <w:pPr>
        <w:spacing w:line="400" w:lineRule="atLeast"/>
        <w:ind w:firstLineChars="1400" w:firstLine="2520"/>
        <w:rPr>
          <w:rFonts w:asciiTheme="minorEastAsia" w:eastAsiaTheme="minorEastAsia" w:hAnsiTheme="minorEastAsia"/>
          <w:b/>
          <w:sz w:val="24"/>
        </w:rPr>
      </w:pPr>
      <w:r>
        <w:rPr>
          <w:rFonts w:ascii="楷体" w:eastAsia="楷体" w:hAnsi="楷体" w:hint="eastAsia"/>
          <w:sz w:val="18"/>
          <w:szCs w:val="18"/>
        </w:rPr>
        <w:t>图6.21</w:t>
      </w:r>
      <w:r>
        <w:rPr>
          <w:rFonts w:ascii="楷体" w:eastAsia="楷体" w:hAnsi="楷体"/>
          <w:sz w:val="18"/>
          <w:szCs w:val="18"/>
        </w:rPr>
        <w:t xml:space="preserve">  Hedwig</w:t>
      </w:r>
      <w:r>
        <w:rPr>
          <w:rFonts w:ascii="楷体" w:eastAsia="楷体" w:hAnsi="楷体" w:hint="eastAsia"/>
          <w:sz w:val="18"/>
          <w:szCs w:val="18"/>
        </w:rPr>
        <w:t>服务状态</w:t>
      </w:r>
      <w:r>
        <w:rPr>
          <w:rFonts w:ascii="楷体" w:eastAsia="楷体" w:hAnsi="楷体"/>
          <w:sz w:val="18"/>
          <w:szCs w:val="18"/>
        </w:rPr>
        <w:t>迁移图</w:t>
      </w:r>
    </w:p>
    <w:p w14:paraId="193AC95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22</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，触发临时不可</w:t>
      </w:r>
      <w:r>
        <w:rPr>
          <w:rFonts w:asciiTheme="minorEastAsia" w:eastAsiaTheme="minorEastAsia" w:hAnsiTheme="minorEastAsia" w:cs="宋体"/>
          <w:sz w:val="24"/>
        </w:rPr>
        <w:t>用</w:t>
      </w:r>
      <w:r>
        <w:rPr>
          <w:rFonts w:asciiTheme="minorEastAsia" w:eastAsiaTheme="minorEastAsia" w:hAnsiTheme="minorEastAsia" w:cs="宋体" w:hint="eastAsia"/>
          <w:sz w:val="24"/>
        </w:rPr>
        <w:t>状态的网络</w:t>
      </w:r>
      <w:r>
        <w:rPr>
          <w:rFonts w:asciiTheme="minorEastAsia" w:eastAsiaTheme="minorEastAsia" w:hAnsiTheme="minorEastAsia" w:cs="宋体"/>
          <w:sz w:val="24"/>
        </w:rPr>
        <w:t>异常包括</w:t>
      </w:r>
      <w:r>
        <w:rPr>
          <w:rFonts w:asciiTheme="minorEastAsia" w:eastAsiaTheme="minorEastAsia" w:hAnsiTheme="minorEastAsia" w:cs="宋体" w:hint="eastAsia"/>
          <w:sz w:val="24"/>
        </w:rPr>
        <w:t>链接</w:t>
      </w:r>
      <w:r>
        <w:rPr>
          <w:rFonts w:asciiTheme="minorEastAsia" w:eastAsiaTheme="minorEastAsia" w:hAnsiTheme="minorEastAsia" w:cs="宋体"/>
          <w:sz w:val="24"/>
        </w:rPr>
        <w:t>的Connect</w:t>
      </w:r>
      <w:r>
        <w:rPr>
          <w:rFonts w:asciiTheme="minorEastAsia" w:eastAsiaTheme="minorEastAsia" w:hAnsiTheme="minorEastAsia" w:cs="宋体" w:hint="eastAsia"/>
          <w:sz w:val="24"/>
        </w:rPr>
        <w:t>异常</w:t>
      </w:r>
      <w:r>
        <w:rPr>
          <w:rFonts w:asciiTheme="minorEastAsia" w:eastAsiaTheme="minorEastAsia" w:hAnsiTheme="minorEastAsia" w:cs="宋体"/>
          <w:sz w:val="24"/>
        </w:rPr>
        <w:t>,Socket</w:t>
      </w:r>
      <w:r>
        <w:rPr>
          <w:rFonts w:asciiTheme="minorEastAsia" w:eastAsiaTheme="minorEastAsia" w:hAnsiTheme="minorEastAsia" w:cs="宋体" w:hint="eastAsia"/>
          <w:sz w:val="24"/>
        </w:rPr>
        <w:t>异常</w:t>
      </w:r>
      <w:r>
        <w:rPr>
          <w:rFonts w:asciiTheme="minorEastAsia" w:eastAsiaTheme="minorEastAsia" w:hAnsiTheme="minorEastAsia" w:cs="宋体"/>
          <w:sz w:val="24"/>
        </w:rPr>
        <w:t>,IO</w:t>
      </w:r>
      <w:r>
        <w:rPr>
          <w:rFonts w:asciiTheme="minorEastAsia" w:eastAsiaTheme="minorEastAsia" w:hAnsiTheme="minorEastAsia" w:cs="宋体" w:hint="eastAsia"/>
          <w:sz w:val="24"/>
        </w:rPr>
        <w:t>异常</w:t>
      </w:r>
      <w:r>
        <w:rPr>
          <w:rFonts w:asciiTheme="minorEastAsia" w:eastAsiaTheme="minorEastAsia" w:hAnsiTheme="minorEastAsia" w:cs="宋体"/>
          <w:sz w:val="24"/>
        </w:rPr>
        <w:t>,Socket</w:t>
      </w:r>
      <w:r>
        <w:rPr>
          <w:rFonts w:asciiTheme="minorEastAsia" w:eastAsiaTheme="minorEastAsia" w:hAnsiTheme="minorEastAsia" w:cs="宋体" w:hint="eastAsia"/>
          <w:sz w:val="24"/>
        </w:rPr>
        <w:t>超时异常</w:t>
      </w:r>
      <w:r>
        <w:rPr>
          <w:rFonts w:asciiTheme="minorEastAsia" w:eastAsiaTheme="minorEastAsia" w:hAnsiTheme="minorEastAsia" w:cs="宋体"/>
          <w:sz w:val="24"/>
        </w:rPr>
        <w:t>。</w:t>
      </w:r>
    </w:p>
    <w:p w14:paraId="7F4BF91B" w14:textId="77777777" w:rsidR="00065A3A" w:rsidRDefault="00065A3A">
      <w:pPr>
        <w:spacing w:line="400" w:lineRule="atLeast"/>
        <w:ind w:firstLine="420"/>
        <w:rPr>
          <w:rFonts w:asciiTheme="minorEastAsia" w:eastAsiaTheme="minorEastAsia" w:hAnsiTheme="minorEastAsia" w:cs="宋体"/>
          <w:sz w:val="24"/>
        </w:rPr>
      </w:pPr>
    </w:p>
    <w:p w14:paraId="20A07879" w14:textId="77777777" w:rsidR="00065A3A" w:rsidRDefault="00C41667">
      <w:pPr>
        <w:pStyle w:val="af0"/>
        <w:ind w:firstLine="261"/>
      </w:pPr>
      <w:r>
        <w:rPr>
          <w:color w:val="000000"/>
        </w:rPr>
        <w:tab/>
      </w:r>
      <w:r>
        <w:t>static</w:t>
      </w:r>
      <w:r>
        <w:rPr>
          <w:color w:val="000000"/>
        </w:rPr>
        <w:t>{</w:t>
      </w:r>
    </w:p>
    <w:p w14:paraId="473A7094" w14:textId="77777777" w:rsidR="00065A3A" w:rsidRDefault="00C41667">
      <w:pPr>
        <w:pStyle w:val="af0"/>
        <w:ind w:firstLine="261"/>
      </w:pPr>
      <w:r>
        <w:rPr>
          <w:color w:val="000000"/>
        </w:rPr>
        <w:tab/>
      </w:r>
      <w:r>
        <w:rPr>
          <w:color w:val="000000"/>
        </w:rPr>
        <w:tab/>
      </w:r>
      <w:r>
        <w:rPr>
          <w:i/>
          <w:iCs/>
          <w:color w:val="0000C0"/>
        </w:rPr>
        <w:t>NETWORK_EXCEPTIONS</w:t>
      </w:r>
      <w:r>
        <w:rPr>
          <w:color w:val="000000"/>
        </w:rPr>
        <w:t xml:space="preserve"> = </w:t>
      </w:r>
      <w:r>
        <w:t>new</w:t>
      </w:r>
      <w:r>
        <w:rPr>
          <w:color w:val="000000"/>
        </w:rPr>
        <w:t xml:space="preserve"> HashSet&lt;String&gt;();</w:t>
      </w:r>
    </w:p>
    <w:p w14:paraId="27FDC791" w14:textId="77777777" w:rsidR="00065A3A" w:rsidRDefault="00C41667">
      <w:pPr>
        <w:pStyle w:val="af0"/>
        <w:ind w:firstLine="261"/>
      </w:pPr>
      <w:r>
        <w:rPr>
          <w:color w:val="000000"/>
        </w:rPr>
        <w:tab/>
      </w:r>
      <w:r>
        <w:rPr>
          <w:color w:val="000000"/>
        </w:rPr>
        <w:tab/>
      </w:r>
      <w:r>
        <w:rPr>
          <w:i/>
          <w:iCs/>
          <w:color w:val="0000C0"/>
        </w:rPr>
        <w:t>NETWORK_EXCEPTIONS</w:t>
      </w:r>
      <w:r>
        <w:rPr>
          <w:color w:val="000000"/>
        </w:rPr>
        <w:t>.add(ConnectException.</w:t>
      </w:r>
      <w:r>
        <w:t>class</w:t>
      </w:r>
      <w:r>
        <w:rPr>
          <w:color w:val="000000"/>
        </w:rPr>
        <w:t>.getName());</w:t>
      </w:r>
    </w:p>
    <w:p w14:paraId="4DDDCB6F" w14:textId="77777777" w:rsidR="00065A3A" w:rsidRDefault="00C41667">
      <w:pPr>
        <w:pStyle w:val="af0"/>
        <w:ind w:firstLine="261"/>
      </w:pPr>
      <w:r>
        <w:rPr>
          <w:color w:val="000000"/>
        </w:rPr>
        <w:tab/>
      </w:r>
      <w:r>
        <w:rPr>
          <w:color w:val="000000"/>
        </w:rPr>
        <w:tab/>
      </w:r>
      <w:r>
        <w:rPr>
          <w:i/>
          <w:iCs/>
          <w:color w:val="0000C0"/>
        </w:rPr>
        <w:t>NETWORK_EXCEPTIONS</w:t>
      </w:r>
      <w:r>
        <w:rPr>
          <w:color w:val="000000"/>
        </w:rPr>
        <w:t>.add(SocketException.</w:t>
      </w:r>
      <w:r>
        <w:t>class</w:t>
      </w:r>
      <w:r>
        <w:rPr>
          <w:color w:val="000000"/>
        </w:rPr>
        <w:t>.getName());</w:t>
      </w:r>
    </w:p>
    <w:p w14:paraId="50D23F49" w14:textId="77777777" w:rsidR="00065A3A" w:rsidRDefault="00C41667">
      <w:pPr>
        <w:pStyle w:val="af0"/>
        <w:ind w:firstLine="261"/>
      </w:pPr>
      <w:r>
        <w:rPr>
          <w:color w:val="000000"/>
        </w:rPr>
        <w:tab/>
      </w:r>
      <w:r>
        <w:rPr>
          <w:color w:val="000000"/>
        </w:rPr>
        <w:tab/>
      </w:r>
      <w:r>
        <w:rPr>
          <w:i/>
          <w:iCs/>
          <w:color w:val="0000C0"/>
        </w:rPr>
        <w:t>NETWORK_EXCEPTIONS</w:t>
      </w:r>
      <w:r>
        <w:rPr>
          <w:color w:val="000000"/>
        </w:rPr>
        <w:t>.add(IOException.</w:t>
      </w:r>
      <w:r>
        <w:t>class</w:t>
      </w:r>
      <w:r>
        <w:rPr>
          <w:color w:val="000000"/>
        </w:rPr>
        <w:t>.getName());</w:t>
      </w:r>
    </w:p>
    <w:p w14:paraId="2CD2A4D1" w14:textId="77777777" w:rsidR="00065A3A" w:rsidRDefault="00C41667">
      <w:pPr>
        <w:pStyle w:val="af0"/>
        <w:ind w:firstLine="261"/>
      </w:pPr>
      <w:r>
        <w:rPr>
          <w:color w:val="000000"/>
        </w:rPr>
        <w:tab/>
      </w:r>
      <w:r>
        <w:rPr>
          <w:color w:val="000000"/>
        </w:rPr>
        <w:tab/>
      </w:r>
      <w:r>
        <w:rPr>
          <w:i/>
          <w:iCs/>
          <w:color w:val="0000C0"/>
        </w:rPr>
        <w:t>NETWORK_EXCEPTIONS</w:t>
      </w:r>
      <w:r>
        <w:rPr>
          <w:color w:val="000000"/>
        </w:rPr>
        <w:t>.add(java.net.SocketTimeoutException.</w:t>
      </w:r>
      <w:r>
        <w:t>class</w:t>
      </w:r>
      <w:r>
        <w:rPr>
          <w:color w:val="000000"/>
        </w:rPr>
        <w:t>.getName());</w:t>
      </w:r>
    </w:p>
    <w:p w14:paraId="2809C2D7" w14:textId="77777777" w:rsidR="00065A3A" w:rsidRDefault="00C41667">
      <w:pPr>
        <w:pStyle w:val="af0"/>
        <w:ind w:firstLine="261"/>
        <w:rPr>
          <w:sz w:val="24"/>
        </w:rPr>
      </w:pPr>
      <w:r>
        <w:rPr>
          <w:color w:val="000000"/>
        </w:rPr>
        <w:tab/>
        <w:t>}</w:t>
      </w:r>
    </w:p>
    <w:p w14:paraId="19846E93"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图</w:t>
      </w:r>
      <w:r>
        <w:rPr>
          <w:rFonts w:ascii="楷体" w:eastAsia="楷体" w:hAnsi="楷体"/>
          <w:sz w:val="18"/>
          <w:szCs w:val="18"/>
        </w:rPr>
        <w:t xml:space="preserve">6.22  </w:t>
      </w:r>
      <w:r>
        <w:rPr>
          <w:rFonts w:ascii="楷体" w:eastAsia="楷体" w:hAnsi="楷体" w:hint="eastAsia"/>
          <w:sz w:val="18"/>
          <w:szCs w:val="18"/>
        </w:rPr>
        <w:t>4种</w:t>
      </w:r>
      <w:r>
        <w:rPr>
          <w:rFonts w:ascii="楷体" w:eastAsia="楷体" w:hAnsi="楷体"/>
          <w:sz w:val="18"/>
          <w:szCs w:val="18"/>
        </w:rPr>
        <w:t>网络异常</w:t>
      </w:r>
    </w:p>
    <w:p w14:paraId="0892C74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自动复活(</w:t>
      </w:r>
      <w:r>
        <w:rPr>
          <w:rFonts w:asciiTheme="minorEastAsia" w:eastAsiaTheme="minorEastAsia" w:hAnsiTheme="minorEastAsia" w:cs="宋体"/>
          <w:sz w:val="24"/>
        </w:rPr>
        <w:t>relive</w:t>
      </w:r>
      <w:r>
        <w:rPr>
          <w:rFonts w:asciiTheme="minorEastAsia" w:eastAsiaTheme="minorEastAsia" w:hAnsiTheme="minorEastAsia" w:cs="宋体" w:hint="eastAsia"/>
          <w:sz w:val="24"/>
        </w:rPr>
        <w:t>)的</w:t>
      </w:r>
      <w:r>
        <w:rPr>
          <w:rFonts w:asciiTheme="minorEastAsia" w:eastAsiaTheme="minorEastAsia" w:hAnsiTheme="minorEastAsia" w:cs="宋体"/>
          <w:sz w:val="24"/>
        </w:rPr>
        <w:t>策略</w:t>
      </w:r>
      <w:r>
        <w:rPr>
          <w:rFonts w:asciiTheme="minorEastAsia" w:eastAsiaTheme="minorEastAsia" w:hAnsiTheme="minorEastAsia" w:cs="宋体" w:hint="eastAsia"/>
          <w:sz w:val="24"/>
        </w:rPr>
        <w:t>有</w:t>
      </w:r>
      <w:r>
        <w:rPr>
          <w:rFonts w:asciiTheme="minorEastAsia" w:eastAsiaTheme="minorEastAsia" w:hAnsiTheme="minorEastAsia" w:cs="宋体"/>
          <w:sz w:val="24"/>
        </w:rPr>
        <w:t>两种</w:t>
      </w:r>
      <w:r>
        <w:rPr>
          <w:rFonts w:asciiTheme="minorEastAsia" w:eastAsiaTheme="minorEastAsia" w:hAnsiTheme="minorEastAsia" w:cs="宋体" w:hint="eastAsia"/>
          <w:sz w:val="24"/>
        </w:rPr>
        <w:t>。时间策略是第一次被踢出会在500ms后恢</w:t>
      </w:r>
      <w:r>
        <w:rPr>
          <w:rFonts w:asciiTheme="minorEastAsia" w:eastAsiaTheme="minorEastAsia" w:hAnsiTheme="minorEastAsia" w:cs="宋体" w:hint="eastAsia"/>
          <w:sz w:val="24"/>
        </w:rPr>
        <w:lastRenderedPageBreak/>
        <w:t>复，如果复活后的请求仍然失败，下次复活时间x2,时间上限为60s。检索次数策略是被踢出节点被检索次数达到50次后恢复，如果复活后的请求仍人失败，下次复活需要的检索次数x2，次数上限60000。混合策略及tps策略是当tps小于100时会触发时间测率，大于100会触发检索次数策略。</w:t>
      </w:r>
    </w:p>
    <w:p w14:paraId="01F3F2B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复活时间</w:t>
      </w:r>
      <w:r>
        <w:rPr>
          <w:rFonts w:asciiTheme="minorEastAsia" w:eastAsiaTheme="minorEastAsia" w:hAnsiTheme="minorEastAsia" w:cs="宋体"/>
          <w:sz w:val="24"/>
        </w:rPr>
        <w:t>*</w:t>
      </w:r>
      <w:r>
        <w:rPr>
          <w:rFonts w:asciiTheme="minorEastAsia" w:eastAsiaTheme="minorEastAsia" w:hAnsiTheme="minorEastAsia" w:cs="宋体" w:hint="eastAsia"/>
          <w:sz w:val="24"/>
        </w:rPr>
        <w:t>2和检索次数</w:t>
      </w:r>
      <w:r>
        <w:rPr>
          <w:rFonts w:asciiTheme="minorEastAsia" w:eastAsiaTheme="minorEastAsia" w:hAnsiTheme="minorEastAsia" w:cs="宋体"/>
          <w:sz w:val="24"/>
        </w:rPr>
        <w:t>*</w:t>
      </w:r>
      <w:r>
        <w:rPr>
          <w:rFonts w:asciiTheme="minorEastAsia" w:eastAsiaTheme="minorEastAsia" w:hAnsiTheme="minorEastAsia" w:cs="宋体" w:hint="eastAsia"/>
          <w:sz w:val="24"/>
        </w:rPr>
        <w:t>2来</w:t>
      </w:r>
      <w:r>
        <w:rPr>
          <w:rFonts w:asciiTheme="minorEastAsia" w:eastAsiaTheme="minorEastAsia" w:hAnsiTheme="minorEastAsia" w:cs="宋体"/>
          <w:sz w:val="24"/>
        </w:rPr>
        <w:t>保证</w:t>
      </w:r>
      <w:r>
        <w:rPr>
          <w:rFonts w:asciiTheme="minorEastAsia" w:eastAsiaTheme="minorEastAsia" w:hAnsiTheme="minorEastAsia" w:cs="宋体" w:hint="eastAsia"/>
          <w:sz w:val="24"/>
        </w:rPr>
        <w:t>服务</w:t>
      </w:r>
      <w:r>
        <w:rPr>
          <w:rFonts w:asciiTheme="minorEastAsia" w:eastAsiaTheme="minorEastAsia" w:hAnsiTheme="minorEastAsia" w:cs="宋体"/>
          <w:sz w:val="24"/>
        </w:rPr>
        <w:t>端有一段</w:t>
      </w:r>
      <w:r>
        <w:rPr>
          <w:rFonts w:asciiTheme="minorEastAsia" w:eastAsiaTheme="minorEastAsia" w:hAnsiTheme="minorEastAsia" w:cs="宋体" w:hint="eastAsia"/>
          <w:sz w:val="24"/>
        </w:rPr>
        <w:t>时间来</w:t>
      </w:r>
      <w:r>
        <w:rPr>
          <w:rFonts w:asciiTheme="minorEastAsia" w:eastAsiaTheme="minorEastAsia" w:hAnsiTheme="minorEastAsia" w:cs="宋体"/>
          <w:sz w:val="24"/>
        </w:rPr>
        <w:t>恢复</w:t>
      </w:r>
      <w:r>
        <w:rPr>
          <w:rFonts w:asciiTheme="minorEastAsia" w:eastAsiaTheme="minorEastAsia" w:hAnsiTheme="minorEastAsia" w:cs="宋体" w:hint="eastAsia"/>
          <w:sz w:val="24"/>
        </w:rPr>
        <w:t>到</w:t>
      </w:r>
      <w:r>
        <w:rPr>
          <w:rFonts w:asciiTheme="minorEastAsia" w:eastAsiaTheme="minorEastAsia" w:hAnsiTheme="minorEastAsia" w:cs="宋体"/>
          <w:sz w:val="24"/>
        </w:rPr>
        <w:t>正常的</w:t>
      </w:r>
      <w:r>
        <w:rPr>
          <w:rFonts w:asciiTheme="minorEastAsia" w:eastAsiaTheme="minorEastAsia" w:hAnsiTheme="minorEastAsia" w:cs="宋体" w:hint="eastAsia"/>
          <w:sz w:val="24"/>
        </w:rPr>
        <w:t>状态</w:t>
      </w:r>
      <w:r>
        <w:rPr>
          <w:rFonts w:asciiTheme="minorEastAsia" w:eastAsiaTheme="minorEastAsia" w:hAnsiTheme="minorEastAsia" w:cs="宋体"/>
          <w:sz w:val="24"/>
        </w:rPr>
        <w:t>，如果</w:t>
      </w:r>
      <w:r>
        <w:rPr>
          <w:rFonts w:asciiTheme="minorEastAsia" w:eastAsiaTheme="minorEastAsia" w:hAnsiTheme="minorEastAsia" w:cs="宋体" w:hint="eastAsia"/>
          <w:sz w:val="24"/>
        </w:rPr>
        <w:t>大量客户端</w:t>
      </w:r>
      <w:r>
        <w:rPr>
          <w:rFonts w:asciiTheme="minorEastAsia" w:eastAsiaTheme="minorEastAsia" w:hAnsiTheme="minorEastAsia" w:cs="宋体"/>
          <w:sz w:val="24"/>
        </w:rPr>
        <w:t>一直</w:t>
      </w:r>
      <w:r>
        <w:rPr>
          <w:rFonts w:asciiTheme="minorEastAsia" w:eastAsiaTheme="minorEastAsia" w:hAnsiTheme="minorEastAsia" w:cs="宋体" w:hint="eastAsia"/>
          <w:sz w:val="24"/>
        </w:rPr>
        <w:t>重试</w:t>
      </w:r>
      <w:r>
        <w:rPr>
          <w:rFonts w:asciiTheme="minorEastAsia" w:eastAsiaTheme="minorEastAsia" w:hAnsiTheme="minorEastAsia" w:cs="宋体"/>
          <w:sz w:val="24"/>
        </w:rPr>
        <w:t>会对服务端</w:t>
      </w:r>
      <w:r>
        <w:rPr>
          <w:rFonts w:asciiTheme="minorEastAsia" w:eastAsiaTheme="minorEastAsia" w:hAnsiTheme="minorEastAsia" w:cs="宋体" w:hint="eastAsia"/>
          <w:sz w:val="24"/>
        </w:rPr>
        <w:t>有很</w:t>
      </w:r>
      <w:r>
        <w:rPr>
          <w:rFonts w:asciiTheme="minorEastAsia" w:eastAsiaTheme="minorEastAsia" w:hAnsiTheme="minorEastAsia" w:cs="宋体"/>
          <w:sz w:val="24"/>
        </w:rPr>
        <w:t>大的压力</w:t>
      </w:r>
      <w:r>
        <w:rPr>
          <w:rFonts w:asciiTheme="minorEastAsia" w:eastAsiaTheme="minorEastAsia" w:hAnsiTheme="minorEastAsia" w:cs="宋体" w:hint="eastAsia"/>
          <w:sz w:val="24"/>
        </w:rPr>
        <w:t>，</w:t>
      </w:r>
      <w:r>
        <w:rPr>
          <w:rFonts w:asciiTheme="minorEastAsia" w:eastAsiaTheme="minorEastAsia" w:hAnsiTheme="minorEastAsia" w:cs="宋体"/>
          <w:sz w:val="24"/>
        </w:rPr>
        <w:t>反而对恢复流程不利</w:t>
      </w:r>
      <w:r>
        <w:rPr>
          <w:rFonts w:asciiTheme="minorEastAsia" w:eastAsiaTheme="minorEastAsia" w:hAnsiTheme="minorEastAsia" w:cs="宋体" w:hint="eastAsia"/>
          <w:sz w:val="24"/>
        </w:rPr>
        <w:t>。</w:t>
      </w:r>
    </w:p>
    <w:p w14:paraId="06B437D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在自动</w:t>
      </w:r>
      <w:r>
        <w:rPr>
          <w:rFonts w:asciiTheme="minorEastAsia" w:eastAsiaTheme="minorEastAsia" w:hAnsiTheme="minorEastAsia" w:cs="宋体"/>
          <w:sz w:val="24"/>
        </w:rPr>
        <w:t>复活的时候，实际这是一个failcache的</w:t>
      </w:r>
      <w:r>
        <w:rPr>
          <w:rFonts w:asciiTheme="minorEastAsia" w:eastAsiaTheme="minorEastAsia" w:hAnsiTheme="minorEastAsia" w:cs="宋体" w:hint="eastAsia"/>
          <w:sz w:val="24"/>
        </w:rPr>
        <w:t>容错</w:t>
      </w:r>
      <w:r>
        <w:rPr>
          <w:rFonts w:asciiTheme="minorEastAsia" w:eastAsiaTheme="minorEastAsia" w:hAnsiTheme="minorEastAsia" w:cs="宋体"/>
          <w:sz w:val="24"/>
        </w:rPr>
        <w:t>策略，</w:t>
      </w:r>
      <w:r>
        <w:rPr>
          <w:rFonts w:asciiTheme="minorEastAsia" w:eastAsiaTheme="minorEastAsia" w:hAnsiTheme="minorEastAsia" w:cs="宋体" w:hint="eastAsia"/>
          <w:sz w:val="24"/>
        </w:rPr>
        <w:t>会</w:t>
      </w:r>
      <w:r>
        <w:rPr>
          <w:rFonts w:asciiTheme="minorEastAsia" w:eastAsiaTheme="minorEastAsia" w:hAnsiTheme="minorEastAsia" w:cs="宋体"/>
          <w:sz w:val="24"/>
        </w:rPr>
        <w:t>重试有问题的节点</w:t>
      </w:r>
      <w:r>
        <w:rPr>
          <w:rFonts w:asciiTheme="minorEastAsia" w:eastAsiaTheme="minorEastAsia" w:hAnsiTheme="minorEastAsia" w:cs="宋体" w:hint="eastAsia"/>
          <w:sz w:val="24"/>
        </w:rPr>
        <w:t>。</w:t>
      </w:r>
    </w:p>
    <w:p w14:paraId="4ACF24A0" w14:textId="77777777" w:rsidR="00065A3A" w:rsidRDefault="00C41667">
      <w:pPr>
        <w:rPr>
          <w:rFonts w:ascii="黑体" w:eastAsia="黑体" w:hAnsi="黑体" w:cs="宋体"/>
          <w:sz w:val="28"/>
          <w:szCs w:val="28"/>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Hedwi</w:t>
      </w:r>
      <w:r>
        <w:rPr>
          <w:rFonts w:ascii="黑体" w:eastAsia="黑体" w:hAnsi="黑体" w:cs="宋体"/>
          <w:sz w:val="28"/>
          <w:szCs w:val="28"/>
        </w:rPr>
        <w:t>g</w:t>
      </w:r>
      <w:r>
        <w:rPr>
          <w:rFonts w:ascii="黑体" w:eastAsia="黑体" w:hAnsi="黑体" w:cs="宋体" w:hint="eastAsia"/>
          <w:sz w:val="28"/>
          <w:szCs w:val="28"/>
        </w:rPr>
        <w:t>人工</w:t>
      </w:r>
      <w:r>
        <w:rPr>
          <w:rFonts w:ascii="黑体" w:eastAsia="黑体" w:hAnsi="黑体" w:cs="宋体"/>
          <w:sz w:val="28"/>
          <w:szCs w:val="28"/>
        </w:rPr>
        <w:t>降级</w:t>
      </w:r>
      <w:r>
        <w:rPr>
          <w:rFonts w:ascii="黑体" w:eastAsia="黑体" w:hAnsi="黑体" w:cs="宋体" w:hint="eastAsia"/>
          <w:sz w:val="28"/>
          <w:szCs w:val="28"/>
        </w:rPr>
        <w:t>设计</w:t>
      </w:r>
    </w:p>
    <w:p w14:paraId="07BCDFB7" w14:textId="4242C152"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23</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，在detector</w:t>
      </w:r>
      <w:r>
        <w:rPr>
          <w:rFonts w:asciiTheme="minorEastAsia" w:eastAsiaTheme="minorEastAsia" w:hAnsiTheme="minorEastAsia" w:cs="宋体"/>
          <w:sz w:val="24"/>
        </w:rPr>
        <w:t>里实现了</w:t>
      </w:r>
      <w:r>
        <w:rPr>
          <w:rFonts w:asciiTheme="minorEastAsia" w:eastAsiaTheme="minorEastAsia" w:hAnsiTheme="minorEastAsia" w:cs="宋体" w:hint="eastAsia"/>
          <w:sz w:val="24"/>
        </w:rPr>
        <w:t>对Hedwig服务</w:t>
      </w:r>
      <w:r>
        <w:rPr>
          <w:rFonts w:asciiTheme="minorEastAsia" w:eastAsiaTheme="minorEastAsia" w:hAnsiTheme="minorEastAsia" w:cs="宋体"/>
          <w:sz w:val="24"/>
        </w:rPr>
        <w:t>的</w:t>
      </w:r>
      <w:r w:rsidR="00D60D4A">
        <w:rPr>
          <w:rFonts w:asciiTheme="minorEastAsia" w:eastAsiaTheme="minorEastAsia" w:hAnsiTheme="minorEastAsia" w:cs="宋体" w:hint="eastAsia"/>
          <w:sz w:val="24"/>
        </w:rPr>
        <w:t>人</w:t>
      </w:r>
      <w:r>
        <w:rPr>
          <w:rFonts w:asciiTheme="minorEastAsia" w:eastAsiaTheme="minorEastAsia" w:hAnsiTheme="minorEastAsia" w:cs="宋体" w:hint="eastAsia"/>
          <w:sz w:val="24"/>
        </w:rPr>
        <w:t>工</w:t>
      </w:r>
      <w:r>
        <w:rPr>
          <w:rFonts w:asciiTheme="minorEastAsia" w:eastAsiaTheme="minorEastAsia" w:hAnsiTheme="minorEastAsia" w:cs="宋体"/>
          <w:sz w:val="24"/>
        </w:rPr>
        <w:t>降级开关。</w:t>
      </w:r>
    </w:p>
    <w:p w14:paraId="73DF329D" w14:textId="77777777" w:rsidR="00065A3A" w:rsidRDefault="00C41667">
      <w:pPr>
        <w:pStyle w:val="a5"/>
        <w:spacing w:line="400" w:lineRule="atLeast"/>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33BF2958" wp14:editId="47A1D748">
            <wp:extent cx="5265420" cy="1750060"/>
            <wp:effectExtent l="0" t="0" r="0" b="2540"/>
            <wp:docPr id="3" name="图片 3" descr="D:\yan\内容\send（论文）\20170407\detector里的服务开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yan\内容\send（论文）\20170407\detector里的服务开关.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87203" cy="1757306"/>
                    </a:xfrm>
                    <a:prstGeom prst="rect">
                      <a:avLst/>
                    </a:prstGeom>
                    <a:noFill/>
                    <a:ln>
                      <a:noFill/>
                    </a:ln>
                  </pic:spPr>
                </pic:pic>
              </a:graphicData>
            </a:graphic>
          </wp:inline>
        </w:drawing>
      </w:r>
    </w:p>
    <w:p w14:paraId="54A5A7A5"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图</w:t>
      </w:r>
      <w:r>
        <w:rPr>
          <w:rFonts w:ascii="楷体" w:eastAsia="楷体" w:hAnsi="楷体"/>
          <w:sz w:val="18"/>
          <w:szCs w:val="18"/>
        </w:rPr>
        <w:t>6.23</w:t>
      </w:r>
      <w:r>
        <w:rPr>
          <w:rFonts w:ascii="楷体" w:eastAsia="楷体" w:hAnsi="楷体" w:hint="eastAsia"/>
          <w:sz w:val="18"/>
          <w:szCs w:val="18"/>
        </w:rPr>
        <w:t xml:space="preserve"> 在detector</w:t>
      </w:r>
      <w:r>
        <w:rPr>
          <w:rFonts w:ascii="楷体" w:eastAsia="楷体" w:hAnsi="楷体"/>
          <w:sz w:val="18"/>
          <w:szCs w:val="18"/>
        </w:rPr>
        <w:t>里控制服务的启</w:t>
      </w:r>
      <w:r>
        <w:rPr>
          <w:rFonts w:ascii="楷体" w:eastAsia="楷体" w:hAnsi="楷体" w:hint="eastAsia"/>
          <w:sz w:val="18"/>
          <w:szCs w:val="18"/>
        </w:rPr>
        <w:t>停</w:t>
      </w:r>
    </w:p>
    <w:p w14:paraId="721D5375"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如果服务已经</w:t>
      </w:r>
      <w:r>
        <w:rPr>
          <w:rFonts w:asciiTheme="minorEastAsia" w:eastAsiaTheme="minorEastAsia" w:hAnsiTheme="minorEastAsia" w:cs="宋体"/>
          <w:sz w:val="24"/>
        </w:rPr>
        <w:t>开启</w:t>
      </w:r>
      <w:r>
        <w:rPr>
          <w:rFonts w:asciiTheme="minorEastAsia" w:eastAsiaTheme="minorEastAsia" w:hAnsiTheme="minorEastAsia" w:cs="宋体" w:hint="eastAsia"/>
          <w:sz w:val="24"/>
        </w:rPr>
        <w:t>,</w:t>
      </w:r>
      <w:r>
        <w:rPr>
          <w:rFonts w:asciiTheme="minorEastAsia" w:eastAsiaTheme="minorEastAsia" w:hAnsiTheme="minorEastAsia" w:cs="宋体"/>
          <w:sz w:val="24"/>
        </w:rPr>
        <w:t>可以在detector</w:t>
      </w:r>
      <w:r>
        <w:rPr>
          <w:rFonts w:asciiTheme="minorEastAsia" w:eastAsiaTheme="minorEastAsia" w:hAnsiTheme="minorEastAsia" w:cs="宋体" w:hint="eastAsia"/>
          <w:sz w:val="24"/>
        </w:rPr>
        <w:t>里</w:t>
      </w:r>
      <w:r>
        <w:rPr>
          <w:rFonts w:asciiTheme="minorEastAsia" w:eastAsiaTheme="minorEastAsia" w:hAnsiTheme="minorEastAsia" w:cs="宋体"/>
          <w:sz w:val="24"/>
        </w:rPr>
        <w:t>关闭</w:t>
      </w:r>
      <w:r>
        <w:rPr>
          <w:rFonts w:asciiTheme="minorEastAsia" w:eastAsiaTheme="minorEastAsia" w:hAnsiTheme="minorEastAsia" w:cs="宋体" w:hint="eastAsia"/>
          <w:sz w:val="24"/>
        </w:rPr>
        <w:t>服务,客户端</w:t>
      </w:r>
      <w:r>
        <w:rPr>
          <w:rFonts w:asciiTheme="minorEastAsia" w:eastAsiaTheme="minorEastAsia" w:hAnsiTheme="minorEastAsia" w:cs="宋体"/>
          <w:sz w:val="24"/>
        </w:rPr>
        <w:t>会自动感知到服务状态。</w:t>
      </w:r>
    </w:p>
    <w:p w14:paraId="6A17ACA2"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如果服务</w:t>
      </w:r>
      <w:r>
        <w:rPr>
          <w:rFonts w:asciiTheme="minorEastAsia" w:eastAsiaTheme="minorEastAsia" w:hAnsiTheme="minorEastAsia" w:cs="宋体"/>
          <w:sz w:val="24"/>
        </w:rPr>
        <w:t>已经关闭,可以在detector</w:t>
      </w:r>
      <w:r>
        <w:rPr>
          <w:rFonts w:asciiTheme="minorEastAsia" w:eastAsiaTheme="minorEastAsia" w:hAnsiTheme="minorEastAsia" w:cs="宋体" w:hint="eastAsia"/>
          <w:sz w:val="24"/>
        </w:rPr>
        <w:t>里</w:t>
      </w:r>
      <w:r>
        <w:rPr>
          <w:rFonts w:asciiTheme="minorEastAsia" w:eastAsiaTheme="minorEastAsia" w:hAnsiTheme="minorEastAsia" w:cs="宋体"/>
          <w:sz w:val="24"/>
        </w:rPr>
        <w:t>开启</w:t>
      </w:r>
      <w:r>
        <w:rPr>
          <w:rFonts w:asciiTheme="minorEastAsia" w:eastAsiaTheme="minorEastAsia" w:hAnsiTheme="minorEastAsia" w:cs="宋体" w:hint="eastAsia"/>
          <w:sz w:val="24"/>
        </w:rPr>
        <w:t>服务,客户端</w:t>
      </w:r>
      <w:r>
        <w:rPr>
          <w:rFonts w:asciiTheme="minorEastAsia" w:eastAsiaTheme="minorEastAsia" w:hAnsiTheme="minorEastAsia" w:cs="宋体"/>
          <w:sz w:val="24"/>
        </w:rPr>
        <w:t>会自动感知到服务状态。</w:t>
      </w:r>
    </w:p>
    <w:p w14:paraId="2946A9E1" w14:textId="77777777" w:rsidR="00065A3A" w:rsidRDefault="00C41667">
      <w:pPr>
        <w:rPr>
          <w:rFonts w:ascii="黑体" w:eastAsia="黑体" w:hAnsi="黑体"/>
          <w:sz w:val="28"/>
          <w:szCs w:val="28"/>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H</w:t>
      </w:r>
      <w:r>
        <w:rPr>
          <w:rFonts w:ascii="黑体" w:eastAsia="黑体" w:hAnsi="黑体" w:cs="宋体" w:hint="eastAsia"/>
          <w:sz w:val="28"/>
          <w:szCs w:val="28"/>
        </w:rPr>
        <w:t>edwig集群</w:t>
      </w:r>
      <w:r>
        <w:rPr>
          <w:rFonts w:ascii="黑体" w:eastAsia="黑体" w:hAnsi="黑体" w:cs="宋体"/>
          <w:sz w:val="28"/>
          <w:szCs w:val="28"/>
        </w:rPr>
        <w:t>隔离</w:t>
      </w:r>
      <w:r>
        <w:rPr>
          <w:rFonts w:ascii="黑体" w:eastAsia="黑体" w:hAnsi="黑体" w:cs="宋体" w:hint="eastAsia"/>
          <w:sz w:val="28"/>
          <w:szCs w:val="28"/>
        </w:rPr>
        <w:t>设计</w:t>
      </w:r>
    </w:p>
    <w:p w14:paraId="16EFED3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一个服务集群提供众多pool使用时，服务资源是有限的，生产环境下，由于业务特点，不同pool对服务集群资源消耗是不一样的，有的非常均衡，有的非常突变。有时一个使用方由于bug或其它什么原因，突然大量占用服务资源，在整个服务集群造成影响，我们需要将这种影响做隔离，或者说将影响缩小在局部范围，不要扩散到整个集群。需要根据不同调用方业务特点，对服务进行分组。</w:t>
      </w:r>
    </w:p>
    <w:p w14:paraId="0D6C0D9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24</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实现</w:t>
      </w:r>
      <w:r>
        <w:rPr>
          <w:rFonts w:asciiTheme="minorEastAsia" w:eastAsiaTheme="minorEastAsia" w:hAnsiTheme="minorEastAsia" w:cs="宋体" w:hint="eastAsia"/>
          <w:sz w:val="24"/>
        </w:rPr>
        <w:t>了</w:t>
      </w:r>
      <w:r>
        <w:rPr>
          <w:rFonts w:asciiTheme="minorEastAsia" w:eastAsiaTheme="minorEastAsia" w:hAnsiTheme="minorEastAsia" w:cs="宋体"/>
          <w:sz w:val="24"/>
        </w:rPr>
        <w:t>服务</w:t>
      </w:r>
      <w:r>
        <w:rPr>
          <w:rFonts w:asciiTheme="minorEastAsia" w:eastAsiaTheme="minorEastAsia" w:hAnsiTheme="minorEastAsia" w:cs="宋体" w:hint="eastAsia"/>
          <w:sz w:val="24"/>
        </w:rPr>
        <w:t>集群</w:t>
      </w:r>
      <w:r>
        <w:rPr>
          <w:rFonts w:asciiTheme="minorEastAsia" w:eastAsiaTheme="minorEastAsia" w:hAnsiTheme="minorEastAsia" w:cs="宋体"/>
          <w:sz w:val="24"/>
        </w:rPr>
        <w:t>的分组</w:t>
      </w:r>
      <w:r>
        <w:rPr>
          <w:rFonts w:asciiTheme="minorEastAsia" w:eastAsiaTheme="minorEastAsia" w:hAnsiTheme="minorEastAsia" w:cs="宋体" w:hint="eastAsia"/>
          <w:sz w:val="24"/>
        </w:rPr>
        <w:t>，</w:t>
      </w:r>
      <w:r>
        <w:rPr>
          <w:rFonts w:asciiTheme="minorEastAsia" w:eastAsiaTheme="minorEastAsia" w:hAnsiTheme="minorEastAsia" w:cs="宋体"/>
          <w:sz w:val="24"/>
        </w:rPr>
        <w:t>客户端</w:t>
      </w:r>
      <w:r>
        <w:rPr>
          <w:rFonts w:asciiTheme="minorEastAsia" w:eastAsiaTheme="minorEastAsia" w:hAnsiTheme="minorEastAsia" w:cs="宋体" w:hint="eastAsia"/>
          <w:sz w:val="24"/>
        </w:rPr>
        <w:t>可以</w:t>
      </w:r>
      <w:r>
        <w:rPr>
          <w:rFonts w:asciiTheme="minorEastAsia" w:eastAsiaTheme="minorEastAsia" w:hAnsiTheme="minorEastAsia" w:cs="宋体"/>
          <w:sz w:val="24"/>
        </w:rPr>
        <w:t>调用</w:t>
      </w:r>
      <w:r>
        <w:rPr>
          <w:rFonts w:asciiTheme="minorEastAsia" w:eastAsiaTheme="minorEastAsia" w:hAnsiTheme="minorEastAsia" w:cs="宋体" w:hint="eastAsia"/>
          <w:sz w:val="24"/>
        </w:rPr>
        <w:t>分组</w:t>
      </w:r>
      <w:r>
        <w:rPr>
          <w:rFonts w:asciiTheme="minorEastAsia" w:eastAsiaTheme="minorEastAsia" w:hAnsiTheme="minorEastAsia" w:cs="宋体"/>
          <w:sz w:val="24"/>
        </w:rPr>
        <w:t>内的机器。</w:t>
      </w:r>
      <w:r>
        <w:rPr>
          <w:rFonts w:asciiTheme="minorEastAsia" w:eastAsiaTheme="minorEastAsia" w:hAnsiTheme="minorEastAsia" w:cs="宋体" w:hint="eastAsia"/>
          <w:sz w:val="24"/>
        </w:rPr>
        <w:t>如果一个</w:t>
      </w:r>
      <w:r>
        <w:rPr>
          <w:rFonts w:asciiTheme="minorEastAsia" w:eastAsiaTheme="minorEastAsia" w:hAnsiTheme="minorEastAsia" w:cs="宋体"/>
          <w:sz w:val="24"/>
        </w:rPr>
        <w:t>分组内机器不稳定</w:t>
      </w:r>
      <w:r>
        <w:rPr>
          <w:rFonts w:asciiTheme="minorEastAsia" w:eastAsiaTheme="minorEastAsia" w:hAnsiTheme="minorEastAsia" w:cs="宋体" w:hint="eastAsia"/>
          <w:sz w:val="24"/>
        </w:rPr>
        <w:t>，</w:t>
      </w:r>
      <w:r>
        <w:rPr>
          <w:rFonts w:asciiTheme="minorEastAsia" w:eastAsiaTheme="minorEastAsia" w:hAnsiTheme="minorEastAsia" w:cs="宋体"/>
          <w:sz w:val="24"/>
        </w:rPr>
        <w:t>不会影响到别的分组。</w:t>
      </w:r>
    </w:p>
    <w:p w14:paraId="0552B6BF" w14:textId="77777777" w:rsidR="00065A3A" w:rsidRDefault="00C41667">
      <w:pPr>
        <w:pStyle w:val="af0"/>
        <w:ind w:firstLine="261"/>
      </w:pPr>
      <w:r>
        <w:t>&lt;bean id="baseHessianService"</w:t>
      </w:r>
    </w:p>
    <w:p w14:paraId="51398325" w14:textId="77777777" w:rsidR="00065A3A" w:rsidRDefault="00C41667">
      <w:pPr>
        <w:pStyle w:val="af0"/>
        <w:ind w:firstLine="261"/>
      </w:pPr>
      <w:r>
        <w:t>class="com.yihaodian.architecture.hedwig.client.HedwigClientFactoryBean"&gt;</w:t>
      </w:r>
    </w:p>
    <w:p w14:paraId="26690067" w14:textId="77777777" w:rsidR="00065A3A" w:rsidRDefault="00C41667">
      <w:pPr>
        <w:pStyle w:val="af0"/>
        <w:ind w:firstLine="261"/>
      </w:pPr>
      <w:r>
        <w:t xml:space="preserve">        ...</w:t>
      </w:r>
      <w:r>
        <w:tab/>
      </w:r>
      <w:r>
        <w:tab/>
      </w:r>
    </w:p>
    <w:p w14:paraId="254140B8" w14:textId="77777777" w:rsidR="00065A3A" w:rsidRDefault="00C41667">
      <w:pPr>
        <w:pStyle w:val="af0"/>
        <w:ind w:firstLine="261"/>
      </w:pPr>
      <w:r>
        <w:rPr>
          <w:rFonts w:hint="eastAsia"/>
        </w:rPr>
        <w:tab/>
      </w:r>
      <w:r>
        <w:rPr>
          <w:rFonts w:hint="eastAsia"/>
        </w:rPr>
        <w:tab/>
        <w:t>&lt;!--当有分组需求时配置--&gt;</w:t>
      </w:r>
    </w:p>
    <w:p w14:paraId="535C8964" w14:textId="77777777" w:rsidR="00065A3A" w:rsidRDefault="00C41667">
      <w:pPr>
        <w:pStyle w:val="af0"/>
        <w:ind w:firstLine="261"/>
      </w:pPr>
      <w:r>
        <w:tab/>
      </w:r>
      <w:r>
        <w:tab/>
        <w:t>&lt;property name="groupName" value="testGroup2"&gt;&lt;/property&gt;</w:t>
      </w:r>
    </w:p>
    <w:p w14:paraId="200FA429" w14:textId="77777777" w:rsidR="00065A3A" w:rsidRDefault="00C41667">
      <w:pPr>
        <w:pStyle w:val="af0"/>
        <w:ind w:firstLine="261"/>
      </w:pPr>
      <w:r>
        <w:tab/>
      </w:r>
      <w:r>
        <w:tab/>
        <w:t>...</w:t>
      </w:r>
    </w:p>
    <w:p w14:paraId="131982C7" w14:textId="77777777" w:rsidR="00065A3A" w:rsidRDefault="00C41667">
      <w:pPr>
        <w:pStyle w:val="af0"/>
        <w:ind w:firstLine="261"/>
      </w:pPr>
      <w:r>
        <w:t>&lt;/bean&gt;</w:t>
      </w:r>
    </w:p>
    <w:p w14:paraId="54BAC384" w14:textId="77777777"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b/>
          <w:sz w:val="24"/>
        </w:rPr>
        <w:lastRenderedPageBreak/>
        <w:t xml:space="preserve">                   </w:t>
      </w:r>
      <w:r>
        <w:rPr>
          <w:rFonts w:ascii="楷体" w:eastAsia="楷体" w:hAnsi="楷体" w:hint="eastAsia"/>
          <w:sz w:val="18"/>
          <w:szCs w:val="18"/>
        </w:rPr>
        <w:t xml:space="preserve">     图</w:t>
      </w:r>
      <w:r>
        <w:rPr>
          <w:rFonts w:ascii="楷体" w:eastAsia="楷体" w:hAnsi="楷体"/>
          <w:sz w:val="18"/>
          <w:szCs w:val="18"/>
        </w:rPr>
        <w:t xml:space="preserve">6.24  </w:t>
      </w:r>
      <w:r>
        <w:rPr>
          <w:rFonts w:ascii="楷体" w:eastAsia="楷体" w:hAnsi="楷体" w:hint="eastAsia"/>
          <w:sz w:val="18"/>
          <w:szCs w:val="18"/>
        </w:rPr>
        <w:t>服务</w:t>
      </w:r>
      <w:r>
        <w:rPr>
          <w:rFonts w:ascii="楷体" w:eastAsia="楷体" w:hAnsi="楷体"/>
          <w:sz w:val="18"/>
          <w:szCs w:val="18"/>
        </w:rPr>
        <w:t>分组</w:t>
      </w:r>
      <w:r>
        <w:rPr>
          <w:rFonts w:ascii="楷体" w:eastAsia="楷体" w:hAnsi="楷体" w:hint="eastAsia"/>
          <w:sz w:val="18"/>
          <w:szCs w:val="18"/>
        </w:rPr>
        <w:t>配置</w:t>
      </w:r>
      <w:bookmarkStart w:id="178" w:name="_Toc482175947"/>
      <w:r>
        <w:rPr>
          <w:rFonts w:ascii="黑体" w:eastAsia="黑体" w:hAnsi="黑体" w:hint="eastAsia"/>
          <w:sz w:val="28"/>
          <w:szCs w:val="28"/>
        </w:rPr>
        <w:t xml:space="preserve"> </w:t>
      </w:r>
      <w:bookmarkEnd w:id="178"/>
    </w:p>
    <w:p w14:paraId="1BEB73C6"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Hedwig</w:t>
      </w:r>
      <w:r>
        <w:rPr>
          <w:rFonts w:ascii="黑体" w:eastAsia="黑体" w:hAnsi="黑体" w:cs="宋体" w:hint="eastAsia"/>
          <w:sz w:val="28"/>
          <w:szCs w:val="28"/>
        </w:rPr>
        <w:t>线程隔离设计</w:t>
      </w:r>
    </w:p>
    <w:p w14:paraId="32C53E1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25</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Hedwig </w:t>
      </w:r>
      <w:r>
        <w:rPr>
          <w:rFonts w:asciiTheme="minorEastAsia" w:eastAsiaTheme="minorEastAsia" w:hAnsiTheme="minorEastAsia" w:cs="宋体" w:hint="eastAsia"/>
          <w:sz w:val="24"/>
        </w:rPr>
        <w:t>akka是</w:t>
      </w:r>
      <w:r>
        <w:rPr>
          <w:rFonts w:asciiTheme="minorEastAsia" w:eastAsiaTheme="minorEastAsia" w:hAnsiTheme="minorEastAsia" w:cs="宋体"/>
          <w:sz w:val="24"/>
        </w:rPr>
        <w:t>一种</w:t>
      </w:r>
      <w:r>
        <w:rPr>
          <w:rFonts w:asciiTheme="minorEastAsia" w:eastAsiaTheme="minorEastAsia" w:hAnsiTheme="minorEastAsia" w:cs="宋体" w:hint="eastAsia"/>
          <w:sz w:val="24"/>
        </w:rPr>
        <w:t>细粒度的隔离, 服务分组中每个</w:t>
      </w:r>
      <w:r>
        <w:rPr>
          <w:rFonts w:asciiTheme="minorEastAsia" w:eastAsiaTheme="minorEastAsia" w:hAnsiTheme="minorEastAsia" w:cs="宋体"/>
          <w:sz w:val="24"/>
        </w:rPr>
        <w:t>服务</w:t>
      </w:r>
      <w:r>
        <w:rPr>
          <w:rFonts w:asciiTheme="minorEastAsia" w:eastAsiaTheme="minorEastAsia" w:hAnsiTheme="minorEastAsia" w:cs="宋体" w:hint="eastAsia"/>
          <w:sz w:val="24"/>
        </w:rPr>
        <w:t>有</w:t>
      </w:r>
      <w:r>
        <w:rPr>
          <w:rFonts w:asciiTheme="minorEastAsia" w:eastAsiaTheme="minorEastAsia" w:hAnsiTheme="minorEastAsia" w:cs="宋体"/>
          <w:sz w:val="24"/>
        </w:rPr>
        <w:t>一个</w:t>
      </w:r>
      <w:r>
        <w:rPr>
          <w:rFonts w:asciiTheme="minorEastAsia" w:eastAsiaTheme="minorEastAsia" w:hAnsiTheme="minorEastAsia" w:cs="宋体" w:hint="eastAsia"/>
          <w:sz w:val="24"/>
        </w:rPr>
        <w:t>独立</w:t>
      </w:r>
      <w:r>
        <w:rPr>
          <w:rFonts w:asciiTheme="minorEastAsia" w:eastAsiaTheme="minorEastAsia" w:hAnsiTheme="minorEastAsia" w:cs="宋体"/>
          <w:sz w:val="24"/>
        </w:rPr>
        <w:t>的线程池</w:t>
      </w:r>
      <w:r>
        <w:rPr>
          <w:rFonts w:asciiTheme="minorEastAsia" w:eastAsiaTheme="minorEastAsia" w:hAnsiTheme="minorEastAsia" w:cs="宋体" w:hint="eastAsia"/>
          <w:sz w:val="24"/>
        </w:rPr>
        <w:t>。</w:t>
      </w:r>
      <w:r>
        <w:rPr>
          <w:rFonts w:asciiTheme="minorEastAsia" w:eastAsiaTheme="minorEastAsia" w:hAnsiTheme="minorEastAsia" w:cs="宋体"/>
          <w:sz w:val="24"/>
        </w:rPr>
        <w:t>methodWorkerCount</w:t>
      </w:r>
      <w:r>
        <w:rPr>
          <w:rFonts w:asciiTheme="minorEastAsia" w:eastAsiaTheme="minorEastAsia" w:hAnsiTheme="minorEastAsia" w:cs="宋体" w:hint="eastAsia"/>
          <w:sz w:val="24"/>
        </w:rPr>
        <w:t>表示</w:t>
      </w:r>
      <w:r>
        <w:rPr>
          <w:rFonts w:asciiTheme="minorEastAsia" w:eastAsiaTheme="minorEastAsia" w:hAnsiTheme="minorEastAsia" w:cs="宋体"/>
          <w:sz w:val="24"/>
        </w:rPr>
        <w:t>线程池中工作线程的数量</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用户可以自己设置</w:t>
      </w:r>
      <w:r>
        <w:rPr>
          <w:rFonts w:asciiTheme="minorEastAsia" w:eastAsiaTheme="minorEastAsia" w:hAnsiTheme="minorEastAsia" w:cs="宋体" w:hint="eastAsia"/>
          <w:sz w:val="24"/>
        </w:rPr>
        <w:t>，</w:t>
      </w:r>
      <w:r>
        <w:rPr>
          <w:rFonts w:asciiTheme="minorEastAsia" w:eastAsiaTheme="minorEastAsia" w:hAnsiTheme="minorEastAsia" w:cs="宋体"/>
          <w:sz w:val="24"/>
        </w:rPr>
        <w:t>默认值</w:t>
      </w:r>
      <w:r>
        <w:rPr>
          <w:rFonts w:asciiTheme="minorEastAsia" w:eastAsiaTheme="minorEastAsia" w:hAnsiTheme="minorEastAsia" w:cs="宋体" w:hint="eastAsia"/>
          <w:sz w:val="24"/>
        </w:rPr>
        <w:t>是16。</w:t>
      </w:r>
    </w:p>
    <w:p w14:paraId="53EB8C9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一个actor对应一个mailbox。worker线程池管理多个actor的mailbox, 拿一些消息之后, 会处理这个消息。如果消息有积压，可以伸缩这个线程池，产生或释放更多线程。</w:t>
      </w:r>
    </w:p>
    <w:p w14:paraId="0E7D31FC" w14:textId="77777777" w:rsidR="00065A3A" w:rsidRDefault="00C41667">
      <w:pPr>
        <w:pStyle w:val="af0"/>
        <w:ind w:firstLine="261"/>
      </w:pPr>
      <w:r>
        <w:rPr>
          <w:color w:val="000000"/>
        </w:rPr>
        <w:tab/>
      </w:r>
      <w:r>
        <w:rPr>
          <w:color w:val="008080"/>
        </w:rPr>
        <w:t>&lt;</w:t>
      </w:r>
      <w:r>
        <w:rPr>
          <w:color w:val="3F7F7F"/>
        </w:rPr>
        <w:t>bean</w:t>
      </w:r>
      <w:r>
        <w:t xml:space="preserve"> </w:t>
      </w:r>
      <w:r>
        <w:rPr>
          <w:color w:val="7F007F"/>
        </w:rPr>
        <w:t>name</w:t>
      </w:r>
      <w:r>
        <w:rPr>
          <w:color w:val="000000"/>
        </w:rPr>
        <w:t>=</w:t>
      </w:r>
      <w:r>
        <w:t xml:space="preserve">"readService" </w:t>
      </w:r>
      <w:r>
        <w:rPr>
          <w:color w:val="7F007F"/>
        </w:rPr>
        <w:t>class</w:t>
      </w:r>
      <w:r>
        <w:rPr>
          <w:color w:val="000000"/>
        </w:rPr>
        <w:t>=</w:t>
      </w:r>
      <w:r>
        <w:t>"com.yhd.arch.laserbeak.provider.SpringServiceExporter"</w:t>
      </w:r>
      <w:r>
        <w:rPr>
          <w:color w:val="008080"/>
        </w:rPr>
        <w:t>&gt;</w:t>
      </w:r>
    </w:p>
    <w:p w14:paraId="73F33BB4" w14:textId="77777777" w:rsidR="00065A3A" w:rsidRDefault="00C41667">
      <w:pPr>
        <w:pStyle w:val="af0"/>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"appMeta" </w:t>
      </w:r>
      <w:r>
        <w:rPr>
          <w:color w:val="7F007F"/>
        </w:rPr>
        <w:t>ref</w:t>
      </w:r>
      <w:r>
        <w:rPr>
          <w:color w:val="000000"/>
        </w:rPr>
        <w:t>=</w:t>
      </w:r>
      <w:r>
        <w:t>"appMeta"</w:t>
      </w:r>
      <w:r>
        <w:rPr>
          <w:color w:val="008080"/>
        </w:rPr>
        <w:t>&gt;&lt;/</w:t>
      </w:r>
      <w:r>
        <w:rPr>
          <w:color w:val="3F7F7F"/>
        </w:rPr>
        <w:t>property</w:t>
      </w:r>
      <w:r>
        <w:rPr>
          <w:color w:val="008080"/>
        </w:rPr>
        <w:t>&gt;</w:t>
      </w:r>
    </w:p>
    <w:p w14:paraId="55465A35" w14:textId="77777777" w:rsidR="00065A3A" w:rsidRDefault="00C41667">
      <w:pPr>
        <w:pStyle w:val="af0"/>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"service" </w:t>
      </w:r>
      <w:r>
        <w:rPr>
          <w:color w:val="7F007F"/>
        </w:rPr>
        <w:t>ref</w:t>
      </w:r>
      <w:r>
        <w:rPr>
          <w:color w:val="000000"/>
        </w:rPr>
        <w:t>=</w:t>
      </w:r>
      <w:r>
        <w:t xml:space="preserve">"rs" </w:t>
      </w:r>
      <w:r>
        <w:rPr>
          <w:color w:val="008080"/>
        </w:rPr>
        <w:t>/&gt;</w:t>
      </w:r>
    </w:p>
    <w:p w14:paraId="06FF79CD" w14:textId="77777777" w:rsidR="00065A3A" w:rsidRDefault="00C41667">
      <w:pPr>
        <w:pStyle w:val="af0"/>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"serviceInterface" </w:t>
      </w:r>
      <w:r>
        <w:rPr>
          <w:color w:val="7F007F"/>
        </w:rPr>
        <w:t>value</w:t>
      </w:r>
      <w:r>
        <w:rPr>
          <w:color w:val="000000"/>
        </w:rPr>
        <w:t>=</w:t>
      </w:r>
      <w:r>
        <w:t xml:space="preserve">"com.yhd.arch.spi.IReadService" </w:t>
      </w:r>
      <w:r>
        <w:rPr>
          <w:color w:val="008080"/>
        </w:rPr>
        <w:t>/&gt;</w:t>
      </w:r>
    </w:p>
    <w:p w14:paraId="11F05916" w14:textId="77777777" w:rsidR="00065A3A" w:rsidRDefault="00C41667">
      <w:pPr>
        <w:pStyle w:val="af0"/>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"serviceVersion" </w:t>
      </w:r>
      <w:r>
        <w:rPr>
          <w:color w:val="7F007F"/>
        </w:rPr>
        <w:t>value</w:t>
      </w:r>
      <w:r>
        <w:rPr>
          <w:color w:val="000000"/>
        </w:rPr>
        <w:t>=</w:t>
      </w:r>
      <w:r>
        <w:t>"0.1-jl"</w:t>
      </w:r>
      <w:r>
        <w:rPr>
          <w:color w:val="008080"/>
        </w:rPr>
        <w:t>&gt;&lt;/</w:t>
      </w:r>
      <w:r>
        <w:rPr>
          <w:color w:val="3F7F7F"/>
        </w:rPr>
        <w:t>property</w:t>
      </w:r>
      <w:r>
        <w:rPr>
          <w:color w:val="008080"/>
        </w:rPr>
        <w:t>&gt;</w:t>
      </w:r>
    </w:p>
    <w:p w14:paraId="4C964987" w14:textId="77777777" w:rsidR="00065A3A" w:rsidRDefault="00065A3A">
      <w:pPr>
        <w:pStyle w:val="af0"/>
        <w:ind w:firstLine="261"/>
      </w:pPr>
    </w:p>
    <w:p w14:paraId="3C8FA426" w14:textId="77777777" w:rsidR="00065A3A" w:rsidRDefault="00C41667">
      <w:pPr>
        <w:pStyle w:val="af0"/>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"methodWorkerCount" </w:t>
      </w:r>
      <w:r>
        <w:rPr>
          <w:color w:val="7F007F"/>
        </w:rPr>
        <w:t>value</w:t>
      </w:r>
      <w:r>
        <w:rPr>
          <w:color w:val="000000"/>
        </w:rPr>
        <w:t>=</w:t>
      </w:r>
      <w:r>
        <w:t>"50"</w:t>
      </w:r>
      <w:r>
        <w:rPr>
          <w:color w:val="008080"/>
        </w:rPr>
        <w:t>&gt;&lt;/</w:t>
      </w:r>
      <w:r>
        <w:rPr>
          <w:color w:val="3F7F7F"/>
        </w:rPr>
        <w:t>property</w:t>
      </w:r>
      <w:r>
        <w:rPr>
          <w:color w:val="008080"/>
        </w:rPr>
        <w:t>&gt;</w:t>
      </w:r>
    </w:p>
    <w:p w14:paraId="6D99130E" w14:textId="77777777" w:rsidR="00065A3A" w:rsidRDefault="00C41667">
      <w:pPr>
        <w:pStyle w:val="af0"/>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"initStart" </w:t>
      </w:r>
      <w:r>
        <w:rPr>
          <w:color w:val="7F007F"/>
        </w:rPr>
        <w:t>value</w:t>
      </w:r>
      <w:r>
        <w:rPr>
          <w:color w:val="000000"/>
        </w:rPr>
        <w:t>=</w:t>
      </w:r>
      <w:r>
        <w:t>"true"</w:t>
      </w:r>
      <w:r>
        <w:rPr>
          <w:color w:val="008080"/>
        </w:rPr>
        <w:t>&gt;&lt;/</w:t>
      </w:r>
      <w:r>
        <w:rPr>
          <w:color w:val="3F7F7F"/>
        </w:rPr>
        <w:t>property</w:t>
      </w:r>
      <w:r>
        <w:rPr>
          <w:color w:val="008080"/>
        </w:rPr>
        <w:t>&gt;</w:t>
      </w:r>
    </w:p>
    <w:p w14:paraId="247CE458" w14:textId="77777777" w:rsidR="00065A3A" w:rsidRDefault="00C41667">
      <w:pPr>
        <w:pStyle w:val="af0"/>
        <w:ind w:firstLine="261"/>
        <w:rPr>
          <w:sz w:val="24"/>
        </w:rPr>
      </w:pPr>
      <w:r>
        <w:rPr>
          <w:color w:val="000000"/>
        </w:rPr>
        <w:tab/>
      </w:r>
      <w:r>
        <w:rPr>
          <w:color w:val="008080"/>
        </w:rPr>
        <w:t>&lt;/</w:t>
      </w:r>
      <w:r>
        <w:rPr>
          <w:color w:val="3F7F7F"/>
        </w:rPr>
        <w:t>bean</w:t>
      </w:r>
      <w:r>
        <w:rPr>
          <w:color w:val="008080"/>
        </w:rPr>
        <w:t>&gt;</w:t>
      </w:r>
    </w:p>
    <w:p w14:paraId="6650B8F1" w14:textId="77777777" w:rsidR="00065A3A" w:rsidRDefault="00C41667">
      <w:pPr>
        <w:spacing w:line="400" w:lineRule="atLeast"/>
        <w:ind w:firstLineChars="1550" w:firstLine="2790"/>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 xml:space="preserve">6.25 </w:t>
      </w:r>
      <w:r>
        <w:rPr>
          <w:rFonts w:ascii="楷体" w:eastAsia="楷体" w:hAnsi="楷体" w:hint="eastAsia"/>
          <w:sz w:val="18"/>
          <w:szCs w:val="18"/>
        </w:rPr>
        <w:t>服务</w:t>
      </w:r>
      <w:r>
        <w:rPr>
          <w:rFonts w:ascii="楷体" w:eastAsia="楷体" w:hAnsi="楷体"/>
          <w:sz w:val="18"/>
          <w:szCs w:val="18"/>
        </w:rPr>
        <w:t>工作线程池的配置</w:t>
      </w:r>
    </w:p>
    <w:p w14:paraId="41D3DF80"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Hedwig</w:t>
      </w:r>
      <w:r>
        <w:rPr>
          <w:rFonts w:ascii="黑体" w:eastAsia="黑体" w:hAnsi="黑体" w:cs="宋体" w:hint="eastAsia"/>
          <w:sz w:val="28"/>
          <w:szCs w:val="28"/>
        </w:rPr>
        <w:t>限流接口的总请求数设计</w:t>
      </w:r>
    </w:p>
    <w:p w14:paraId="7832053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Hedwig </w:t>
      </w:r>
      <w:r>
        <w:rPr>
          <w:rFonts w:asciiTheme="minorEastAsia" w:eastAsiaTheme="minorEastAsia" w:hAnsiTheme="minorEastAsia" w:cs="宋体"/>
          <w:sz w:val="24"/>
        </w:rPr>
        <w:t>akk</w:t>
      </w:r>
      <w:r>
        <w:rPr>
          <w:rFonts w:asciiTheme="minorEastAsia" w:eastAsiaTheme="minorEastAsia" w:hAnsiTheme="minorEastAsia" w:cs="宋体" w:hint="eastAsia"/>
          <w:sz w:val="24"/>
        </w:rPr>
        <w:t>a客户端流控:限制</w:t>
      </w:r>
      <w:r>
        <w:rPr>
          <w:rFonts w:asciiTheme="minorEastAsia" w:eastAsiaTheme="minorEastAsia" w:hAnsiTheme="minorEastAsia" w:cs="宋体"/>
          <w:sz w:val="24"/>
        </w:rPr>
        <w:t>某个方法的总请求数</w:t>
      </w:r>
      <w:r>
        <w:rPr>
          <w:rFonts w:asciiTheme="minorEastAsia" w:eastAsiaTheme="minorEastAsia" w:hAnsiTheme="minorEastAsia" w:cs="宋体" w:hint="eastAsia"/>
          <w:sz w:val="24"/>
        </w:rPr>
        <w:t>，</w:t>
      </w: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26</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31FE24E2" w14:textId="77777777" w:rsidR="00065A3A" w:rsidRDefault="00C41667">
      <w:pPr>
        <w:pStyle w:val="aa"/>
        <w:ind w:leftChars="250" w:left="2205" w:hangingChars="700" w:hanging="1680"/>
        <w:rPr>
          <w:rFonts w:ascii="楷体" w:eastAsia="楷体" w:hAnsi="楷体"/>
          <w:sz w:val="18"/>
          <w:szCs w:val="18"/>
        </w:rPr>
      </w:pPr>
      <w:r>
        <w:rPr>
          <w:rFonts w:asciiTheme="minorEastAsia" w:eastAsiaTheme="minorEastAsia" w:hAnsiTheme="minorEastAsia"/>
          <w:noProof/>
        </w:rPr>
        <w:drawing>
          <wp:inline distT="0" distB="0" distL="0" distR="0" wp14:anchorId="26CCB57B" wp14:editId="165AFEBC">
            <wp:extent cx="4323715" cy="2545080"/>
            <wp:effectExtent l="0" t="0" r="635" b="762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5"/>
                    <a:stretch>
                      <a:fillRect/>
                    </a:stretch>
                  </pic:blipFill>
                  <pic:spPr>
                    <a:xfrm>
                      <a:off x="0" y="0"/>
                      <a:ext cx="4379455" cy="2577757"/>
                    </a:xfrm>
                    <a:prstGeom prst="rect">
                      <a:avLst/>
                    </a:prstGeom>
                  </pic:spPr>
                </pic:pic>
              </a:graphicData>
            </a:graphic>
          </wp:inline>
        </w:drawing>
      </w:r>
      <w:r>
        <w:rPr>
          <w:rFonts w:ascii="楷体" w:eastAsia="楷体" w:hAnsi="楷体" w:hint="eastAsia"/>
          <w:sz w:val="18"/>
          <w:szCs w:val="18"/>
        </w:rPr>
        <w:t xml:space="preserve">      </w:t>
      </w:r>
    </w:p>
    <w:p w14:paraId="7DD9C425" w14:textId="77777777" w:rsidR="00065A3A" w:rsidRDefault="00C41667">
      <w:pPr>
        <w:pStyle w:val="aa"/>
        <w:ind w:leftChars="750" w:left="1935" w:hangingChars="200" w:hanging="360"/>
        <w:rPr>
          <w:rFonts w:asciiTheme="minorEastAsia" w:eastAsiaTheme="minorEastAsia" w:hAnsiTheme="minorEastAsia"/>
        </w:rPr>
      </w:pPr>
      <w:r>
        <w:rPr>
          <w:rFonts w:ascii="楷体" w:eastAsia="楷体" w:hAnsi="楷体" w:hint="eastAsia"/>
          <w:sz w:val="18"/>
          <w:szCs w:val="18"/>
        </w:rPr>
        <w:t xml:space="preserve">图6.26  </w:t>
      </w:r>
      <w:r>
        <w:rPr>
          <w:rFonts w:ascii="楷体" w:eastAsia="楷体" w:hAnsi="楷体"/>
          <w:sz w:val="18"/>
          <w:szCs w:val="18"/>
        </w:rPr>
        <w:t xml:space="preserve">Hedwig </w:t>
      </w:r>
      <w:r>
        <w:rPr>
          <w:rFonts w:ascii="楷体" w:eastAsia="楷体" w:hAnsi="楷体" w:hint="eastAsia"/>
          <w:sz w:val="18"/>
          <w:szCs w:val="18"/>
        </w:rPr>
        <w:t>methodActor和AckActor的</w:t>
      </w:r>
      <w:r>
        <w:rPr>
          <w:rFonts w:ascii="楷体" w:eastAsia="楷体" w:hAnsi="楷体"/>
          <w:sz w:val="18"/>
          <w:szCs w:val="18"/>
        </w:rPr>
        <w:t>关系</w:t>
      </w:r>
      <w:r>
        <w:rPr>
          <w:rFonts w:ascii="楷体" w:eastAsia="楷体" w:hAnsi="楷体" w:hint="eastAsia"/>
          <w:sz w:val="18"/>
          <w:szCs w:val="18"/>
        </w:rPr>
        <w:t>（客户端</w:t>
      </w:r>
      <w:r>
        <w:rPr>
          <w:rFonts w:ascii="楷体" w:eastAsia="楷体" w:hAnsi="楷体"/>
          <w:sz w:val="18"/>
          <w:szCs w:val="18"/>
        </w:rPr>
        <w:t>流控）</w:t>
      </w:r>
    </w:p>
    <w:p w14:paraId="2646BBAD" w14:textId="77777777" w:rsidR="00065A3A" w:rsidRPr="008700F2"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一个</w:t>
      </w:r>
      <w:r>
        <w:rPr>
          <w:rFonts w:asciiTheme="minorEastAsia" w:eastAsiaTheme="minorEastAsia" w:hAnsiTheme="minorEastAsia" w:cs="宋体"/>
          <w:sz w:val="24"/>
        </w:rPr>
        <w:t>服务由多个</w:t>
      </w:r>
      <w:r>
        <w:rPr>
          <w:rFonts w:asciiTheme="minorEastAsia" w:eastAsiaTheme="minorEastAsia" w:hAnsiTheme="minorEastAsia" w:cs="宋体" w:hint="eastAsia"/>
          <w:sz w:val="24"/>
        </w:rPr>
        <w:t>方法</w:t>
      </w:r>
      <w:r>
        <w:rPr>
          <w:rFonts w:asciiTheme="minorEastAsia" w:eastAsiaTheme="minorEastAsia" w:hAnsiTheme="minorEastAsia" w:cs="宋体"/>
          <w:sz w:val="24"/>
        </w:rPr>
        <w:t>方法构成，</w:t>
      </w:r>
      <w:r>
        <w:rPr>
          <w:rFonts w:asciiTheme="minorEastAsia" w:eastAsiaTheme="minorEastAsia" w:hAnsiTheme="minorEastAsia" w:cs="宋体" w:hint="eastAsia"/>
          <w:sz w:val="24"/>
        </w:rPr>
        <w:t>一个</w:t>
      </w:r>
      <w:r>
        <w:rPr>
          <w:rFonts w:asciiTheme="minorEastAsia" w:eastAsiaTheme="minorEastAsia" w:hAnsiTheme="minorEastAsia" w:cs="宋体"/>
          <w:sz w:val="24"/>
        </w:rPr>
        <w:t>方法会对应</w:t>
      </w:r>
      <w:r>
        <w:rPr>
          <w:rFonts w:asciiTheme="minorEastAsia" w:eastAsiaTheme="minorEastAsia" w:hAnsiTheme="minorEastAsia" w:cs="宋体" w:hint="eastAsia"/>
          <w:sz w:val="24"/>
        </w:rPr>
        <w:t>一个methodActor，</w:t>
      </w:r>
      <w:r>
        <w:rPr>
          <w:rFonts w:asciiTheme="minorEastAsia" w:eastAsiaTheme="minorEastAsia" w:hAnsiTheme="minorEastAsia" w:cs="宋体"/>
          <w:sz w:val="24"/>
        </w:rPr>
        <w:t>发送一个请求后，</w:t>
      </w:r>
      <w:r>
        <w:rPr>
          <w:rFonts w:asciiTheme="minorEastAsia" w:eastAsiaTheme="minorEastAsia" w:hAnsiTheme="minorEastAsia" w:cs="宋体" w:hint="eastAsia"/>
          <w:sz w:val="24"/>
        </w:rPr>
        <w:t>methodActor会</w:t>
      </w:r>
      <w:r>
        <w:rPr>
          <w:rFonts w:asciiTheme="minorEastAsia" w:eastAsiaTheme="minorEastAsia" w:hAnsiTheme="minorEastAsia" w:cs="宋体"/>
          <w:sz w:val="24"/>
        </w:rPr>
        <w:t>对应产生</w:t>
      </w:r>
      <w:r>
        <w:rPr>
          <w:rFonts w:asciiTheme="minorEastAsia" w:eastAsiaTheme="minorEastAsia" w:hAnsiTheme="minorEastAsia" w:cs="宋体" w:hint="eastAsia"/>
          <w:sz w:val="24"/>
        </w:rPr>
        <w:t>一个AckActor，AckActor表示</w:t>
      </w:r>
      <w:r>
        <w:rPr>
          <w:rFonts w:asciiTheme="minorEastAsia" w:eastAsiaTheme="minorEastAsia" w:hAnsiTheme="minorEastAsia" w:cs="宋体"/>
          <w:sz w:val="24"/>
        </w:rPr>
        <w:t>对请求的发</w:t>
      </w:r>
      <w:r w:rsidRPr="008700F2">
        <w:rPr>
          <w:rFonts w:asciiTheme="minorEastAsia" w:eastAsiaTheme="minorEastAsia" w:hAnsiTheme="minorEastAsia" w:cs="宋体"/>
          <w:sz w:val="24"/>
        </w:rPr>
        <w:lastRenderedPageBreak/>
        <w:t>送</w:t>
      </w:r>
      <w:r w:rsidRPr="008700F2">
        <w:rPr>
          <w:rFonts w:asciiTheme="minorEastAsia" w:eastAsiaTheme="minorEastAsia" w:hAnsiTheme="minorEastAsia" w:cs="宋体" w:hint="eastAsia"/>
          <w:sz w:val="24"/>
        </w:rPr>
        <w:t>/接收</w:t>
      </w:r>
      <w:r w:rsidRPr="008700F2">
        <w:rPr>
          <w:rFonts w:asciiTheme="minorEastAsia" w:eastAsiaTheme="minorEastAsia" w:hAnsiTheme="minorEastAsia" w:cs="宋体"/>
          <w:sz w:val="24"/>
        </w:rPr>
        <w:t>处理。一个</w:t>
      </w:r>
      <w:r w:rsidRPr="008700F2">
        <w:rPr>
          <w:rFonts w:asciiTheme="minorEastAsia" w:eastAsiaTheme="minorEastAsia" w:hAnsiTheme="minorEastAsia" w:cs="宋体" w:hint="eastAsia"/>
          <w:sz w:val="24"/>
        </w:rPr>
        <w:t>接口</w:t>
      </w:r>
      <w:r w:rsidRPr="008700F2">
        <w:rPr>
          <w:rFonts w:asciiTheme="minorEastAsia" w:eastAsiaTheme="minorEastAsia" w:hAnsiTheme="minorEastAsia" w:cs="宋体"/>
          <w:sz w:val="24"/>
        </w:rPr>
        <w:t>发送</w:t>
      </w:r>
      <w:r w:rsidRPr="008700F2">
        <w:rPr>
          <w:rFonts w:asciiTheme="minorEastAsia" w:eastAsiaTheme="minorEastAsia" w:hAnsiTheme="minorEastAsia" w:cs="宋体" w:hint="eastAsia"/>
          <w:sz w:val="24"/>
        </w:rPr>
        <w:t>了</w:t>
      </w:r>
      <w:r w:rsidRPr="008700F2">
        <w:rPr>
          <w:rFonts w:asciiTheme="minorEastAsia" w:eastAsiaTheme="minorEastAsia" w:hAnsiTheme="minorEastAsia" w:cs="宋体"/>
          <w:sz w:val="24"/>
        </w:rPr>
        <w:t>多少消息</w:t>
      </w:r>
      <w:r w:rsidRPr="008700F2">
        <w:rPr>
          <w:rFonts w:asciiTheme="minorEastAsia" w:eastAsiaTheme="minorEastAsia" w:hAnsiTheme="minorEastAsia" w:cs="宋体" w:hint="eastAsia"/>
          <w:sz w:val="24"/>
        </w:rPr>
        <w:t>等待</w:t>
      </w:r>
      <w:r w:rsidRPr="008700F2">
        <w:rPr>
          <w:rFonts w:asciiTheme="minorEastAsia" w:eastAsiaTheme="minorEastAsia" w:hAnsiTheme="minorEastAsia" w:cs="宋体"/>
          <w:sz w:val="24"/>
        </w:rPr>
        <w:t>处理，就会有多少个</w:t>
      </w:r>
      <w:r w:rsidRPr="008700F2">
        <w:rPr>
          <w:rFonts w:asciiTheme="minorEastAsia" w:eastAsiaTheme="minorEastAsia" w:hAnsiTheme="minorEastAsia" w:cs="宋体" w:hint="eastAsia"/>
          <w:sz w:val="24"/>
        </w:rPr>
        <w:t>AckActor。</w:t>
      </w:r>
    </w:p>
    <w:p w14:paraId="029A959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，hedwig客户端</w:t>
      </w:r>
      <w:r>
        <w:rPr>
          <w:rFonts w:asciiTheme="minorEastAsia" w:eastAsiaTheme="minorEastAsia" w:hAnsiTheme="minorEastAsia" w:cs="宋体" w:hint="eastAsia"/>
          <w:sz w:val="24"/>
        </w:rPr>
        <w:t>根据methodActor下AckActor的个数也就是总请求数做流控，</w:t>
      </w:r>
      <w:r>
        <w:rPr>
          <w:rFonts w:asciiTheme="minorEastAsia" w:eastAsiaTheme="minorEastAsia" w:hAnsiTheme="minorEastAsia" w:cs="宋体"/>
          <w:sz w:val="24"/>
        </w:rPr>
        <w:t>如果请求量大于阀值，就</w:t>
      </w:r>
      <w:r>
        <w:rPr>
          <w:rFonts w:asciiTheme="minorEastAsia" w:eastAsiaTheme="minorEastAsia" w:hAnsiTheme="minorEastAsia" w:cs="宋体" w:hint="eastAsia"/>
          <w:sz w:val="24"/>
        </w:rPr>
        <w:t>拒绝</w:t>
      </w:r>
      <w:r>
        <w:rPr>
          <w:rFonts w:asciiTheme="minorEastAsia" w:eastAsiaTheme="minorEastAsia" w:hAnsiTheme="minorEastAsia" w:cs="宋体"/>
          <w:sz w:val="24"/>
        </w:rPr>
        <w:t>后续</w:t>
      </w:r>
      <w:r>
        <w:rPr>
          <w:rFonts w:asciiTheme="minorEastAsia" w:eastAsiaTheme="minorEastAsia" w:hAnsiTheme="minorEastAsia" w:cs="宋体" w:hint="eastAsia"/>
          <w:sz w:val="24"/>
        </w:rPr>
        <w:t>请求，配置</w:t>
      </w:r>
      <w:r>
        <w:rPr>
          <w:rFonts w:asciiTheme="minorEastAsia" w:eastAsiaTheme="minorEastAsia" w:hAnsiTheme="minorEastAsia" w:cs="宋体"/>
          <w:sz w:val="24"/>
        </w:rPr>
        <w:t>如</w:t>
      </w:r>
      <w:r>
        <w:rPr>
          <w:rFonts w:asciiTheme="minorEastAsia" w:eastAsiaTheme="minorEastAsia" w:hAnsiTheme="minorEastAsia" w:cs="宋体" w:hint="eastAsia"/>
          <w:sz w:val="24"/>
        </w:rPr>
        <w:t>表6.</w:t>
      </w:r>
      <w:r>
        <w:rPr>
          <w:rFonts w:asciiTheme="minorEastAsia" w:eastAsiaTheme="minorEastAsia" w:hAnsiTheme="minorEastAsia" w:cs="宋体"/>
          <w:sz w:val="24"/>
        </w:rPr>
        <w:t>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7F6AA9F5" w14:textId="77777777" w:rsidR="00065A3A" w:rsidRDefault="00C41667">
      <w:pPr>
        <w:spacing w:line="400" w:lineRule="atLeast"/>
        <w:ind w:firstLineChars="1450" w:firstLine="2610"/>
        <w:rPr>
          <w:rFonts w:asciiTheme="minorEastAsia" w:eastAsiaTheme="minorEastAsia" w:hAnsiTheme="minorEastAsia"/>
        </w:rPr>
      </w:pPr>
      <w:r>
        <w:rPr>
          <w:rFonts w:ascii="楷体" w:eastAsia="楷体" w:hAnsi="楷体" w:hint="eastAsia"/>
          <w:sz w:val="18"/>
          <w:szCs w:val="18"/>
        </w:rPr>
        <w:t xml:space="preserve">表6.1  Hedwig </w:t>
      </w:r>
      <w:r>
        <w:rPr>
          <w:rFonts w:ascii="楷体" w:eastAsia="楷体" w:hAnsi="楷体"/>
          <w:sz w:val="18"/>
          <w:szCs w:val="18"/>
        </w:rPr>
        <w:t>akk</w:t>
      </w:r>
      <w:r>
        <w:rPr>
          <w:rFonts w:ascii="楷体" w:eastAsia="楷体" w:hAnsi="楷体" w:hint="eastAsia"/>
          <w:sz w:val="18"/>
          <w:szCs w:val="18"/>
        </w:rPr>
        <w:t>a客户端配置</w:t>
      </w:r>
    </w:p>
    <w:tbl>
      <w:tblPr>
        <w:tblStyle w:val="af"/>
        <w:tblW w:w="8296" w:type="dxa"/>
        <w:tblLayout w:type="fixed"/>
        <w:tblLook w:val="04A0" w:firstRow="1" w:lastRow="0" w:firstColumn="1" w:lastColumn="0" w:noHBand="0" w:noVBand="1"/>
      </w:tblPr>
      <w:tblGrid>
        <w:gridCol w:w="5659"/>
        <w:gridCol w:w="2637"/>
      </w:tblGrid>
      <w:tr w:rsidR="00065A3A" w14:paraId="7C46D9C0" w14:textId="77777777">
        <w:tc>
          <w:tcPr>
            <w:tcW w:w="5659" w:type="dxa"/>
          </w:tcPr>
          <w:p w14:paraId="3A071ADC" w14:textId="77777777" w:rsidR="00065A3A" w:rsidRDefault="00C41667">
            <w:pPr>
              <w:pStyle w:val="aa"/>
              <w:rPr>
                <w:rFonts w:asciiTheme="minorEastAsia" w:eastAsiaTheme="minorEastAsia" w:hAnsiTheme="minorEastAsia"/>
                <w:b/>
              </w:rPr>
            </w:pPr>
            <w:r>
              <w:rPr>
                <w:rFonts w:asciiTheme="minorEastAsia" w:eastAsiaTheme="minorEastAsia" w:hAnsiTheme="minorEastAsia"/>
                <w:b/>
              </w:rPr>
              <w:t>Option and Default Value</w:t>
            </w:r>
            <w:r>
              <w:rPr>
                <w:rFonts w:asciiTheme="minorEastAsia" w:eastAsiaTheme="minorEastAsia" w:hAnsiTheme="minorEastAsia"/>
                <w:b/>
              </w:rPr>
              <w:tab/>
            </w:r>
          </w:p>
        </w:tc>
        <w:tc>
          <w:tcPr>
            <w:tcW w:w="2637" w:type="dxa"/>
          </w:tcPr>
          <w:p w14:paraId="3D9E4842" w14:textId="77777777" w:rsidR="00065A3A" w:rsidRDefault="00C41667">
            <w:pPr>
              <w:pStyle w:val="aa"/>
              <w:rPr>
                <w:rFonts w:asciiTheme="minorEastAsia" w:eastAsiaTheme="minorEastAsia" w:hAnsiTheme="minorEastAsia"/>
                <w:b/>
              </w:rPr>
            </w:pPr>
            <w:r>
              <w:rPr>
                <w:rFonts w:asciiTheme="minorEastAsia" w:eastAsiaTheme="minorEastAsia" w:hAnsiTheme="minorEastAsia"/>
                <w:b/>
              </w:rPr>
              <w:t>description</w:t>
            </w:r>
          </w:p>
        </w:tc>
      </w:tr>
      <w:tr w:rsidR="00065A3A" w14:paraId="1A6BFCD0" w14:textId="77777777">
        <w:tc>
          <w:tcPr>
            <w:tcW w:w="5659" w:type="dxa"/>
          </w:tcPr>
          <w:p w14:paraId="451C896B"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photon.emmitor.channel.count</w:t>
            </w:r>
            <w:r>
              <w:rPr>
                <w:rFonts w:asciiTheme="minorEastAsia" w:eastAsiaTheme="minorEastAsia" w:hAnsiTheme="minorEastAsia"/>
              </w:rPr>
              <w:tab/>
            </w:r>
          </w:p>
          <w:p w14:paraId="72D0B2A6" w14:textId="77777777" w:rsidR="00065A3A" w:rsidRDefault="00065A3A">
            <w:pPr>
              <w:pStyle w:val="aa"/>
              <w:rPr>
                <w:rFonts w:asciiTheme="minorEastAsia" w:eastAsiaTheme="minorEastAsia" w:hAnsiTheme="minorEastAsia"/>
              </w:rPr>
            </w:pPr>
          </w:p>
        </w:tc>
        <w:tc>
          <w:tcPr>
            <w:tcW w:w="2637" w:type="dxa"/>
          </w:tcPr>
          <w:p w14:paraId="4B626FE8" w14:textId="77777777" w:rsidR="00065A3A" w:rsidRDefault="00C41667">
            <w:pPr>
              <w:pStyle w:val="aa"/>
              <w:rPr>
                <w:rFonts w:asciiTheme="minorEastAsia" w:eastAsiaTheme="minorEastAsia" w:hAnsiTheme="minorEastAsia"/>
              </w:rPr>
            </w:pPr>
            <w:r>
              <w:rPr>
                <w:rFonts w:asciiTheme="minorEastAsia" w:eastAsiaTheme="minorEastAsia" w:hAnsiTheme="minorEastAsia"/>
              </w:rPr>
              <w:t>core size of connection pool for upward compatible</w:t>
            </w:r>
          </w:p>
        </w:tc>
      </w:tr>
      <w:tr w:rsidR="00065A3A" w14:paraId="45DADF92" w14:textId="77777777">
        <w:tc>
          <w:tcPr>
            <w:tcW w:w="5659" w:type="dxa"/>
          </w:tcPr>
          <w:p w14:paraId="3BCE6FC2"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photon.emmitor.channel.max</w:t>
            </w:r>
            <w:r>
              <w:rPr>
                <w:rFonts w:asciiTheme="minorEastAsia" w:eastAsiaTheme="minorEastAsia" w:hAnsiTheme="minorEastAsia"/>
              </w:rPr>
              <w:tab/>
            </w:r>
          </w:p>
          <w:p w14:paraId="79A24827" w14:textId="77777777" w:rsidR="00065A3A" w:rsidRDefault="00065A3A">
            <w:pPr>
              <w:pStyle w:val="aa"/>
              <w:rPr>
                <w:rFonts w:asciiTheme="minorEastAsia" w:eastAsiaTheme="minorEastAsia" w:hAnsiTheme="minorEastAsia"/>
              </w:rPr>
            </w:pPr>
          </w:p>
        </w:tc>
        <w:tc>
          <w:tcPr>
            <w:tcW w:w="2637" w:type="dxa"/>
          </w:tcPr>
          <w:p w14:paraId="61B708D6" w14:textId="77777777" w:rsidR="00065A3A" w:rsidRDefault="00C41667">
            <w:pPr>
              <w:pStyle w:val="aa"/>
              <w:rPr>
                <w:rFonts w:asciiTheme="minorEastAsia" w:eastAsiaTheme="minorEastAsia" w:hAnsiTheme="minorEastAsia"/>
              </w:rPr>
            </w:pPr>
            <w:r>
              <w:rPr>
                <w:rFonts w:asciiTheme="minorEastAsia" w:eastAsiaTheme="minorEastAsia" w:hAnsiTheme="minorEastAsia"/>
              </w:rPr>
              <w:t>max size of connection pool for upward compatible</w:t>
            </w:r>
          </w:p>
        </w:tc>
      </w:tr>
      <w:tr w:rsidR="00065A3A" w14:paraId="0CC57955" w14:textId="77777777">
        <w:tc>
          <w:tcPr>
            <w:tcW w:w="5659" w:type="dxa"/>
          </w:tcPr>
          <w:p w14:paraId="78BFB81B"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photon.emitter.throttler=</w:t>
            </w:r>
          </w:p>
          <w:p w14:paraId="6E06DC5E" w14:textId="77777777" w:rsidR="00065A3A" w:rsidRDefault="00C41667">
            <w:pPr>
              <w:pStyle w:val="aa"/>
              <w:rPr>
                <w:rFonts w:asciiTheme="minorEastAsia" w:eastAsiaTheme="minorEastAsia" w:hAnsiTheme="minorEastAsia"/>
              </w:rPr>
            </w:pPr>
            <w:r>
              <w:rPr>
                <w:rFonts w:asciiTheme="minorEastAsia" w:eastAsiaTheme="minorEastAsia" w:hAnsiTheme="minorEastAsia"/>
              </w:rPr>
              <w:t>com.yhd.arch.photon.core.MethodActorThrottler</w:t>
            </w:r>
          </w:p>
        </w:tc>
        <w:tc>
          <w:tcPr>
            <w:tcW w:w="2637" w:type="dxa"/>
          </w:tcPr>
          <w:p w14:paraId="1840E608" w14:textId="77777777" w:rsidR="00065A3A" w:rsidRDefault="00C41667">
            <w:pPr>
              <w:pStyle w:val="aa"/>
              <w:rPr>
                <w:rFonts w:asciiTheme="minorEastAsia" w:eastAsiaTheme="minorEastAsia" w:hAnsiTheme="minorEastAsia"/>
              </w:rPr>
            </w:pPr>
            <w:r>
              <w:rPr>
                <w:rFonts w:asciiTheme="minorEastAsia" w:eastAsiaTheme="minorEastAsia" w:hAnsiTheme="minorEastAsia"/>
              </w:rPr>
              <w:t>method throttler class name</w:t>
            </w:r>
          </w:p>
        </w:tc>
      </w:tr>
      <w:tr w:rsidR="00065A3A" w14:paraId="3767BEE6" w14:textId="77777777">
        <w:tc>
          <w:tcPr>
            <w:tcW w:w="5659" w:type="dxa"/>
          </w:tcPr>
          <w:p w14:paraId="0ECC5CBE"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photon.emmitor.method.limit=800</w:t>
            </w:r>
            <w:r>
              <w:rPr>
                <w:rFonts w:asciiTheme="minorEastAsia" w:eastAsiaTheme="minorEastAsia" w:hAnsiTheme="minorEastAsia"/>
              </w:rPr>
              <w:tab/>
            </w:r>
          </w:p>
        </w:tc>
        <w:tc>
          <w:tcPr>
            <w:tcW w:w="2637" w:type="dxa"/>
          </w:tcPr>
          <w:p w14:paraId="510E949A" w14:textId="77777777" w:rsidR="00065A3A" w:rsidRDefault="00C41667">
            <w:pPr>
              <w:pStyle w:val="aa"/>
              <w:rPr>
                <w:rFonts w:asciiTheme="minorEastAsia" w:eastAsiaTheme="minorEastAsia" w:hAnsiTheme="minorEastAsia"/>
              </w:rPr>
            </w:pPr>
            <w:r>
              <w:rPr>
                <w:rFonts w:asciiTheme="minorEastAsia" w:eastAsiaTheme="minorEastAsia" w:hAnsiTheme="minorEastAsia"/>
              </w:rPr>
              <w:t>pending request count in client</w:t>
            </w:r>
          </w:p>
        </w:tc>
      </w:tr>
      <w:tr w:rsidR="00065A3A" w14:paraId="23EE9003" w14:textId="77777777">
        <w:tc>
          <w:tcPr>
            <w:tcW w:w="5659" w:type="dxa"/>
          </w:tcPr>
          <w:p w14:paraId="22134710"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photon.emmitor.relive.interval=100</w:t>
            </w:r>
            <w:r>
              <w:rPr>
                <w:rFonts w:asciiTheme="minorEastAsia" w:eastAsiaTheme="minorEastAsia" w:hAnsiTheme="minorEastAsia"/>
              </w:rPr>
              <w:tab/>
            </w:r>
          </w:p>
        </w:tc>
        <w:tc>
          <w:tcPr>
            <w:tcW w:w="2637" w:type="dxa"/>
          </w:tcPr>
          <w:p w14:paraId="5899EB8E" w14:textId="77777777" w:rsidR="00065A3A" w:rsidRDefault="00C41667">
            <w:pPr>
              <w:pStyle w:val="aa"/>
              <w:rPr>
                <w:rFonts w:asciiTheme="minorEastAsia" w:eastAsiaTheme="minorEastAsia" w:hAnsiTheme="minorEastAsia"/>
              </w:rPr>
            </w:pPr>
            <w:r>
              <w:rPr>
                <w:rFonts w:asciiTheme="minorEastAsia" w:eastAsiaTheme="minorEastAsia" w:hAnsiTheme="minorEastAsia"/>
              </w:rPr>
              <w:t>first relive interval, interval*2 next fail</w:t>
            </w:r>
          </w:p>
        </w:tc>
      </w:tr>
      <w:tr w:rsidR="00065A3A" w14:paraId="02030FE9" w14:textId="77777777">
        <w:tc>
          <w:tcPr>
            <w:tcW w:w="5659" w:type="dxa"/>
          </w:tcPr>
          <w:p w14:paraId="12178C5F"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photon.emmitor.relive.interval.max=60</w:t>
            </w:r>
            <w:r>
              <w:rPr>
                <w:rFonts w:asciiTheme="minorEastAsia" w:eastAsiaTheme="minorEastAsia" w:hAnsiTheme="minorEastAsia"/>
              </w:rPr>
              <w:tab/>
            </w:r>
          </w:p>
        </w:tc>
        <w:tc>
          <w:tcPr>
            <w:tcW w:w="2637" w:type="dxa"/>
          </w:tcPr>
          <w:p w14:paraId="2C70E4B7" w14:textId="77777777" w:rsidR="00065A3A" w:rsidRDefault="00C41667">
            <w:pPr>
              <w:pStyle w:val="aa"/>
              <w:rPr>
                <w:rFonts w:asciiTheme="minorEastAsia" w:eastAsiaTheme="minorEastAsia" w:hAnsiTheme="minorEastAsia"/>
              </w:rPr>
            </w:pPr>
            <w:r>
              <w:rPr>
                <w:rFonts w:asciiTheme="minorEastAsia" w:eastAsiaTheme="minorEastAsia" w:hAnsiTheme="minorEastAsia"/>
              </w:rPr>
              <w:t>max relive interval</w:t>
            </w:r>
          </w:p>
        </w:tc>
      </w:tr>
      <w:tr w:rsidR="00065A3A" w14:paraId="0BF35A06" w14:textId="77777777">
        <w:tc>
          <w:tcPr>
            <w:tcW w:w="5659" w:type="dxa"/>
          </w:tcPr>
          <w:p w14:paraId="4A85FF70"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photon.emmitor.relive.count=10</w:t>
            </w:r>
            <w:r>
              <w:rPr>
                <w:rFonts w:asciiTheme="minorEastAsia" w:eastAsiaTheme="minorEastAsia" w:hAnsiTheme="minorEastAsia"/>
              </w:rPr>
              <w:tab/>
            </w:r>
          </w:p>
        </w:tc>
        <w:tc>
          <w:tcPr>
            <w:tcW w:w="2637" w:type="dxa"/>
          </w:tcPr>
          <w:p w14:paraId="11A54276" w14:textId="77777777" w:rsidR="00065A3A" w:rsidRDefault="00C41667">
            <w:pPr>
              <w:pStyle w:val="aa"/>
              <w:rPr>
                <w:rFonts w:asciiTheme="minorEastAsia" w:eastAsiaTheme="minorEastAsia" w:hAnsiTheme="minorEastAsia"/>
              </w:rPr>
            </w:pPr>
            <w:r>
              <w:rPr>
                <w:rFonts w:asciiTheme="minorEastAsia" w:eastAsiaTheme="minorEastAsia" w:hAnsiTheme="minorEastAsia"/>
              </w:rPr>
              <w:t>first relive count,count*2 next fail</w:t>
            </w:r>
          </w:p>
        </w:tc>
      </w:tr>
      <w:tr w:rsidR="00065A3A" w14:paraId="085D1309" w14:textId="77777777">
        <w:tc>
          <w:tcPr>
            <w:tcW w:w="5659" w:type="dxa"/>
          </w:tcPr>
          <w:p w14:paraId="11D151A7"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photon.emmitor.relive.count.max=60000</w:t>
            </w:r>
            <w:r>
              <w:rPr>
                <w:rFonts w:asciiTheme="minorEastAsia" w:eastAsiaTheme="minorEastAsia" w:hAnsiTheme="minorEastAsia"/>
              </w:rPr>
              <w:tab/>
            </w:r>
          </w:p>
        </w:tc>
        <w:tc>
          <w:tcPr>
            <w:tcW w:w="2637" w:type="dxa"/>
          </w:tcPr>
          <w:p w14:paraId="2636335C" w14:textId="77777777" w:rsidR="00065A3A" w:rsidRDefault="00C41667">
            <w:pPr>
              <w:pStyle w:val="aa"/>
              <w:rPr>
                <w:rFonts w:asciiTheme="minorEastAsia" w:eastAsiaTheme="minorEastAsia" w:hAnsiTheme="minorEastAsia"/>
              </w:rPr>
            </w:pPr>
            <w:r>
              <w:rPr>
                <w:rFonts w:asciiTheme="minorEastAsia" w:eastAsiaTheme="minorEastAsia" w:hAnsiTheme="minorEastAsia"/>
              </w:rPr>
              <w:t>max relive count</w:t>
            </w:r>
          </w:p>
        </w:tc>
      </w:tr>
    </w:tbl>
    <w:p w14:paraId="75B0061A" w14:textId="77777777" w:rsidR="00065A3A" w:rsidRDefault="00C41667">
      <w:pPr>
        <w:rPr>
          <w:rFonts w:ascii="黑体" w:eastAsia="黑体" w:hAnsi="黑体" w:cs="宋体"/>
          <w:sz w:val="28"/>
          <w:szCs w:val="28"/>
        </w:rPr>
      </w:pPr>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Hedwig</w:t>
      </w:r>
      <w:r>
        <w:rPr>
          <w:rFonts w:ascii="黑体" w:eastAsia="黑体" w:hAnsi="黑体" w:cs="宋体" w:hint="eastAsia"/>
          <w:sz w:val="28"/>
          <w:szCs w:val="28"/>
        </w:rPr>
        <w:t>限流接口的时间窗请求数设计</w:t>
      </w:r>
    </w:p>
    <w:p w14:paraId="7CE6F85F"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 xml:space="preserve">Hedwig </w:t>
      </w:r>
      <w:r>
        <w:rPr>
          <w:rFonts w:asciiTheme="minorEastAsia" w:eastAsiaTheme="minorEastAsia" w:hAnsiTheme="minorEastAsia" w:cs="宋体"/>
          <w:sz w:val="24"/>
        </w:rPr>
        <w:t>akk</w:t>
      </w:r>
      <w:r>
        <w:rPr>
          <w:rFonts w:asciiTheme="minorEastAsia" w:eastAsiaTheme="minorEastAsia" w:hAnsiTheme="minorEastAsia" w:cs="宋体" w:hint="eastAsia"/>
          <w:sz w:val="24"/>
        </w:rPr>
        <w:t>a服务端流控,</w:t>
      </w:r>
      <w:r>
        <w:rPr>
          <w:rFonts w:asciiTheme="minorEastAsia" w:eastAsiaTheme="minorEastAsia" w:hAnsiTheme="minorEastAsia" w:cs="宋体"/>
          <w:sz w:val="24"/>
        </w:rPr>
        <w:t>如</w:t>
      </w:r>
      <w:r>
        <w:rPr>
          <w:rFonts w:asciiTheme="minorEastAsia" w:eastAsiaTheme="minorEastAsia" w:hAnsiTheme="minorEastAsia" w:cs="宋体" w:hint="eastAsia"/>
          <w:sz w:val="24"/>
        </w:rPr>
        <w:t>表</w:t>
      </w:r>
      <w:r>
        <w:rPr>
          <w:rFonts w:asciiTheme="minorEastAsia" w:eastAsiaTheme="minorEastAsia" w:hAnsiTheme="minorEastAsia" w:cs="宋体"/>
          <w:sz w:val="24"/>
        </w:rPr>
        <w:t>6</w:t>
      </w:r>
      <w:r>
        <w:rPr>
          <w:rFonts w:asciiTheme="minorEastAsia" w:eastAsiaTheme="minorEastAsia" w:hAnsiTheme="minorEastAsia" w:cs="宋体" w:hint="eastAsia"/>
          <w:sz w:val="24"/>
        </w:rPr>
        <w:t>.</w:t>
      </w:r>
      <w:r>
        <w:rPr>
          <w:rFonts w:asciiTheme="minorEastAsia" w:eastAsiaTheme="minorEastAsia" w:hAnsiTheme="minorEastAsia" w:cs="宋体"/>
          <w:sz w:val="24"/>
        </w:rPr>
        <w:t>2</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:根据某个时间窗口中请求数tps的阀值做流控。</w:t>
      </w:r>
    </w:p>
    <w:p w14:paraId="43D3482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楷体" w:eastAsia="楷体" w:hAnsi="楷体" w:hint="eastAsia"/>
          <w:sz w:val="18"/>
          <w:szCs w:val="18"/>
        </w:rPr>
        <w:t xml:space="preserve">表6.2  Hedwig </w:t>
      </w:r>
      <w:r>
        <w:rPr>
          <w:rFonts w:ascii="楷体" w:eastAsia="楷体" w:hAnsi="楷体"/>
          <w:sz w:val="18"/>
          <w:szCs w:val="18"/>
        </w:rPr>
        <w:t>akk</w:t>
      </w:r>
      <w:r>
        <w:rPr>
          <w:rFonts w:ascii="楷体" w:eastAsia="楷体" w:hAnsi="楷体" w:hint="eastAsia"/>
          <w:sz w:val="18"/>
          <w:szCs w:val="18"/>
        </w:rPr>
        <w:t>a 服务端配置</w:t>
      </w:r>
    </w:p>
    <w:tbl>
      <w:tblPr>
        <w:tblStyle w:val="af"/>
        <w:tblW w:w="8217" w:type="dxa"/>
        <w:tblLayout w:type="fixed"/>
        <w:tblLook w:val="04A0" w:firstRow="1" w:lastRow="0" w:firstColumn="1" w:lastColumn="0" w:noHBand="0" w:noVBand="1"/>
      </w:tblPr>
      <w:tblGrid>
        <w:gridCol w:w="5538"/>
        <w:gridCol w:w="2679"/>
      </w:tblGrid>
      <w:tr w:rsidR="00065A3A" w14:paraId="6E83A2FF" w14:textId="77777777">
        <w:tc>
          <w:tcPr>
            <w:tcW w:w="5538" w:type="dxa"/>
          </w:tcPr>
          <w:p w14:paraId="1B82D7F5" w14:textId="77777777" w:rsidR="00065A3A" w:rsidRDefault="00C41667">
            <w:pPr>
              <w:pStyle w:val="aa"/>
              <w:rPr>
                <w:rFonts w:asciiTheme="minorEastAsia" w:eastAsiaTheme="minorEastAsia" w:hAnsiTheme="minorEastAsia"/>
                <w:b/>
              </w:rPr>
            </w:pPr>
            <w:r>
              <w:rPr>
                <w:rFonts w:asciiTheme="minorEastAsia" w:eastAsiaTheme="minorEastAsia" w:hAnsiTheme="minorEastAsia"/>
                <w:b/>
              </w:rPr>
              <w:t>Option and Default Value</w:t>
            </w:r>
            <w:r>
              <w:rPr>
                <w:rFonts w:asciiTheme="minorEastAsia" w:eastAsiaTheme="minorEastAsia" w:hAnsiTheme="minorEastAsia"/>
                <w:b/>
              </w:rPr>
              <w:tab/>
              <w:t xml:space="preserve"> </w:t>
            </w:r>
          </w:p>
        </w:tc>
        <w:tc>
          <w:tcPr>
            <w:tcW w:w="2679" w:type="dxa"/>
          </w:tcPr>
          <w:p w14:paraId="05A38DCD" w14:textId="77777777" w:rsidR="00065A3A" w:rsidRDefault="00C41667">
            <w:pPr>
              <w:pStyle w:val="aa"/>
              <w:rPr>
                <w:rFonts w:asciiTheme="minorEastAsia" w:eastAsiaTheme="minorEastAsia" w:hAnsiTheme="minorEastAsia"/>
                <w:b/>
              </w:rPr>
            </w:pPr>
            <w:r>
              <w:rPr>
                <w:rFonts w:asciiTheme="minorEastAsia" w:eastAsiaTheme="minorEastAsia" w:hAnsiTheme="minorEastAsia"/>
                <w:b/>
              </w:rPr>
              <w:t>Description</w:t>
            </w:r>
          </w:p>
        </w:tc>
      </w:tr>
      <w:tr w:rsidR="00065A3A" w14:paraId="04B5DE7F" w14:textId="77777777">
        <w:tc>
          <w:tcPr>
            <w:tcW w:w="5538" w:type="dxa"/>
          </w:tcPr>
          <w:p w14:paraId="4B111350"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photon.remote.endpoint.receiver.count=100</w:t>
            </w:r>
            <w:r>
              <w:rPr>
                <w:rFonts w:asciiTheme="minorEastAsia" w:eastAsiaTheme="minorEastAsia" w:hAnsiTheme="minorEastAsia"/>
              </w:rPr>
              <w:tab/>
            </w:r>
          </w:p>
          <w:p w14:paraId="691EB582" w14:textId="77777777" w:rsidR="00065A3A" w:rsidRDefault="00065A3A">
            <w:pPr>
              <w:pStyle w:val="aa"/>
              <w:rPr>
                <w:rFonts w:asciiTheme="minorEastAsia" w:eastAsiaTheme="minorEastAsia" w:hAnsiTheme="minorEastAsia"/>
              </w:rPr>
            </w:pPr>
          </w:p>
        </w:tc>
        <w:tc>
          <w:tcPr>
            <w:tcW w:w="2679" w:type="dxa"/>
          </w:tcPr>
          <w:p w14:paraId="5A262713" w14:textId="77777777" w:rsidR="00065A3A" w:rsidRDefault="00C41667">
            <w:pPr>
              <w:pStyle w:val="aa"/>
              <w:rPr>
                <w:rFonts w:asciiTheme="minorEastAsia" w:eastAsiaTheme="minorEastAsia" w:hAnsiTheme="minorEastAsia"/>
              </w:rPr>
            </w:pPr>
            <w:r>
              <w:rPr>
                <w:rFonts w:asciiTheme="minorEastAsia" w:eastAsiaTheme="minorEastAsia" w:hAnsiTheme="minorEastAsia"/>
              </w:rPr>
              <w:t>server entry actor count</w:t>
            </w:r>
          </w:p>
        </w:tc>
      </w:tr>
      <w:tr w:rsidR="00065A3A" w14:paraId="4E0E3281" w14:textId="77777777">
        <w:tc>
          <w:tcPr>
            <w:tcW w:w="5538" w:type="dxa"/>
          </w:tcPr>
          <w:p w14:paraId="50255267"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photon.endpoint.throttler=</w:t>
            </w:r>
          </w:p>
          <w:p w14:paraId="42D70FF6" w14:textId="77777777" w:rsidR="00065A3A" w:rsidRDefault="00C41667">
            <w:pPr>
              <w:pStyle w:val="aa"/>
              <w:rPr>
                <w:rFonts w:asciiTheme="minorEastAsia" w:eastAsiaTheme="minorEastAsia" w:hAnsiTheme="minorEastAsia"/>
              </w:rPr>
            </w:pPr>
            <w:r>
              <w:rPr>
                <w:rFonts w:asciiTheme="minorEastAsia" w:eastAsiaTheme="minorEastAsia" w:hAnsiTheme="minorEastAsia"/>
              </w:rPr>
              <w:t>com.yhd.arch.photon.plugin.EndpointThrottler</w:t>
            </w:r>
            <w:r>
              <w:rPr>
                <w:rFonts w:asciiTheme="minorEastAsia" w:eastAsiaTheme="minorEastAsia" w:hAnsiTheme="minorEastAsia"/>
              </w:rPr>
              <w:tab/>
            </w:r>
          </w:p>
        </w:tc>
        <w:tc>
          <w:tcPr>
            <w:tcW w:w="2679" w:type="dxa"/>
          </w:tcPr>
          <w:p w14:paraId="4F8C2257" w14:textId="77777777" w:rsidR="00065A3A" w:rsidRDefault="00C41667">
            <w:pPr>
              <w:pStyle w:val="aa"/>
              <w:rPr>
                <w:rFonts w:asciiTheme="minorEastAsia" w:eastAsiaTheme="minorEastAsia" w:hAnsiTheme="minorEastAsia"/>
              </w:rPr>
            </w:pPr>
            <w:r>
              <w:rPr>
                <w:rFonts w:asciiTheme="minorEastAsia" w:eastAsiaTheme="minorEastAsia" w:hAnsiTheme="minorEastAsia"/>
              </w:rPr>
              <w:t>throttler class name</w:t>
            </w:r>
          </w:p>
        </w:tc>
      </w:tr>
      <w:tr w:rsidR="00065A3A" w14:paraId="643282E5" w14:textId="77777777">
        <w:tc>
          <w:tcPr>
            <w:tcW w:w="5538" w:type="dxa"/>
          </w:tcPr>
          <w:p w14:paraId="11B462F8"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photon.endpoint.throttle.enable</w:t>
            </w:r>
            <w:r>
              <w:rPr>
                <w:rFonts w:asciiTheme="minorEastAsia" w:eastAsiaTheme="minorEastAsia" w:hAnsiTheme="minorEastAsia"/>
              </w:rPr>
              <w:tab/>
            </w:r>
          </w:p>
          <w:p w14:paraId="50459158" w14:textId="77777777" w:rsidR="00065A3A" w:rsidRDefault="00065A3A">
            <w:pPr>
              <w:pStyle w:val="aa"/>
              <w:rPr>
                <w:rFonts w:asciiTheme="minorEastAsia" w:eastAsiaTheme="minorEastAsia" w:hAnsiTheme="minorEastAsia"/>
              </w:rPr>
            </w:pPr>
          </w:p>
        </w:tc>
        <w:tc>
          <w:tcPr>
            <w:tcW w:w="2679" w:type="dxa"/>
          </w:tcPr>
          <w:p w14:paraId="17E5C13A" w14:textId="77777777" w:rsidR="00065A3A" w:rsidRDefault="00C41667">
            <w:pPr>
              <w:pStyle w:val="aa"/>
              <w:rPr>
                <w:rFonts w:asciiTheme="minorEastAsia" w:eastAsiaTheme="minorEastAsia" w:hAnsiTheme="minorEastAsia"/>
              </w:rPr>
            </w:pPr>
            <w:r>
              <w:rPr>
                <w:rFonts w:asciiTheme="minorEastAsia" w:eastAsiaTheme="minorEastAsia" w:hAnsiTheme="minorEastAsia"/>
              </w:rPr>
              <w:t>switcher of server throttle, value is disable/enable</w:t>
            </w:r>
          </w:p>
        </w:tc>
      </w:tr>
      <w:tr w:rsidR="00065A3A" w14:paraId="5220C6FC" w14:textId="77777777">
        <w:tc>
          <w:tcPr>
            <w:tcW w:w="5538" w:type="dxa"/>
          </w:tcPr>
          <w:p w14:paraId="00D46735"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photon.endpoint.throttle.tps=3000</w:t>
            </w:r>
            <w:r>
              <w:rPr>
                <w:rFonts w:asciiTheme="minorEastAsia" w:eastAsiaTheme="minorEastAsia" w:hAnsiTheme="minorEastAsia"/>
              </w:rPr>
              <w:tab/>
            </w:r>
          </w:p>
        </w:tc>
        <w:tc>
          <w:tcPr>
            <w:tcW w:w="2679" w:type="dxa"/>
          </w:tcPr>
          <w:p w14:paraId="6F8811D3" w14:textId="77777777" w:rsidR="00065A3A" w:rsidRDefault="00C41667">
            <w:pPr>
              <w:pStyle w:val="aa"/>
              <w:rPr>
                <w:rFonts w:asciiTheme="minorEastAsia" w:eastAsiaTheme="minorEastAsia" w:hAnsiTheme="minorEastAsia"/>
              </w:rPr>
            </w:pPr>
            <w:r>
              <w:rPr>
                <w:rFonts w:asciiTheme="minorEastAsia" w:eastAsiaTheme="minorEastAsia" w:hAnsiTheme="minorEastAsia"/>
              </w:rPr>
              <w:t>server throttle tps</w:t>
            </w:r>
          </w:p>
        </w:tc>
      </w:tr>
      <w:tr w:rsidR="00065A3A" w14:paraId="5990A4DC" w14:textId="77777777">
        <w:tc>
          <w:tcPr>
            <w:tcW w:w="5538" w:type="dxa"/>
          </w:tcPr>
          <w:p w14:paraId="4E7E962D" w14:textId="77777777" w:rsidR="00065A3A" w:rsidRDefault="00C41667">
            <w:pPr>
              <w:pStyle w:val="aa"/>
              <w:rPr>
                <w:rFonts w:asciiTheme="minorEastAsia" w:eastAsiaTheme="minorEastAsia" w:hAnsiTheme="minorEastAsia"/>
              </w:rPr>
            </w:pPr>
            <w:r>
              <w:rPr>
                <w:rFonts w:asciiTheme="minorEastAsia" w:eastAsiaTheme="minorEastAsia" w:hAnsiTheme="minorEastAsia"/>
              </w:rPr>
              <w:t>photon.endpoint.throttle.interval=3000</w:t>
            </w:r>
            <w:r>
              <w:rPr>
                <w:rFonts w:asciiTheme="minorEastAsia" w:eastAsiaTheme="minorEastAsia" w:hAnsiTheme="minorEastAsia"/>
              </w:rPr>
              <w:tab/>
            </w:r>
          </w:p>
        </w:tc>
        <w:tc>
          <w:tcPr>
            <w:tcW w:w="2679" w:type="dxa"/>
          </w:tcPr>
          <w:p w14:paraId="69541403" w14:textId="77777777" w:rsidR="00065A3A" w:rsidRDefault="00C41667">
            <w:pPr>
              <w:pStyle w:val="aa"/>
              <w:rPr>
                <w:rFonts w:asciiTheme="minorEastAsia" w:eastAsiaTheme="minorEastAsia" w:hAnsiTheme="minorEastAsia"/>
              </w:rPr>
            </w:pPr>
            <w:r>
              <w:rPr>
                <w:rFonts w:asciiTheme="minorEastAsia" w:eastAsiaTheme="minorEastAsia" w:hAnsiTheme="minorEastAsia"/>
              </w:rPr>
              <w:t xml:space="preserve">throttle calcuate </w:t>
            </w:r>
            <w:r>
              <w:rPr>
                <w:rFonts w:asciiTheme="minorEastAsia" w:eastAsiaTheme="minorEastAsia" w:hAnsiTheme="minorEastAsia"/>
              </w:rPr>
              <w:lastRenderedPageBreak/>
              <w:t>interval</w:t>
            </w:r>
          </w:p>
        </w:tc>
      </w:tr>
    </w:tbl>
    <w:p w14:paraId="1D1169BC" w14:textId="77777777" w:rsidR="00065A3A" w:rsidRDefault="00C41667">
      <w:r>
        <w:rPr>
          <w:rFonts w:ascii="Wingdings" w:hAnsi="Wingdings" w:cs="Wingdings"/>
          <w:kern w:val="0"/>
          <w:sz w:val="24"/>
        </w:rPr>
        <w:lastRenderedPageBreak/>
        <w:t></w:t>
      </w:r>
      <w:r>
        <w:rPr>
          <w:rFonts w:ascii="黑体" w:eastAsia="黑体" w:hAnsi="黑体"/>
          <w:sz w:val="28"/>
          <w:szCs w:val="28"/>
        </w:rPr>
        <w:t xml:space="preserve"> </w:t>
      </w:r>
      <w:r>
        <w:rPr>
          <w:rFonts w:ascii="黑体" w:eastAsia="黑体" w:hAnsi="黑体" w:cs="宋体"/>
          <w:sz w:val="28"/>
          <w:szCs w:val="28"/>
        </w:rPr>
        <w:t>Hedwig</w:t>
      </w:r>
      <w:r>
        <w:rPr>
          <w:rFonts w:ascii="黑体" w:eastAsia="黑体" w:hAnsi="黑体" w:cs="宋体" w:hint="eastAsia"/>
          <w:sz w:val="28"/>
          <w:szCs w:val="28"/>
        </w:rPr>
        <w:t>超时</w:t>
      </w:r>
      <w:r>
        <w:rPr>
          <w:rFonts w:ascii="黑体" w:eastAsia="黑体" w:hAnsi="黑体" w:cs="宋体"/>
          <w:sz w:val="28"/>
          <w:szCs w:val="28"/>
        </w:rPr>
        <w:t>与重试机制</w:t>
      </w:r>
      <w:r>
        <w:rPr>
          <w:rFonts w:ascii="黑体" w:eastAsia="黑体" w:hAnsi="黑体" w:cs="宋体" w:hint="eastAsia"/>
          <w:sz w:val="28"/>
          <w:szCs w:val="28"/>
        </w:rPr>
        <w:t>设计</w:t>
      </w:r>
    </w:p>
    <w:p w14:paraId="401214A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6.</w:t>
      </w:r>
      <w:r>
        <w:rPr>
          <w:rFonts w:asciiTheme="minorEastAsia" w:eastAsiaTheme="minorEastAsia" w:hAnsiTheme="minorEastAsia" w:cs="宋体"/>
          <w:sz w:val="24"/>
        </w:rPr>
        <w:t>27</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Hedwig客户</w:t>
      </w:r>
      <w:r>
        <w:rPr>
          <w:rFonts w:asciiTheme="minorEastAsia" w:eastAsiaTheme="minorEastAsia" w:hAnsiTheme="minorEastAsia" w:cs="宋体" w:hint="eastAsia"/>
          <w:sz w:val="24"/>
        </w:rPr>
        <w:t>端</w:t>
      </w:r>
      <w:r>
        <w:rPr>
          <w:rFonts w:asciiTheme="minorEastAsia" w:eastAsiaTheme="minorEastAsia" w:hAnsiTheme="minorEastAsia" w:cs="宋体"/>
          <w:sz w:val="24"/>
        </w:rPr>
        <w:t>可以设置两个超时相关的参数</w:t>
      </w:r>
      <w:r>
        <w:rPr>
          <w:rFonts w:asciiTheme="minorEastAsia" w:eastAsiaTheme="minorEastAsia" w:hAnsiTheme="minorEastAsia" w:cs="宋体" w:hint="eastAsia"/>
          <w:sz w:val="24"/>
        </w:rPr>
        <w:t>(</w:t>
      </w:r>
      <w:r>
        <w:rPr>
          <w:rFonts w:asciiTheme="minorEastAsia" w:eastAsiaTheme="minorEastAsia" w:hAnsiTheme="minorEastAsia" w:cs="宋体"/>
          <w:sz w:val="24"/>
        </w:rPr>
        <w:t>timeout</w:t>
      </w:r>
      <w:r>
        <w:rPr>
          <w:rFonts w:asciiTheme="minorEastAsia" w:eastAsiaTheme="minorEastAsia" w:hAnsiTheme="minorEastAsia" w:cs="宋体" w:hint="eastAsia"/>
          <w:sz w:val="24"/>
        </w:rPr>
        <w:t>和readTimeout</w:t>
      </w:r>
      <w:r>
        <w:rPr>
          <w:rFonts w:asciiTheme="minorEastAsia" w:eastAsiaTheme="minorEastAsia" w:hAnsiTheme="minorEastAsia" w:cs="宋体"/>
          <w:sz w:val="24"/>
        </w:rPr>
        <w:t>)</w:t>
      </w:r>
    </w:p>
    <w:p w14:paraId="10AF5630" w14:textId="77777777" w:rsidR="00065A3A" w:rsidRDefault="00C41667">
      <w:pPr>
        <w:pStyle w:val="50"/>
        <w:spacing w:line="400" w:lineRule="atLeast"/>
        <w:ind w:left="360" w:firstLineChars="0" w:firstLine="0"/>
        <w:rPr>
          <w:rFonts w:asciiTheme="minorEastAsia" w:eastAsiaTheme="minorEastAsia" w:hAnsiTheme="minorEastAsia" w:cs="宋体"/>
          <w:sz w:val="24"/>
        </w:rPr>
      </w:pPr>
      <w:r>
        <w:rPr>
          <w:rFonts w:asciiTheme="minorEastAsia" w:eastAsiaTheme="minorEastAsia" w:hAnsiTheme="minorEastAsia" w:cs="宋体"/>
          <w:sz w:val="24"/>
        </w:rPr>
        <w:t>1.</w:t>
      </w:r>
      <w:r>
        <w:rPr>
          <w:rFonts w:asciiTheme="minorEastAsia" w:eastAsiaTheme="minorEastAsia" w:hAnsiTheme="minorEastAsia" w:cs="宋体" w:hint="eastAsia"/>
          <w:sz w:val="24"/>
        </w:rPr>
        <w:t xml:space="preserve">readTimeout的值为服务端处理请求的时间+网络传输时间； </w:t>
      </w:r>
    </w:p>
    <w:p w14:paraId="318A2B28" w14:textId="77777777" w:rsidR="00065A3A" w:rsidRDefault="00C41667">
      <w:pPr>
        <w:pStyle w:val="50"/>
        <w:spacing w:line="400" w:lineRule="atLeast"/>
        <w:ind w:left="360" w:firstLineChars="0" w:firstLine="0"/>
        <w:rPr>
          <w:rFonts w:asciiTheme="minorEastAsia" w:eastAsiaTheme="minorEastAsia" w:hAnsiTheme="minorEastAsia" w:cs="宋体"/>
          <w:sz w:val="24"/>
        </w:rPr>
      </w:pPr>
      <w:r>
        <w:rPr>
          <w:rFonts w:asciiTheme="minorEastAsia" w:eastAsiaTheme="minorEastAsia" w:hAnsiTheme="minorEastAsia" w:cs="宋体"/>
          <w:sz w:val="24"/>
        </w:rPr>
        <w:t>2.</w:t>
      </w:r>
      <w:r>
        <w:rPr>
          <w:rFonts w:asciiTheme="minorEastAsia" w:eastAsiaTheme="minorEastAsia" w:hAnsiTheme="minorEastAsia" w:cs="宋体" w:hint="eastAsia"/>
          <w:sz w:val="24"/>
        </w:rPr>
        <w:t>timeout的值根据准许的重试次数可以设置为readtiemout的3-5倍.</w:t>
      </w:r>
    </w:p>
    <w:p w14:paraId="1CA66E75" w14:textId="77777777" w:rsidR="00065A3A" w:rsidRDefault="00C41667">
      <w:pPr>
        <w:spacing w:line="400" w:lineRule="atLeast"/>
        <w:ind w:firstLineChars="150" w:firstLine="360"/>
        <w:rPr>
          <w:rFonts w:asciiTheme="minorEastAsia" w:eastAsiaTheme="minorEastAsia" w:hAnsiTheme="minorEastAsia" w:cs="宋体"/>
          <w:sz w:val="24"/>
        </w:rPr>
      </w:pPr>
      <w:r>
        <w:rPr>
          <w:rFonts w:asciiTheme="minorEastAsia" w:eastAsiaTheme="minorEastAsia" w:hAnsiTheme="minorEastAsia" w:cs="宋体"/>
          <w:sz w:val="24"/>
        </w:rPr>
        <w:t>3.T</w:t>
      </w:r>
      <w:r>
        <w:rPr>
          <w:rFonts w:asciiTheme="minorEastAsia" w:eastAsiaTheme="minorEastAsia" w:hAnsiTheme="minorEastAsia" w:cs="宋体" w:hint="eastAsia"/>
          <w:sz w:val="24"/>
        </w:rPr>
        <w:t>imeout</w:t>
      </w:r>
      <w:r>
        <w:rPr>
          <w:rFonts w:asciiTheme="minorEastAsia" w:eastAsiaTheme="minorEastAsia" w:hAnsiTheme="minorEastAsia" w:cs="宋体"/>
          <w:sz w:val="24"/>
        </w:rPr>
        <w:t xml:space="preserve"> = 重试次数</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readTimeout</w:t>
      </w:r>
      <w:r>
        <w:rPr>
          <w:rFonts w:asciiTheme="minorEastAsia" w:eastAsiaTheme="minorEastAsia" w:hAnsiTheme="minorEastAsia" w:cs="宋体"/>
          <w:sz w:val="24"/>
        </w:rPr>
        <w:t>.</w:t>
      </w:r>
    </w:p>
    <w:p w14:paraId="37E83893" w14:textId="77777777" w:rsidR="00065A3A" w:rsidRDefault="00065A3A">
      <w:pPr>
        <w:rPr>
          <w:rFonts w:asciiTheme="minorEastAsia" w:eastAsiaTheme="minorEastAsia" w:hAnsiTheme="minorEastAsia"/>
          <w:b/>
          <w:sz w:val="24"/>
        </w:rPr>
      </w:pPr>
    </w:p>
    <w:p w14:paraId="62CF3079" w14:textId="77777777" w:rsidR="00065A3A" w:rsidRDefault="00C41667">
      <w:pPr>
        <w:pStyle w:val="af0"/>
        <w:ind w:firstLine="261"/>
      </w:pPr>
      <w:r>
        <w:rPr>
          <w:color w:val="000000"/>
        </w:rPr>
        <w:tab/>
      </w:r>
      <w:r>
        <w:rPr>
          <w:color w:val="008080"/>
        </w:rPr>
        <w:t>&lt;</w:t>
      </w:r>
      <w:r>
        <w:rPr>
          <w:color w:val="3F7F7F"/>
        </w:rPr>
        <w:t>bean</w:t>
      </w:r>
      <w:r>
        <w:t xml:space="preserve"> </w:t>
      </w:r>
      <w:r>
        <w:rPr>
          <w:color w:val="7F007F"/>
        </w:rPr>
        <w:t>id</w:t>
      </w:r>
      <w:r>
        <w:rPr>
          <w:color w:val="000000"/>
        </w:rPr>
        <w:t>=</w:t>
      </w:r>
      <w:r>
        <w:t xml:space="preserve">"queryService_AKKA_2" </w:t>
      </w:r>
      <w:r>
        <w:rPr>
          <w:color w:val="7F007F"/>
        </w:rPr>
        <w:t>parent</w:t>
      </w:r>
      <w:r>
        <w:rPr>
          <w:color w:val="000000"/>
        </w:rPr>
        <w:t>=</w:t>
      </w:r>
      <w:r>
        <w:t>"laserBeakParent_2"</w:t>
      </w:r>
      <w:r>
        <w:rPr>
          <w:color w:val="008080"/>
        </w:rPr>
        <w:t>&gt;</w:t>
      </w:r>
    </w:p>
    <w:p w14:paraId="41838054" w14:textId="77777777" w:rsidR="00065A3A" w:rsidRDefault="00C41667">
      <w:pPr>
        <w:pStyle w:val="af0"/>
        <w:ind w:firstLine="261"/>
      </w:pPr>
      <w:r>
        <w:rPr>
          <w:color w:val="000000"/>
        </w:rPr>
        <w:t xml:space="preserve">        ...</w:t>
      </w:r>
      <w:r>
        <w:rPr>
          <w:color w:val="000000"/>
        </w:rPr>
        <w:tab/>
      </w:r>
      <w:r>
        <w:rPr>
          <w:color w:val="000000"/>
        </w:rPr>
        <w:tab/>
      </w:r>
    </w:p>
    <w:p w14:paraId="6CDEDF58" w14:textId="77777777" w:rsidR="00065A3A" w:rsidRDefault="00C41667">
      <w:pPr>
        <w:pStyle w:val="af0"/>
        <w:ind w:firstLine="261"/>
      </w:pPr>
      <w:r>
        <w:rPr>
          <w:color w:val="000000"/>
        </w:rPr>
        <w:tab/>
      </w:r>
      <w:r>
        <w:rPr>
          <w:color w:val="000000"/>
        </w:rPr>
        <w:tab/>
      </w:r>
      <w:r>
        <w:rPr>
          <w:color w:val="3F5FBF"/>
        </w:rPr>
        <w:t>&lt;!-- 创建并维持网络连接所允许的最大等待时间, 单位为毫秒. readTimeout=服务端处理请求的时间+网络传输时间 --&gt;</w:t>
      </w:r>
    </w:p>
    <w:p w14:paraId="3D2B2217" w14:textId="77777777" w:rsidR="00065A3A" w:rsidRDefault="00C41667">
      <w:pPr>
        <w:pStyle w:val="af0"/>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"timeout" </w:t>
      </w:r>
      <w:r>
        <w:rPr>
          <w:color w:val="7F007F"/>
        </w:rPr>
        <w:t>value</w:t>
      </w:r>
      <w:r>
        <w:rPr>
          <w:color w:val="000000"/>
        </w:rPr>
        <w:t>=</w:t>
      </w:r>
      <w:r>
        <w:t>"50000"</w:t>
      </w:r>
      <w:r>
        <w:rPr>
          <w:color w:val="008080"/>
        </w:rPr>
        <w:t>&gt;&lt;/</w:t>
      </w:r>
      <w:r>
        <w:rPr>
          <w:color w:val="3F7F7F"/>
        </w:rPr>
        <w:t>property</w:t>
      </w:r>
      <w:r>
        <w:rPr>
          <w:color w:val="008080"/>
        </w:rPr>
        <w:t>&gt;</w:t>
      </w:r>
    </w:p>
    <w:p w14:paraId="3AC78E38" w14:textId="77777777" w:rsidR="00065A3A" w:rsidRDefault="00C41667">
      <w:pPr>
        <w:pStyle w:val="af0"/>
        <w:ind w:firstLine="261"/>
      </w:pPr>
      <w:r>
        <w:rPr>
          <w:color w:val="000000"/>
        </w:rPr>
        <w:tab/>
      </w:r>
      <w:r>
        <w:rPr>
          <w:color w:val="000000"/>
        </w:rPr>
        <w:tab/>
      </w:r>
      <w:r>
        <w:rPr>
          <w:color w:val="3F5FBF"/>
        </w:rPr>
        <w:t>&lt;!-- 从发起请求到收到响应所允许的最大等待时间,单位为毫秒.timeout的值根据准许的重试次数可以设置为</w:t>
      </w:r>
      <w:r>
        <w:rPr>
          <w:color w:val="3F5FBF"/>
          <w:u w:val="single"/>
        </w:rPr>
        <w:t>readtiemout</w:t>
      </w:r>
      <w:r>
        <w:rPr>
          <w:color w:val="3F5FBF"/>
        </w:rPr>
        <w:t>的3-5倍 --&gt;</w:t>
      </w:r>
    </w:p>
    <w:p w14:paraId="14A7C739" w14:textId="77777777" w:rsidR="00065A3A" w:rsidRDefault="00C41667">
      <w:pPr>
        <w:pStyle w:val="af0"/>
        <w:ind w:firstLine="261"/>
      </w:pPr>
      <w:r>
        <w:rPr>
          <w:color w:val="000000"/>
        </w:rPr>
        <w:tab/>
      </w:r>
      <w:r>
        <w:rPr>
          <w:color w:val="000000"/>
        </w:rPr>
        <w:tab/>
      </w:r>
      <w:r>
        <w:rPr>
          <w:color w:val="008080"/>
        </w:rPr>
        <w:t>&lt;</w:t>
      </w:r>
      <w:r>
        <w:rPr>
          <w:color w:val="3F7F7F"/>
        </w:rPr>
        <w:t xml:space="preserve">property </w:t>
      </w:r>
      <w:r>
        <w:rPr>
          <w:color w:val="7F007F"/>
        </w:rPr>
        <w:t>name</w:t>
      </w:r>
      <w:r>
        <w:rPr>
          <w:color w:val="000000"/>
        </w:rPr>
        <w:t>=</w:t>
      </w:r>
      <w:r>
        <w:t xml:space="preserve">"readTimeout" </w:t>
      </w:r>
      <w:r>
        <w:rPr>
          <w:color w:val="7F007F"/>
        </w:rPr>
        <w:t>value</w:t>
      </w:r>
      <w:r>
        <w:rPr>
          <w:color w:val="000000"/>
        </w:rPr>
        <w:t>=</w:t>
      </w:r>
      <w:r>
        <w:t>"200000"</w:t>
      </w:r>
      <w:r>
        <w:rPr>
          <w:color w:val="008080"/>
        </w:rPr>
        <w:t>&gt;&lt;/</w:t>
      </w:r>
      <w:r>
        <w:rPr>
          <w:color w:val="3F7F7F"/>
        </w:rPr>
        <w:t>property</w:t>
      </w:r>
      <w:r>
        <w:rPr>
          <w:color w:val="008080"/>
        </w:rPr>
        <w:t>&gt;</w:t>
      </w:r>
    </w:p>
    <w:p w14:paraId="03929720" w14:textId="77777777" w:rsidR="00065A3A" w:rsidRDefault="00065A3A">
      <w:pPr>
        <w:pStyle w:val="af0"/>
        <w:ind w:firstLine="261"/>
      </w:pPr>
    </w:p>
    <w:p w14:paraId="29BC49B1" w14:textId="77777777" w:rsidR="00065A3A" w:rsidRDefault="00C41667">
      <w:pPr>
        <w:pStyle w:val="af0"/>
        <w:ind w:firstLine="261"/>
      </w:pPr>
      <w:r>
        <w:rPr>
          <w:color w:val="000000"/>
        </w:rPr>
        <w:tab/>
        <w:t xml:space="preserve">    </w:t>
      </w:r>
      <w:r>
        <w:rPr>
          <w:color w:val="3F5FBF"/>
        </w:rPr>
        <w:t>&lt;!--当服务调用出错时, 是否允许重试.--&gt;</w:t>
      </w:r>
    </w:p>
    <w:p w14:paraId="3763E571" w14:textId="77777777" w:rsidR="00065A3A" w:rsidRDefault="00C41667">
      <w:pPr>
        <w:pStyle w:val="af0"/>
        <w:ind w:firstLine="261"/>
      </w:pPr>
      <w:r>
        <w:rPr>
          <w:color w:val="000000"/>
        </w:rPr>
        <w:tab/>
        <w:t xml:space="preserve">    </w:t>
      </w:r>
      <w:r>
        <w:rPr>
          <w:color w:val="008080"/>
        </w:rPr>
        <w:t>&lt;</w:t>
      </w:r>
      <w:r>
        <w:rPr>
          <w:color w:val="3F7F7F"/>
        </w:rPr>
        <w:t>property</w:t>
      </w:r>
      <w:r>
        <w:t xml:space="preserve"> </w:t>
      </w:r>
      <w:r>
        <w:rPr>
          <w:color w:val="7F007F"/>
        </w:rPr>
        <w:t>name</w:t>
      </w:r>
      <w:r>
        <w:rPr>
          <w:color w:val="000000"/>
        </w:rPr>
        <w:t>=</w:t>
      </w:r>
      <w:r>
        <w:t xml:space="preserve">"autoRedo" </w:t>
      </w:r>
      <w:r>
        <w:rPr>
          <w:color w:val="7F007F"/>
        </w:rPr>
        <w:t>value</w:t>
      </w:r>
      <w:r>
        <w:rPr>
          <w:color w:val="000000"/>
        </w:rPr>
        <w:t>=</w:t>
      </w:r>
      <w:r>
        <w:t>"true"</w:t>
      </w:r>
      <w:r>
        <w:rPr>
          <w:color w:val="008080"/>
        </w:rPr>
        <w:t>&gt;&lt;/</w:t>
      </w:r>
      <w:r>
        <w:rPr>
          <w:color w:val="3F7F7F"/>
        </w:rPr>
        <w:t>property</w:t>
      </w:r>
      <w:r>
        <w:rPr>
          <w:color w:val="008080"/>
        </w:rPr>
        <w:t>&gt;</w:t>
      </w:r>
    </w:p>
    <w:p w14:paraId="0E65E73C" w14:textId="77777777" w:rsidR="00065A3A" w:rsidRDefault="00C41667">
      <w:pPr>
        <w:pStyle w:val="af0"/>
        <w:ind w:firstLine="261"/>
      </w:pPr>
      <w:r>
        <w:rPr>
          <w:color w:val="000000"/>
        </w:rPr>
        <w:t xml:space="preserve">        ...</w:t>
      </w:r>
      <w:r>
        <w:rPr>
          <w:color w:val="000000"/>
        </w:rPr>
        <w:tab/>
      </w:r>
      <w:r>
        <w:rPr>
          <w:color w:val="000000"/>
        </w:rPr>
        <w:tab/>
      </w:r>
    </w:p>
    <w:p w14:paraId="7664B1B3" w14:textId="77777777" w:rsidR="00065A3A" w:rsidRDefault="00C41667">
      <w:pPr>
        <w:pStyle w:val="af0"/>
        <w:ind w:firstLine="261"/>
        <w:rPr>
          <w:sz w:val="24"/>
        </w:rPr>
      </w:pPr>
      <w:r>
        <w:rPr>
          <w:color w:val="000000"/>
        </w:rPr>
        <w:tab/>
      </w:r>
      <w:r>
        <w:rPr>
          <w:color w:val="008080"/>
        </w:rPr>
        <w:t>&lt;/</w:t>
      </w:r>
      <w:r>
        <w:rPr>
          <w:color w:val="3F7F7F"/>
        </w:rPr>
        <w:t>bean</w:t>
      </w:r>
      <w:r>
        <w:rPr>
          <w:color w:val="008080"/>
        </w:rPr>
        <w:t>&gt;</w:t>
      </w:r>
    </w:p>
    <w:p w14:paraId="1002161E" w14:textId="77777777" w:rsidR="00065A3A" w:rsidRDefault="00C41667">
      <w:pPr>
        <w:spacing w:line="400" w:lineRule="atLeast"/>
        <w:ind w:firstLine="420"/>
        <w:rPr>
          <w:rFonts w:ascii="楷体" w:eastAsia="楷体" w:hAnsi="楷体"/>
          <w:sz w:val="18"/>
          <w:szCs w:val="18"/>
        </w:rPr>
      </w:pPr>
      <w:r>
        <w:rPr>
          <w:rFonts w:asciiTheme="minorEastAsia" w:eastAsiaTheme="minorEastAsia" w:hAnsiTheme="minorEastAsia" w:hint="eastAsia"/>
          <w:b/>
          <w:sz w:val="24"/>
        </w:rPr>
        <w:t xml:space="preserve">                       </w:t>
      </w:r>
      <w:r>
        <w:rPr>
          <w:rFonts w:ascii="楷体" w:eastAsia="楷体" w:hAnsi="楷体" w:hint="eastAsia"/>
          <w:sz w:val="18"/>
          <w:szCs w:val="18"/>
        </w:rPr>
        <w:t>图6.2</w:t>
      </w:r>
      <w:r>
        <w:rPr>
          <w:rFonts w:ascii="楷体" w:eastAsia="楷体" w:hAnsi="楷体"/>
          <w:sz w:val="18"/>
          <w:szCs w:val="18"/>
        </w:rPr>
        <w:t>7</w:t>
      </w:r>
      <w:r>
        <w:rPr>
          <w:rFonts w:ascii="楷体" w:eastAsia="楷体" w:hAnsi="楷体" w:hint="eastAsia"/>
          <w:sz w:val="18"/>
          <w:szCs w:val="18"/>
        </w:rPr>
        <w:t xml:space="preserve"> </w:t>
      </w:r>
      <w:r>
        <w:rPr>
          <w:rFonts w:ascii="楷体" w:eastAsia="楷体" w:hAnsi="楷体"/>
          <w:sz w:val="18"/>
          <w:szCs w:val="18"/>
        </w:rPr>
        <w:t xml:space="preserve">Hedwig </w:t>
      </w:r>
      <w:r>
        <w:rPr>
          <w:rFonts w:ascii="楷体" w:eastAsia="楷体" w:hAnsi="楷体" w:hint="eastAsia"/>
          <w:sz w:val="18"/>
          <w:szCs w:val="18"/>
        </w:rPr>
        <w:t>超时</w:t>
      </w:r>
      <w:r>
        <w:rPr>
          <w:rFonts w:ascii="楷体" w:eastAsia="楷体" w:hAnsi="楷体"/>
          <w:sz w:val="18"/>
          <w:szCs w:val="18"/>
        </w:rPr>
        <w:t>时间</w:t>
      </w:r>
    </w:p>
    <w:p w14:paraId="3B173A91" w14:textId="77777777" w:rsidR="00065A3A" w:rsidRDefault="00C41667">
      <w:pPr>
        <w:pStyle w:val="3"/>
        <w:spacing w:beforeLines="100" w:before="312" w:afterLines="100" w:after="312" w:line="415" w:lineRule="auto"/>
        <w:jc w:val="left"/>
        <w:rPr>
          <w:rFonts w:ascii="黑体" w:eastAsia="黑体" w:hAnsi="黑体"/>
          <w:b w:val="0"/>
        </w:rPr>
      </w:pPr>
      <w:bookmarkStart w:id="179" w:name="_Toc483557641"/>
      <w:bookmarkStart w:id="180" w:name="_Toc482175951"/>
      <w:r>
        <w:rPr>
          <w:rFonts w:ascii="黑体" w:eastAsia="黑体" w:hAnsi="黑体" w:hint="eastAsia"/>
          <w:b w:val="0"/>
        </w:rPr>
        <w:t>6.5 Hedwig测试与性能</w:t>
      </w:r>
      <w:bookmarkEnd w:id="179"/>
      <w:bookmarkEnd w:id="180"/>
    </w:p>
    <w:p w14:paraId="052E92F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Hedwig实现的版本分为两个0.1. x和0.2.x， 0.1.x基于hessian协议， 0.2.x基于akka框架。</w:t>
      </w:r>
      <w:r>
        <w:rPr>
          <w:rFonts w:asciiTheme="minorEastAsia" w:eastAsiaTheme="minorEastAsia" w:hAnsiTheme="minorEastAsia" w:cs="宋体"/>
          <w:sz w:val="24"/>
        </w:rPr>
        <w:t>Hedwig0.2.x</w:t>
      </w:r>
      <w:r>
        <w:rPr>
          <w:rFonts w:asciiTheme="minorEastAsia" w:eastAsiaTheme="minorEastAsia" w:hAnsiTheme="minorEastAsia" w:cs="宋体" w:hint="eastAsia"/>
          <w:sz w:val="24"/>
        </w:rPr>
        <w:t>选用</w:t>
      </w:r>
      <w:r>
        <w:rPr>
          <w:rFonts w:asciiTheme="minorEastAsia" w:eastAsiaTheme="minorEastAsia" w:hAnsiTheme="minorEastAsia" w:cs="宋体"/>
          <w:sz w:val="24"/>
        </w:rPr>
        <w:t>了A</w:t>
      </w:r>
      <w:r>
        <w:rPr>
          <w:rFonts w:asciiTheme="minorEastAsia" w:eastAsiaTheme="minorEastAsia" w:hAnsiTheme="minorEastAsia" w:cs="宋体" w:hint="eastAsia"/>
          <w:sz w:val="24"/>
        </w:rPr>
        <w:t>kka框架</w:t>
      </w:r>
      <w:r>
        <w:rPr>
          <w:rFonts w:asciiTheme="minorEastAsia" w:eastAsiaTheme="minorEastAsia" w:hAnsiTheme="minorEastAsia" w:cs="宋体"/>
          <w:sz w:val="24"/>
        </w:rPr>
        <w:t>提供的actor模型，</w:t>
      </w:r>
      <w:r>
        <w:rPr>
          <w:rFonts w:asciiTheme="minorEastAsia" w:eastAsiaTheme="minorEastAsia" w:hAnsiTheme="minorEastAsia" w:cs="宋体" w:hint="eastAsia"/>
          <w:sz w:val="24"/>
        </w:rPr>
        <w:t>它</w:t>
      </w:r>
      <w:r>
        <w:rPr>
          <w:rFonts w:asciiTheme="minorEastAsia" w:eastAsiaTheme="minorEastAsia" w:hAnsiTheme="minorEastAsia" w:cs="宋体"/>
          <w:sz w:val="24"/>
        </w:rPr>
        <w:t>是普遍的并发模型</w:t>
      </w:r>
      <w:r>
        <w:rPr>
          <w:rFonts w:asciiTheme="minorEastAsia" w:eastAsiaTheme="minorEastAsia" w:hAnsiTheme="minorEastAsia" w:cs="宋体" w:hint="eastAsia"/>
          <w:sz w:val="24"/>
        </w:rPr>
        <w:t>之一，</w:t>
      </w:r>
      <w:r>
        <w:rPr>
          <w:rFonts w:asciiTheme="minorEastAsia" w:eastAsiaTheme="minorEastAsia" w:hAnsiTheme="minorEastAsia" w:cs="宋体"/>
          <w:sz w:val="24"/>
        </w:rPr>
        <w:t>它提供了全异步化的功能，有更高的吞吐</w:t>
      </w:r>
      <w:r>
        <w:rPr>
          <w:rFonts w:asciiTheme="minorEastAsia" w:eastAsiaTheme="minorEastAsia" w:hAnsiTheme="minorEastAsia" w:cs="宋体" w:hint="eastAsia"/>
          <w:sz w:val="24"/>
        </w:rPr>
        <w:t>，更容易</w:t>
      </w:r>
      <w:r>
        <w:rPr>
          <w:rFonts w:asciiTheme="minorEastAsia" w:eastAsiaTheme="minorEastAsia" w:hAnsiTheme="minorEastAsia" w:cs="宋体"/>
          <w:sz w:val="24"/>
        </w:rPr>
        <w:t>的编程模型。Hedwig</w:t>
      </w:r>
      <w:r>
        <w:rPr>
          <w:rFonts w:asciiTheme="minorEastAsia" w:eastAsiaTheme="minorEastAsia" w:hAnsiTheme="minorEastAsia" w:cs="宋体" w:hint="eastAsia"/>
          <w:sz w:val="24"/>
        </w:rPr>
        <w:t>整体</w:t>
      </w:r>
      <w:r>
        <w:rPr>
          <w:rFonts w:asciiTheme="minorEastAsia" w:eastAsiaTheme="minorEastAsia" w:hAnsiTheme="minorEastAsia" w:cs="宋体"/>
          <w:sz w:val="24"/>
        </w:rPr>
        <w:t>性能</w:t>
      </w:r>
      <w:r>
        <w:rPr>
          <w:rFonts w:asciiTheme="minorEastAsia" w:eastAsiaTheme="minorEastAsia" w:hAnsiTheme="minorEastAsia" w:cs="宋体" w:hint="eastAsia"/>
          <w:sz w:val="24"/>
        </w:rPr>
        <w:t>见图6.28。</w:t>
      </w:r>
    </w:p>
    <w:p w14:paraId="66C8A96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akka的类库上</w:t>
      </w:r>
      <w:r>
        <w:rPr>
          <w:rFonts w:asciiTheme="minorEastAsia" w:eastAsiaTheme="minorEastAsia" w:hAnsiTheme="minorEastAsia" w:cs="宋体" w:hint="eastAsia"/>
          <w:sz w:val="24"/>
        </w:rPr>
        <w:t>做了</w:t>
      </w:r>
      <w:r>
        <w:rPr>
          <w:rFonts w:asciiTheme="minorEastAsia" w:eastAsiaTheme="minorEastAsia" w:hAnsiTheme="minorEastAsia" w:cs="宋体"/>
          <w:sz w:val="24"/>
        </w:rPr>
        <w:t>一个photon</w:t>
      </w:r>
      <w:r>
        <w:rPr>
          <w:rFonts w:asciiTheme="minorEastAsia" w:eastAsiaTheme="minorEastAsia" w:hAnsiTheme="minorEastAsia" w:cs="宋体" w:hint="eastAsia"/>
          <w:sz w:val="24"/>
        </w:rPr>
        <w:t>项目</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其中序列化</w:t>
      </w:r>
      <w:r>
        <w:rPr>
          <w:rFonts w:asciiTheme="minorEastAsia" w:eastAsiaTheme="minorEastAsia" w:hAnsiTheme="minorEastAsia" w:cs="宋体"/>
          <w:sz w:val="24"/>
        </w:rPr>
        <w:t>是并行的</w:t>
      </w:r>
      <w:r>
        <w:rPr>
          <w:rFonts w:asciiTheme="minorEastAsia" w:eastAsiaTheme="minorEastAsia" w:hAnsiTheme="minorEastAsia" w:cs="宋体" w:hint="eastAsia"/>
          <w:sz w:val="24"/>
        </w:rPr>
        <w:t>， 相对</w:t>
      </w:r>
      <w:r>
        <w:rPr>
          <w:rFonts w:asciiTheme="minorEastAsia" w:eastAsiaTheme="minorEastAsia" w:hAnsiTheme="minorEastAsia" w:cs="宋体"/>
          <w:sz w:val="24"/>
        </w:rPr>
        <w:t>于hessian有更高的性能。</w:t>
      </w:r>
    </w:p>
    <w:p w14:paraId="3B16C90D" w14:textId="77777777" w:rsidR="00065A3A" w:rsidRDefault="00C41667">
      <w:pPr>
        <w:spacing w:line="400" w:lineRule="atLeast"/>
        <w:ind w:firstLine="420"/>
        <w:rPr>
          <w:rFonts w:asciiTheme="minorEastAsia" w:eastAsiaTheme="minorEastAsia" w:hAnsiTheme="minorEastAsia" w:cs="宋体"/>
          <w:sz w:val="24"/>
        </w:rPr>
      </w:pPr>
      <w:r>
        <w:rPr>
          <w:noProof/>
        </w:rPr>
        <w:lastRenderedPageBreak/>
        <w:drawing>
          <wp:inline distT="0" distB="0" distL="0" distR="0" wp14:anchorId="3BEB3DFA" wp14:editId="4AB564D4">
            <wp:extent cx="5274310" cy="26816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6"/>
                    <a:stretch>
                      <a:fillRect/>
                    </a:stretch>
                  </pic:blipFill>
                  <pic:spPr>
                    <a:xfrm>
                      <a:off x="0" y="0"/>
                      <a:ext cx="5274310" cy="2681605"/>
                    </a:xfrm>
                    <a:prstGeom prst="rect">
                      <a:avLst/>
                    </a:prstGeom>
                  </pic:spPr>
                </pic:pic>
              </a:graphicData>
            </a:graphic>
          </wp:inline>
        </w:drawing>
      </w:r>
    </w:p>
    <w:p w14:paraId="742BD741" w14:textId="77777777" w:rsidR="00065A3A" w:rsidRDefault="00C41667">
      <w:pPr>
        <w:spacing w:line="400" w:lineRule="atLeast"/>
        <w:ind w:firstLine="420"/>
        <w:rPr>
          <w:rFonts w:asciiTheme="minorEastAsia" w:eastAsiaTheme="minorEastAsia" w:hAnsiTheme="minorEastAsia"/>
          <w:b/>
          <w:sz w:val="24"/>
        </w:rPr>
      </w:pP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 xml:space="preserve">                </w:t>
      </w:r>
      <w:r>
        <w:rPr>
          <w:rFonts w:asciiTheme="minorEastAsia" w:eastAsiaTheme="minorEastAsia" w:hAnsiTheme="minorEastAsia"/>
          <w:b/>
          <w:sz w:val="24"/>
        </w:rPr>
        <w:t xml:space="preserve">    </w:t>
      </w:r>
      <w:r>
        <w:rPr>
          <w:rFonts w:ascii="楷体" w:eastAsia="楷体" w:hAnsi="楷体" w:hint="eastAsia"/>
          <w:sz w:val="18"/>
          <w:szCs w:val="18"/>
        </w:rPr>
        <w:t xml:space="preserve">图6.28 </w:t>
      </w:r>
      <w:r>
        <w:rPr>
          <w:rFonts w:ascii="楷体" w:eastAsia="楷体" w:hAnsi="楷体"/>
          <w:sz w:val="18"/>
          <w:szCs w:val="18"/>
        </w:rPr>
        <w:t xml:space="preserve"> Hedwig</w:t>
      </w:r>
      <w:r>
        <w:rPr>
          <w:rFonts w:ascii="楷体" w:eastAsia="楷体" w:hAnsi="楷体" w:hint="eastAsia"/>
          <w:sz w:val="18"/>
          <w:szCs w:val="18"/>
        </w:rPr>
        <w:t>整体</w:t>
      </w:r>
      <w:r>
        <w:rPr>
          <w:rFonts w:ascii="楷体" w:eastAsia="楷体" w:hAnsi="楷体"/>
          <w:sz w:val="18"/>
          <w:szCs w:val="18"/>
        </w:rPr>
        <w:t>性能</w:t>
      </w:r>
    </w:p>
    <w:p w14:paraId="50EDC92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1. </w:t>
      </w:r>
      <w:r>
        <w:rPr>
          <w:rFonts w:asciiTheme="minorEastAsia" w:eastAsiaTheme="minorEastAsia" w:hAnsiTheme="minorEastAsia" w:cs="宋体" w:hint="eastAsia"/>
          <w:sz w:val="24"/>
        </w:rPr>
        <w:t>当</w:t>
      </w:r>
      <w:r>
        <w:rPr>
          <w:rFonts w:asciiTheme="minorEastAsia" w:eastAsiaTheme="minorEastAsia" w:hAnsiTheme="minorEastAsia" w:cs="宋体"/>
          <w:sz w:val="24"/>
        </w:rPr>
        <w:t>传输对象大小</w:t>
      </w:r>
      <w:r>
        <w:rPr>
          <w:rFonts w:asciiTheme="minorEastAsia" w:eastAsiaTheme="minorEastAsia" w:hAnsiTheme="minorEastAsia" w:cs="宋体" w:hint="eastAsia"/>
          <w:sz w:val="24"/>
        </w:rPr>
        <w:t>100</w:t>
      </w:r>
      <w:r>
        <w:rPr>
          <w:rFonts w:asciiTheme="minorEastAsia" w:eastAsiaTheme="minorEastAsia" w:hAnsiTheme="minorEastAsia" w:cs="宋体"/>
          <w:sz w:val="24"/>
        </w:rPr>
        <w:t>KB以内，</w:t>
      </w:r>
      <w:r>
        <w:rPr>
          <w:rFonts w:asciiTheme="minorEastAsia" w:eastAsiaTheme="minorEastAsia" w:hAnsiTheme="minorEastAsia" w:cs="宋体" w:hint="eastAsia"/>
          <w:sz w:val="24"/>
        </w:rPr>
        <w:t>0.2版本</w:t>
      </w:r>
      <w:r>
        <w:rPr>
          <w:rFonts w:asciiTheme="minorEastAsia" w:eastAsiaTheme="minorEastAsia" w:hAnsiTheme="minorEastAsia" w:cs="宋体"/>
          <w:sz w:val="24"/>
        </w:rPr>
        <w:t>和</w:t>
      </w:r>
      <w:r>
        <w:rPr>
          <w:rFonts w:asciiTheme="minorEastAsia" w:eastAsiaTheme="minorEastAsia" w:hAnsiTheme="minorEastAsia" w:cs="宋体" w:hint="eastAsia"/>
          <w:sz w:val="24"/>
        </w:rPr>
        <w:t>0.1版本</w:t>
      </w:r>
      <w:r>
        <w:rPr>
          <w:rFonts w:asciiTheme="minorEastAsia" w:eastAsiaTheme="minorEastAsia" w:hAnsiTheme="minorEastAsia" w:cs="宋体"/>
          <w:sz w:val="24"/>
        </w:rPr>
        <w:t>性能基本相当</w:t>
      </w:r>
      <w:r>
        <w:rPr>
          <w:rFonts w:asciiTheme="minorEastAsia" w:eastAsiaTheme="minorEastAsia" w:hAnsiTheme="minorEastAsia" w:cs="宋体" w:hint="eastAsia"/>
          <w:sz w:val="24"/>
        </w:rPr>
        <w:t>。</w:t>
      </w:r>
    </w:p>
    <w:p w14:paraId="4D4AD6C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 当传输</w:t>
      </w:r>
      <w:r>
        <w:rPr>
          <w:rFonts w:asciiTheme="minorEastAsia" w:eastAsiaTheme="minorEastAsia" w:hAnsiTheme="minorEastAsia" w:cs="宋体"/>
          <w:sz w:val="24"/>
        </w:rPr>
        <w:t>对象大小</w:t>
      </w:r>
      <w:r>
        <w:rPr>
          <w:rFonts w:asciiTheme="minorEastAsia" w:eastAsiaTheme="minorEastAsia" w:hAnsiTheme="minorEastAsia" w:cs="宋体" w:hint="eastAsia"/>
          <w:sz w:val="24"/>
        </w:rPr>
        <w:t>100</w:t>
      </w:r>
      <w:r>
        <w:rPr>
          <w:rFonts w:asciiTheme="minorEastAsia" w:eastAsiaTheme="minorEastAsia" w:hAnsiTheme="minorEastAsia" w:cs="宋体"/>
          <w:sz w:val="24"/>
        </w:rPr>
        <w:t>KB以上时，0.2</w:t>
      </w:r>
      <w:r>
        <w:rPr>
          <w:rFonts w:asciiTheme="minorEastAsia" w:eastAsiaTheme="minorEastAsia" w:hAnsiTheme="minorEastAsia" w:cs="宋体" w:hint="eastAsia"/>
          <w:sz w:val="24"/>
        </w:rPr>
        <w:t>版本比0.1版本性能</w:t>
      </w:r>
      <w:r>
        <w:rPr>
          <w:rFonts w:asciiTheme="minorEastAsia" w:eastAsiaTheme="minorEastAsia" w:hAnsiTheme="minorEastAsia" w:cs="宋体"/>
          <w:sz w:val="24"/>
        </w:rPr>
        <w:t>要优越。</w:t>
      </w:r>
    </w:p>
    <w:p w14:paraId="4B1E629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3. </w:t>
      </w:r>
      <w:r>
        <w:rPr>
          <w:rFonts w:asciiTheme="minorEastAsia" w:eastAsiaTheme="minorEastAsia" w:hAnsiTheme="minorEastAsia" w:cs="宋体" w:hint="eastAsia"/>
          <w:sz w:val="24"/>
        </w:rPr>
        <w:t>当传输</w:t>
      </w:r>
      <w:r>
        <w:rPr>
          <w:rFonts w:asciiTheme="minorEastAsia" w:eastAsiaTheme="minorEastAsia" w:hAnsiTheme="minorEastAsia" w:cs="宋体"/>
          <w:sz w:val="24"/>
        </w:rPr>
        <w:t>对象大小</w:t>
      </w:r>
      <w:r>
        <w:rPr>
          <w:rFonts w:asciiTheme="minorEastAsia" w:eastAsiaTheme="minorEastAsia" w:hAnsiTheme="minorEastAsia" w:cs="宋体" w:hint="eastAsia"/>
          <w:sz w:val="24"/>
        </w:rPr>
        <w:t>2</w:t>
      </w:r>
      <w:r>
        <w:rPr>
          <w:rFonts w:asciiTheme="minorEastAsia" w:eastAsiaTheme="minorEastAsia" w:hAnsiTheme="minorEastAsia" w:cs="宋体"/>
          <w:sz w:val="24"/>
        </w:rPr>
        <w:t>MB左右，0.2</w:t>
      </w:r>
      <w:r>
        <w:rPr>
          <w:rFonts w:asciiTheme="minorEastAsia" w:eastAsiaTheme="minorEastAsia" w:hAnsiTheme="minorEastAsia" w:cs="宋体" w:hint="eastAsia"/>
          <w:sz w:val="24"/>
        </w:rPr>
        <w:t>版本</w:t>
      </w:r>
      <w:r>
        <w:rPr>
          <w:rFonts w:asciiTheme="minorEastAsia" w:eastAsiaTheme="minorEastAsia" w:hAnsiTheme="minorEastAsia" w:cs="宋体"/>
          <w:sz w:val="24"/>
        </w:rPr>
        <w:t>性能优势十分明显。</w:t>
      </w:r>
    </w:p>
    <w:p w14:paraId="67B8191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结论: 在</w:t>
      </w:r>
      <w:r>
        <w:rPr>
          <w:rFonts w:asciiTheme="minorEastAsia" w:eastAsiaTheme="minorEastAsia" w:hAnsiTheme="minorEastAsia" w:cs="宋体"/>
          <w:sz w:val="24"/>
        </w:rPr>
        <w:t>相同大小对象传输上，0.2</w:t>
      </w:r>
      <w:r>
        <w:rPr>
          <w:rFonts w:asciiTheme="minorEastAsia" w:eastAsiaTheme="minorEastAsia" w:hAnsiTheme="minorEastAsia" w:cs="宋体" w:hint="eastAsia"/>
          <w:sz w:val="24"/>
        </w:rPr>
        <w:t>版本</w:t>
      </w:r>
      <w:r>
        <w:rPr>
          <w:rFonts w:asciiTheme="minorEastAsia" w:eastAsiaTheme="minorEastAsia" w:hAnsiTheme="minorEastAsia" w:cs="宋体"/>
          <w:sz w:val="24"/>
        </w:rPr>
        <w:t>性能要</w:t>
      </w:r>
      <w:r>
        <w:rPr>
          <w:rFonts w:asciiTheme="minorEastAsia" w:eastAsiaTheme="minorEastAsia" w:hAnsiTheme="minorEastAsia" w:cs="宋体" w:hint="eastAsia"/>
          <w:sz w:val="24"/>
        </w:rPr>
        <w:t>优</w:t>
      </w:r>
      <w:r>
        <w:rPr>
          <w:rFonts w:asciiTheme="minorEastAsia" w:eastAsiaTheme="minorEastAsia" w:hAnsiTheme="minorEastAsia" w:cs="宋体"/>
          <w:sz w:val="24"/>
        </w:rPr>
        <w:t>于0.1</w:t>
      </w:r>
      <w:r>
        <w:rPr>
          <w:rFonts w:asciiTheme="minorEastAsia" w:eastAsiaTheme="minorEastAsia" w:hAnsiTheme="minorEastAsia" w:cs="宋体" w:hint="eastAsia"/>
          <w:sz w:val="24"/>
        </w:rPr>
        <w:t>版</w:t>
      </w:r>
      <w:r>
        <w:rPr>
          <w:rFonts w:asciiTheme="minorEastAsia" w:eastAsiaTheme="minorEastAsia" w:hAnsiTheme="minorEastAsia" w:cs="宋体"/>
          <w:sz w:val="24"/>
        </w:rPr>
        <w:t>.在吞吐</w:t>
      </w:r>
      <w:r>
        <w:rPr>
          <w:rFonts w:asciiTheme="minorEastAsia" w:eastAsiaTheme="minorEastAsia" w:hAnsiTheme="minorEastAsia" w:cs="宋体" w:hint="eastAsia"/>
          <w:sz w:val="24"/>
        </w:rPr>
        <w:t>持续</w:t>
      </w:r>
      <w:r>
        <w:rPr>
          <w:rFonts w:asciiTheme="minorEastAsia" w:eastAsiaTheme="minorEastAsia" w:hAnsiTheme="minorEastAsia" w:cs="宋体"/>
          <w:sz w:val="24"/>
        </w:rPr>
        <w:t>变大的情况</w:t>
      </w:r>
      <w:r>
        <w:rPr>
          <w:rFonts w:asciiTheme="minorEastAsia" w:eastAsiaTheme="minorEastAsia" w:hAnsiTheme="minorEastAsia" w:cs="宋体" w:hint="eastAsia"/>
          <w:sz w:val="24"/>
        </w:rPr>
        <w:t>下</w:t>
      </w:r>
      <w:r>
        <w:rPr>
          <w:rFonts w:asciiTheme="minorEastAsia" w:eastAsiaTheme="minorEastAsia" w:hAnsiTheme="minorEastAsia" w:cs="宋体"/>
          <w:sz w:val="24"/>
        </w:rPr>
        <w:t>，hedwig0.2</w:t>
      </w:r>
      <w:r>
        <w:rPr>
          <w:rFonts w:asciiTheme="minorEastAsia" w:eastAsiaTheme="minorEastAsia" w:hAnsiTheme="minorEastAsia" w:cs="宋体" w:hint="eastAsia"/>
          <w:sz w:val="24"/>
        </w:rPr>
        <w:t>版的</w:t>
      </w:r>
      <w:r>
        <w:rPr>
          <w:rFonts w:asciiTheme="minorEastAsia" w:eastAsiaTheme="minorEastAsia" w:hAnsiTheme="minorEastAsia" w:cs="宋体"/>
          <w:sz w:val="24"/>
        </w:rPr>
        <w:t>响应</w:t>
      </w:r>
      <w:r>
        <w:rPr>
          <w:rFonts w:asciiTheme="minorEastAsia" w:eastAsiaTheme="minorEastAsia" w:hAnsiTheme="minorEastAsia" w:cs="宋体" w:hint="eastAsia"/>
          <w:sz w:val="24"/>
        </w:rPr>
        <w:t>时间没有变的</w:t>
      </w:r>
      <w:r>
        <w:rPr>
          <w:rFonts w:asciiTheme="minorEastAsia" w:eastAsiaTheme="minorEastAsia" w:hAnsiTheme="minorEastAsia" w:cs="宋体"/>
          <w:sz w:val="24"/>
        </w:rPr>
        <w:t>太</w:t>
      </w:r>
      <w:r>
        <w:rPr>
          <w:rFonts w:asciiTheme="minorEastAsia" w:eastAsiaTheme="minorEastAsia" w:hAnsiTheme="minorEastAsia" w:cs="宋体" w:hint="eastAsia"/>
          <w:sz w:val="24"/>
        </w:rPr>
        <w:t>大</w:t>
      </w:r>
      <w:r>
        <w:rPr>
          <w:rFonts w:asciiTheme="minorEastAsia" w:eastAsiaTheme="minorEastAsia" w:hAnsiTheme="minorEastAsia" w:cs="宋体"/>
          <w:sz w:val="24"/>
        </w:rPr>
        <w:t>，</w:t>
      </w:r>
      <w:r>
        <w:rPr>
          <w:rFonts w:asciiTheme="minorEastAsia" w:eastAsiaTheme="minorEastAsia" w:hAnsiTheme="minorEastAsia" w:cs="宋体" w:hint="eastAsia"/>
          <w:sz w:val="24"/>
        </w:rPr>
        <w:t>也就是</w:t>
      </w:r>
      <w:r>
        <w:rPr>
          <w:rFonts w:asciiTheme="minorEastAsia" w:eastAsiaTheme="minorEastAsia" w:hAnsiTheme="minorEastAsia" w:cs="宋体"/>
          <w:sz w:val="24"/>
        </w:rPr>
        <w:t>说</w:t>
      </w:r>
      <w:r>
        <w:rPr>
          <w:rFonts w:asciiTheme="minorEastAsia" w:eastAsiaTheme="minorEastAsia" w:hAnsiTheme="minorEastAsia" w:cs="宋体" w:hint="eastAsia"/>
          <w:sz w:val="24"/>
        </w:rPr>
        <w:t>在</w:t>
      </w:r>
      <w:r>
        <w:rPr>
          <w:rFonts w:asciiTheme="minorEastAsia" w:eastAsiaTheme="minorEastAsia" w:hAnsiTheme="minorEastAsia" w:cs="宋体"/>
          <w:sz w:val="24"/>
        </w:rPr>
        <w:t>单位时间内，hedwig0.2</w:t>
      </w:r>
      <w:r>
        <w:rPr>
          <w:rFonts w:asciiTheme="minorEastAsia" w:eastAsiaTheme="minorEastAsia" w:hAnsiTheme="minorEastAsia" w:cs="宋体" w:hint="eastAsia"/>
          <w:sz w:val="24"/>
        </w:rPr>
        <w:t>版能</w:t>
      </w:r>
      <w:r>
        <w:rPr>
          <w:rFonts w:asciiTheme="minorEastAsia" w:eastAsiaTheme="minorEastAsia" w:hAnsiTheme="minorEastAsia" w:cs="宋体"/>
          <w:sz w:val="24"/>
        </w:rPr>
        <w:t>承受更大的TPS并发量</w:t>
      </w:r>
      <w:r>
        <w:rPr>
          <w:rFonts w:asciiTheme="minorEastAsia" w:eastAsiaTheme="minorEastAsia" w:hAnsiTheme="minorEastAsia" w:cs="宋体" w:hint="eastAsia"/>
          <w:sz w:val="24"/>
        </w:rPr>
        <w:t>。</w:t>
      </w:r>
      <w:r>
        <w:rPr>
          <w:rFonts w:asciiTheme="minorEastAsia" w:eastAsiaTheme="minorEastAsia" w:hAnsiTheme="minorEastAsia" w:cs="宋体"/>
          <w:sz w:val="24"/>
        </w:rPr>
        <w:t>所以</w:t>
      </w:r>
      <w:r>
        <w:rPr>
          <w:rFonts w:asciiTheme="minorEastAsia" w:eastAsiaTheme="minorEastAsia" w:hAnsiTheme="minorEastAsia" w:cs="宋体" w:hint="eastAsia"/>
          <w:sz w:val="24"/>
        </w:rPr>
        <w:t>，</w:t>
      </w:r>
      <w:r>
        <w:rPr>
          <w:rFonts w:asciiTheme="minorEastAsia" w:eastAsiaTheme="minorEastAsia" w:hAnsiTheme="minorEastAsia" w:cs="宋体"/>
          <w:sz w:val="24"/>
        </w:rPr>
        <w:t>hedwig0.2</w:t>
      </w:r>
      <w:r>
        <w:rPr>
          <w:rFonts w:asciiTheme="minorEastAsia" w:eastAsiaTheme="minorEastAsia" w:hAnsiTheme="minorEastAsia" w:cs="宋体" w:hint="eastAsia"/>
          <w:sz w:val="24"/>
        </w:rPr>
        <w:t>版为公司</w:t>
      </w:r>
      <w:r>
        <w:rPr>
          <w:rFonts w:asciiTheme="minorEastAsia" w:eastAsiaTheme="minorEastAsia" w:hAnsiTheme="minorEastAsia" w:cs="宋体"/>
          <w:sz w:val="24"/>
        </w:rPr>
        <w:t>业务</w:t>
      </w:r>
      <w:r>
        <w:rPr>
          <w:rFonts w:asciiTheme="minorEastAsia" w:eastAsiaTheme="minorEastAsia" w:hAnsiTheme="minorEastAsia" w:cs="宋体" w:hint="eastAsia"/>
          <w:sz w:val="24"/>
        </w:rPr>
        <w:t>团队</w:t>
      </w:r>
      <w:r>
        <w:rPr>
          <w:rFonts w:asciiTheme="minorEastAsia" w:eastAsiaTheme="minorEastAsia" w:hAnsiTheme="minorEastAsia" w:cs="宋体"/>
          <w:sz w:val="24"/>
        </w:rPr>
        <w:t>提供了一个高</w:t>
      </w:r>
      <w:r>
        <w:rPr>
          <w:rFonts w:asciiTheme="minorEastAsia" w:eastAsiaTheme="minorEastAsia" w:hAnsiTheme="minorEastAsia" w:cs="宋体" w:hint="eastAsia"/>
          <w:sz w:val="24"/>
        </w:rPr>
        <w:t>并发，</w:t>
      </w:r>
      <w:r>
        <w:rPr>
          <w:rFonts w:asciiTheme="minorEastAsia" w:eastAsiaTheme="minorEastAsia" w:hAnsiTheme="minorEastAsia" w:cs="宋体"/>
          <w:sz w:val="24"/>
        </w:rPr>
        <w:t>吞吐</w:t>
      </w:r>
      <w:r>
        <w:rPr>
          <w:rFonts w:asciiTheme="minorEastAsia" w:eastAsiaTheme="minorEastAsia" w:hAnsiTheme="minorEastAsia" w:cs="宋体" w:hint="eastAsia"/>
          <w:sz w:val="24"/>
        </w:rPr>
        <w:t>量都很</w:t>
      </w:r>
      <w:r>
        <w:rPr>
          <w:rFonts w:asciiTheme="minorEastAsia" w:eastAsiaTheme="minorEastAsia" w:hAnsiTheme="minorEastAsia" w:cs="宋体"/>
          <w:sz w:val="24"/>
        </w:rPr>
        <w:t>高</w:t>
      </w:r>
      <w:r>
        <w:rPr>
          <w:rFonts w:asciiTheme="minorEastAsia" w:eastAsiaTheme="minorEastAsia" w:hAnsiTheme="minorEastAsia" w:cs="宋体" w:hint="eastAsia"/>
          <w:sz w:val="24"/>
        </w:rPr>
        <w:t>的</w:t>
      </w:r>
      <w:r>
        <w:rPr>
          <w:rFonts w:asciiTheme="minorEastAsia" w:eastAsiaTheme="minorEastAsia" w:hAnsiTheme="minorEastAsia" w:cs="宋体"/>
          <w:sz w:val="24"/>
        </w:rPr>
        <w:t>分布式服务</w:t>
      </w:r>
      <w:r>
        <w:rPr>
          <w:rFonts w:asciiTheme="minorEastAsia" w:eastAsiaTheme="minorEastAsia" w:hAnsiTheme="minorEastAsia" w:cs="宋体" w:hint="eastAsia"/>
          <w:sz w:val="24"/>
        </w:rPr>
        <w:t>框架</w:t>
      </w:r>
      <w:r>
        <w:rPr>
          <w:rFonts w:asciiTheme="minorEastAsia" w:eastAsiaTheme="minorEastAsia" w:hAnsiTheme="minorEastAsia" w:cs="宋体"/>
          <w:sz w:val="24"/>
        </w:rPr>
        <w:t>。</w:t>
      </w:r>
    </w:p>
    <w:p w14:paraId="1CA7349D" w14:textId="77777777" w:rsidR="00065A3A" w:rsidRDefault="00C41667">
      <w:pPr>
        <w:pStyle w:val="3"/>
        <w:spacing w:beforeLines="100" w:before="312" w:afterLines="100" w:after="312" w:line="415" w:lineRule="auto"/>
        <w:jc w:val="left"/>
        <w:rPr>
          <w:rFonts w:ascii="黑体" w:eastAsia="黑体" w:hAnsi="黑体"/>
          <w:b w:val="0"/>
        </w:rPr>
      </w:pPr>
      <w:bookmarkStart w:id="181" w:name="_Toc483557642"/>
      <w:r>
        <w:rPr>
          <w:rFonts w:ascii="黑体" w:eastAsia="黑体" w:hAnsi="黑体" w:hint="eastAsia"/>
          <w:b w:val="0"/>
        </w:rPr>
        <w:t>6.6</w:t>
      </w:r>
      <w:r>
        <w:rPr>
          <w:rFonts w:ascii="黑体" w:eastAsia="黑体" w:hAnsi="黑体"/>
          <w:b w:val="0"/>
        </w:rPr>
        <w:t xml:space="preserve"> </w:t>
      </w:r>
      <w:r>
        <w:rPr>
          <w:rFonts w:ascii="黑体" w:eastAsia="黑体" w:hAnsi="黑体" w:hint="eastAsia"/>
          <w:b w:val="0"/>
        </w:rPr>
        <w:t>本章小节</w:t>
      </w:r>
      <w:bookmarkEnd w:id="181"/>
      <w:r>
        <w:rPr>
          <w:rFonts w:ascii="黑体" w:eastAsia="黑体" w:hAnsi="黑体" w:hint="eastAsia"/>
          <w:b w:val="0"/>
        </w:rPr>
        <w:t xml:space="preserve"> </w:t>
      </w:r>
    </w:p>
    <w:p w14:paraId="559A39C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本章</w:t>
      </w:r>
      <w:r>
        <w:rPr>
          <w:rFonts w:asciiTheme="minorEastAsia" w:eastAsiaTheme="minorEastAsia" w:hAnsiTheme="minorEastAsia" w:cs="宋体"/>
          <w:sz w:val="24"/>
        </w:rPr>
        <w:t>首先</w:t>
      </w:r>
      <w:r>
        <w:rPr>
          <w:rFonts w:asciiTheme="minorEastAsia" w:eastAsiaTheme="minorEastAsia" w:hAnsiTheme="minorEastAsia" w:cs="宋体" w:hint="eastAsia"/>
          <w:sz w:val="24"/>
        </w:rPr>
        <w:t>论述</w:t>
      </w:r>
      <w:r>
        <w:rPr>
          <w:rFonts w:asciiTheme="minorEastAsia" w:eastAsiaTheme="minorEastAsia" w:hAnsiTheme="minorEastAsia" w:cs="宋体"/>
          <w:sz w:val="24"/>
        </w:rPr>
        <w:t>了</w:t>
      </w:r>
      <w:r>
        <w:rPr>
          <w:rFonts w:asciiTheme="minorEastAsia" w:eastAsiaTheme="minorEastAsia" w:hAnsiTheme="minorEastAsia" w:cs="宋体" w:hint="eastAsia"/>
          <w:sz w:val="24"/>
        </w:rPr>
        <w:t>Hedwig功能</w:t>
      </w:r>
      <w:r>
        <w:rPr>
          <w:rFonts w:asciiTheme="minorEastAsia" w:eastAsiaTheme="minorEastAsia" w:hAnsiTheme="minorEastAsia" w:cs="宋体"/>
          <w:sz w:val="24"/>
        </w:rPr>
        <w:t>模块</w:t>
      </w:r>
      <w:r>
        <w:rPr>
          <w:rFonts w:asciiTheme="minorEastAsia" w:eastAsiaTheme="minorEastAsia" w:hAnsiTheme="minorEastAsia" w:cs="宋体" w:hint="eastAsia"/>
          <w:sz w:val="24"/>
        </w:rPr>
        <w:t>、</w:t>
      </w:r>
      <w:r>
        <w:rPr>
          <w:rFonts w:asciiTheme="minorEastAsia" w:eastAsiaTheme="minorEastAsia" w:hAnsiTheme="minorEastAsia" w:cs="宋体"/>
          <w:sz w:val="24"/>
        </w:rPr>
        <w:t>功能组件</w:t>
      </w:r>
      <w:r>
        <w:rPr>
          <w:rFonts w:asciiTheme="minorEastAsia" w:eastAsiaTheme="minorEastAsia" w:hAnsiTheme="minorEastAsia" w:cs="宋体" w:hint="eastAsia"/>
          <w:sz w:val="24"/>
        </w:rPr>
        <w:t>、</w:t>
      </w:r>
      <w:r>
        <w:rPr>
          <w:rFonts w:asciiTheme="minorEastAsia" w:eastAsiaTheme="minorEastAsia" w:hAnsiTheme="minorEastAsia" w:cs="宋体"/>
          <w:sz w:val="24"/>
        </w:rPr>
        <w:t>容错的详细设计和实现。最后论述了hedwig的测试和性能</w:t>
      </w:r>
      <w:r>
        <w:rPr>
          <w:rFonts w:asciiTheme="minorEastAsia" w:eastAsiaTheme="minorEastAsia" w:hAnsiTheme="minorEastAsia" w:cs="宋体" w:hint="eastAsia"/>
          <w:sz w:val="24"/>
        </w:rPr>
        <w:t>，</w:t>
      </w:r>
      <w:r>
        <w:rPr>
          <w:rFonts w:asciiTheme="minorEastAsia" w:eastAsiaTheme="minorEastAsia" w:hAnsiTheme="minorEastAsia" w:cs="宋体"/>
          <w:sz w:val="24"/>
        </w:rPr>
        <w:t>验证了hedwig</w:t>
      </w:r>
      <w:r>
        <w:rPr>
          <w:rFonts w:asciiTheme="minorEastAsia" w:eastAsiaTheme="minorEastAsia" w:hAnsiTheme="minorEastAsia" w:cs="宋体" w:hint="eastAsia"/>
          <w:sz w:val="24"/>
        </w:rPr>
        <w:t>是</w:t>
      </w:r>
      <w:r>
        <w:rPr>
          <w:rFonts w:asciiTheme="minorEastAsia" w:eastAsiaTheme="minorEastAsia" w:hAnsiTheme="minorEastAsia" w:cs="宋体"/>
          <w:sz w:val="24"/>
        </w:rPr>
        <w:t>一个高并发，高吞吐</w:t>
      </w:r>
      <w:r>
        <w:rPr>
          <w:rFonts w:asciiTheme="minorEastAsia" w:eastAsiaTheme="minorEastAsia" w:hAnsiTheme="minorEastAsia" w:cs="宋体" w:hint="eastAsia"/>
          <w:sz w:val="24"/>
        </w:rPr>
        <w:t>的</w:t>
      </w:r>
      <w:r>
        <w:rPr>
          <w:rFonts w:asciiTheme="minorEastAsia" w:eastAsiaTheme="minorEastAsia" w:hAnsiTheme="minorEastAsia" w:cs="宋体"/>
          <w:sz w:val="24"/>
        </w:rPr>
        <w:t>分布式服务框架。</w:t>
      </w:r>
    </w:p>
    <w:p w14:paraId="18A7AA31" w14:textId="77777777" w:rsidR="00065A3A" w:rsidRDefault="00065A3A">
      <w:pPr>
        <w:spacing w:line="400" w:lineRule="atLeast"/>
        <w:jc w:val="left"/>
        <w:rPr>
          <w:rFonts w:asciiTheme="minorEastAsia" w:eastAsiaTheme="minorEastAsia" w:hAnsiTheme="minorEastAsia" w:cs="宋体"/>
          <w:sz w:val="24"/>
        </w:rPr>
      </w:pPr>
    </w:p>
    <w:p w14:paraId="7338C8EE" w14:textId="77777777" w:rsidR="00065A3A" w:rsidRDefault="00065A3A">
      <w:pPr>
        <w:spacing w:line="400" w:lineRule="atLeast"/>
        <w:jc w:val="left"/>
        <w:rPr>
          <w:rFonts w:asciiTheme="minorEastAsia" w:eastAsiaTheme="minorEastAsia" w:hAnsiTheme="minorEastAsia" w:cs="宋体"/>
          <w:sz w:val="24"/>
        </w:rPr>
      </w:pPr>
    </w:p>
    <w:p w14:paraId="648135F7" w14:textId="77777777" w:rsidR="00065A3A" w:rsidRDefault="00065A3A">
      <w:pPr>
        <w:spacing w:line="400" w:lineRule="atLeast"/>
        <w:jc w:val="left"/>
        <w:rPr>
          <w:rFonts w:asciiTheme="minorEastAsia" w:eastAsiaTheme="minorEastAsia" w:hAnsiTheme="minorEastAsia" w:cs="宋体"/>
          <w:sz w:val="24"/>
        </w:rPr>
      </w:pPr>
    </w:p>
    <w:p w14:paraId="4C0026F6" w14:textId="77777777" w:rsidR="00065A3A" w:rsidRDefault="00065A3A">
      <w:pPr>
        <w:spacing w:line="400" w:lineRule="atLeast"/>
        <w:jc w:val="left"/>
        <w:rPr>
          <w:rFonts w:asciiTheme="minorEastAsia" w:eastAsiaTheme="minorEastAsia" w:hAnsiTheme="minorEastAsia" w:cs="宋体"/>
          <w:sz w:val="24"/>
        </w:rPr>
      </w:pPr>
    </w:p>
    <w:p w14:paraId="3CE38A3A" w14:textId="77777777" w:rsidR="00065A3A" w:rsidRDefault="00065A3A">
      <w:pPr>
        <w:spacing w:line="400" w:lineRule="atLeast"/>
        <w:jc w:val="left"/>
        <w:rPr>
          <w:rFonts w:asciiTheme="minorEastAsia" w:eastAsiaTheme="minorEastAsia" w:hAnsiTheme="minorEastAsia" w:cs="宋体"/>
          <w:sz w:val="24"/>
        </w:rPr>
      </w:pPr>
    </w:p>
    <w:p w14:paraId="003AAB44" w14:textId="77777777" w:rsidR="00065A3A" w:rsidRDefault="00065A3A">
      <w:pPr>
        <w:spacing w:line="400" w:lineRule="atLeast"/>
        <w:jc w:val="left"/>
        <w:rPr>
          <w:rFonts w:asciiTheme="minorEastAsia" w:eastAsiaTheme="minorEastAsia" w:hAnsiTheme="minorEastAsia" w:cs="宋体"/>
          <w:sz w:val="24"/>
        </w:rPr>
      </w:pPr>
    </w:p>
    <w:p w14:paraId="65C8FB29" w14:textId="77777777" w:rsidR="00065A3A" w:rsidRDefault="00065A3A">
      <w:pPr>
        <w:spacing w:line="400" w:lineRule="atLeast"/>
        <w:jc w:val="left"/>
        <w:rPr>
          <w:rFonts w:asciiTheme="minorEastAsia" w:eastAsiaTheme="minorEastAsia" w:hAnsiTheme="minorEastAsia" w:cs="宋体"/>
          <w:sz w:val="24"/>
        </w:rPr>
      </w:pPr>
    </w:p>
    <w:p w14:paraId="6A583B38" w14:textId="77777777" w:rsidR="00065A3A" w:rsidRDefault="00065A3A">
      <w:pPr>
        <w:spacing w:line="400" w:lineRule="atLeast"/>
        <w:jc w:val="left"/>
        <w:rPr>
          <w:rFonts w:asciiTheme="minorEastAsia" w:eastAsiaTheme="minorEastAsia" w:hAnsiTheme="minorEastAsia" w:cs="宋体"/>
          <w:sz w:val="24"/>
        </w:rPr>
      </w:pPr>
    </w:p>
    <w:p w14:paraId="55E4CE13" w14:textId="77777777" w:rsidR="00065A3A" w:rsidDel="003B53C0" w:rsidRDefault="00065A3A">
      <w:pPr>
        <w:spacing w:line="400" w:lineRule="atLeast"/>
        <w:jc w:val="left"/>
        <w:rPr>
          <w:del w:id="182" w:author="Wang Wei14(上海_技术部_平台保障_王伟)" w:date="2017-05-27T15:12:00Z"/>
          <w:rFonts w:asciiTheme="minorEastAsia" w:eastAsiaTheme="minorEastAsia" w:hAnsiTheme="minorEastAsia" w:cs="宋体"/>
          <w:sz w:val="24"/>
        </w:rPr>
      </w:pPr>
    </w:p>
    <w:p w14:paraId="45C29CF9" w14:textId="77777777" w:rsidR="00065A3A" w:rsidRDefault="00065A3A">
      <w:pPr>
        <w:spacing w:line="400" w:lineRule="atLeast"/>
        <w:jc w:val="left"/>
        <w:rPr>
          <w:rFonts w:asciiTheme="minorEastAsia" w:eastAsiaTheme="minorEastAsia" w:hAnsiTheme="minorEastAsia" w:cs="宋体"/>
          <w:sz w:val="24"/>
        </w:rPr>
      </w:pPr>
    </w:p>
    <w:p w14:paraId="560CCFC7" w14:textId="16E3340E" w:rsidR="00065A3A" w:rsidRDefault="00C41667">
      <w:pPr>
        <w:pStyle w:val="1"/>
        <w:numPr>
          <w:ilvl w:val="0"/>
          <w:numId w:val="0"/>
        </w:numPr>
        <w:tabs>
          <w:tab w:val="clear" w:pos="360"/>
        </w:tabs>
        <w:spacing w:beforeLines="100" w:before="312" w:afterLines="100" w:after="312"/>
        <w:ind w:left="360" w:hanging="360"/>
        <w:jc w:val="left"/>
        <w:rPr>
          <w:rFonts w:ascii="黑体" w:eastAsia="黑体" w:hAnsi="黑体"/>
          <w:b w:val="0"/>
          <w:sz w:val="36"/>
          <w:szCs w:val="36"/>
        </w:rPr>
      </w:pPr>
      <w:bookmarkStart w:id="183" w:name="_Toc482175960"/>
      <w:bookmarkStart w:id="184" w:name="_Toc483557643"/>
      <w:r>
        <w:rPr>
          <w:rFonts w:ascii="黑体" w:eastAsia="黑体" w:hAnsi="黑体" w:hint="eastAsia"/>
          <w:b w:val="0"/>
          <w:sz w:val="36"/>
          <w:szCs w:val="36"/>
        </w:rPr>
        <w:t>7 服务监控</w:t>
      </w:r>
      <w:bookmarkEnd w:id="183"/>
      <w:bookmarkEnd w:id="184"/>
    </w:p>
    <w:p w14:paraId="448BDE88" w14:textId="77777777" w:rsidR="00065A3A" w:rsidRDefault="00C41667">
      <w:pPr>
        <w:pStyle w:val="3"/>
        <w:spacing w:beforeLines="100" w:before="312" w:afterLines="100" w:after="312" w:line="415" w:lineRule="auto"/>
        <w:jc w:val="left"/>
        <w:rPr>
          <w:rFonts w:ascii="黑体" w:eastAsia="黑体" w:hAnsi="黑体"/>
          <w:b w:val="0"/>
        </w:rPr>
      </w:pPr>
      <w:bookmarkStart w:id="185" w:name="_Toc482175961"/>
      <w:bookmarkStart w:id="186" w:name="_Toc483557644"/>
      <w:r>
        <w:rPr>
          <w:rFonts w:ascii="黑体" w:eastAsia="黑体" w:hAnsi="黑体" w:hint="eastAsia"/>
          <w:b w:val="0"/>
        </w:rPr>
        <w:t>7.1 监控</w:t>
      </w:r>
      <w:bookmarkEnd w:id="185"/>
      <w:r>
        <w:rPr>
          <w:rFonts w:ascii="黑体" w:eastAsia="黑体" w:hAnsi="黑体" w:hint="eastAsia"/>
          <w:b w:val="0"/>
        </w:rPr>
        <w:t>的种类</w:t>
      </w:r>
      <w:bookmarkEnd w:id="186"/>
    </w:p>
    <w:p w14:paraId="44E4EE0F" w14:textId="33204188"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及时发现问题</w:t>
      </w:r>
      <w:r>
        <w:rPr>
          <w:rFonts w:asciiTheme="minorEastAsia" w:eastAsiaTheme="minorEastAsia" w:hAnsiTheme="minorEastAsia" w:cs="宋体" w:hint="eastAsia"/>
          <w:sz w:val="24"/>
        </w:rPr>
        <w:t>是</w:t>
      </w:r>
      <w:r>
        <w:rPr>
          <w:rFonts w:asciiTheme="minorEastAsia" w:eastAsiaTheme="minorEastAsia" w:hAnsiTheme="minorEastAsia" w:cs="宋体"/>
          <w:sz w:val="24"/>
        </w:rPr>
        <w:t>解决问题的前提</w:t>
      </w:r>
      <w:r>
        <w:rPr>
          <w:rFonts w:asciiTheme="minorEastAsia" w:eastAsiaTheme="minorEastAsia" w:hAnsiTheme="minorEastAsia" w:cs="宋体" w:hint="eastAsia"/>
          <w:sz w:val="24"/>
        </w:rPr>
        <w:t>。</w:t>
      </w:r>
      <w:r>
        <w:rPr>
          <w:rFonts w:asciiTheme="minorEastAsia" w:eastAsiaTheme="minorEastAsia" w:hAnsiTheme="minorEastAsia" w:cs="宋体"/>
          <w:sz w:val="24"/>
        </w:rPr>
        <w:t>及时发现问题的手段是完善监控与报警，</w:t>
      </w:r>
      <w:r>
        <w:rPr>
          <w:rFonts w:asciiTheme="minorEastAsia" w:eastAsiaTheme="minorEastAsia" w:hAnsiTheme="minorEastAsia" w:cs="宋体" w:hint="eastAsia"/>
          <w:sz w:val="24"/>
        </w:rPr>
        <w:t>包括</w:t>
      </w:r>
      <w:r>
        <w:rPr>
          <w:rFonts w:asciiTheme="minorEastAsia" w:eastAsiaTheme="minorEastAsia" w:hAnsiTheme="minorEastAsia" w:cs="宋体"/>
          <w:sz w:val="24"/>
        </w:rPr>
        <w:t>从硬件、网络，到应用业务的监控。</w:t>
      </w:r>
      <w:r>
        <w:rPr>
          <w:rFonts w:asciiTheme="minorEastAsia" w:eastAsiaTheme="minorEastAsia" w:hAnsiTheme="minorEastAsia" w:cs="宋体" w:hint="eastAsia"/>
          <w:sz w:val="24"/>
        </w:rPr>
        <w:t>服务</w:t>
      </w:r>
      <w:r>
        <w:rPr>
          <w:rFonts w:asciiTheme="minorEastAsia" w:eastAsiaTheme="minorEastAsia" w:hAnsiTheme="minorEastAsia" w:cs="宋体"/>
          <w:sz w:val="24"/>
        </w:rPr>
        <w:t>监控</w:t>
      </w:r>
      <w:r w:rsidR="00047EC7">
        <w:rPr>
          <w:rFonts w:asciiTheme="minorEastAsia" w:eastAsiaTheme="minorEastAsia" w:hAnsiTheme="minorEastAsia" w:cs="宋体" w:hint="eastAsia"/>
          <w:sz w:val="24"/>
        </w:rPr>
        <w:t>从</w:t>
      </w:r>
      <w:r w:rsidR="00047EC7">
        <w:rPr>
          <w:rFonts w:asciiTheme="minorEastAsia" w:eastAsiaTheme="minorEastAsia" w:hAnsiTheme="minorEastAsia" w:cs="宋体"/>
          <w:sz w:val="24"/>
        </w:rPr>
        <w:t>底层</w:t>
      </w:r>
      <w:r w:rsidR="00047EC7">
        <w:rPr>
          <w:rFonts w:asciiTheme="minorEastAsia" w:eastAsiaTheme="minorEastAsia" w:hAnsiTheme="minorEastAsia" w:cs="宋体" w:hint="eastAsia"/>
          <w:sz w:val="24"/>
        </w:rPr>
        <w:t>硬件</w:t>
      </w:r>
      <w:r w:rsidR="00047EC7">
        <w:rPr>
          <w:rFonts w:asciiTheme="minorEastAsia" w:eastAsiaTheme="minorEastAsia" w:hAnsiTheme="minorEastAsia" w:cs="宋体"/>
          <w:sz w:val="24"/>
        </w:rPr>
        <w:t>到上</w:t>
      </w:r>
      <w:r w:rsidR="007E0F9C">
        <w:rPr>
          <w:rFonts w:asciiTheme="minorEastAsia" w:eastAsiaTheme="minorEastAsia" w:hAnsiTheme="minorEastAsia" w:cs="宋体" w:hint="eastAsia"/>
          <w:sz w:val="24"/>
        </w:rPr>
        <w:t>层</w:t>
      </w:r>
      <w:r w:rsidR="00047EC7">
        <w:rPr>
          <w:rFonts w:asciiTheme="minorEastAsia" w:eastAsiaTheme="minorEastAsia" w:hAnsiTheme="minorEastAsia" w:cs="宋体" w:hint="eastAsia"/>
          <w:sz w:val="24"/>
        </w:rPr>
        <w:t>应用</w:t>
      </w:r>
      <w:r w:rsidR="00047EC7">
        <w:rPr>
          <w:rFonts w:asciiTheme="minorEastAsia" w:eastAsiaTheme="minorEastAsia" w:hAnsiTheme="minorEastAsia" w:cs="宋体"/>
          <w:sz w:val="24"/>
        </w:rPr>
        <w:t>服务</w:t>
      </w:r>
      <w:r>
        <w:rPr>
          <w:rFonts w:asciiTheme="minorEastAsia" w:eastAsiaTheme="minorEastAsia" w:hAnsiTheme="minorEastAsia" w:cs="宋体" w:hint="eastAsia"/>
          <w:sz w:val="24"/>
        </w:rPr>
        <w:t>一般有</w:t>
      </w:r>
      <w:r>
        <w:rPr>
          <w:rFonts w:asciiTheme="minorEastAsia" w:eastAsiaTheme="minorEastAsia" w:hAnsiTheme="minorEastAsia" w:cs="宋体"/>
          <w:sz w:val="24"/>
        </w:rPr>
        <w:t>以下的三个层次</w:t>
      </w:r>
      <w:r>
        <w:rPr>
          <w:rFonts w:asciiTheme="minorEastAsia" w:eastAsiaTheme="minorEastAsia" w:hAnsiTheme="minorEastAsia" w:cs="宋体" w:hint="eastAsia"/>
          <w:sz w:val="24"/>
        </w:rPr>
        <w:t>：</w:t>
      </w:r>
      <w:bookmarkStart w:id="187" w:name="_Toc482175962"/>
    </w:p>
    <w:p w14:paraId="1D8D8972"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cs="宋体"/>
          <w:sz w:val="28"/>
          <w:szCs w:val="28"/>
        </w:rPr>
        <w:t xml:space="preserve"> </w:t>
      </w:r>
      <w:r>
        <w:rPr>
          <w:rFonts w:ascii="黑体" w:eastAsia="黑体" w:hAnsi="黑体" w:cs="宋体" w:hint="eastAsia"/>
          <w:sz w:val="28"/>
          <w:szCs w:val="28"/>
        </w:rPr>
        <w:t>基础设施监控</w:t>
      </w:r>
      <w:bookmarkEnd w:id="187"/>
    </w:p>
    <w:p w14:paraId="59DEA5A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监控会探测硬件瓶颈相关的早期迹象并捕获硬件故障信号，在出现更大的问题之前对其进行应对。</w:t>
      </w:r>
    </w:p>
    <w:p w14:paraId="4D856C8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基础设施监控的范围包括机器的健康状况、CPU使用、内存消耗以及网络带宽，基于这些监控信息，能够判断基础设施的当前状态，从而进行报警</w:t>
      </w:r>
      <w:r>
        <w:rPr>
          <w:rFonts w:asciiTheme="minorEastAsia" w:eastAsiaTheme="minorEastAsia" w:hAnsiTheme="minorEastAsia" w:cs="宋体"/>
          <w:sz w:val="24"/>
        </w:rPr>
        <w:t>或者</w:t>
      </w:r>
      <w:r>
        <w:rPr>
          <w:rFonts w:asciiTheme="minorEastAsia" w:eastAsiaTheme="minorEastAsia" w:hAnsiTheme="minorEastAsia" w:cs="宋体" w:hint="eastAsia"/>
          <w:sz w:val="24"/>
        </w:rPr>
        <w:t>必要的升级扩展。</w:t>
      </w:r>
      <w:bookmarkStart w:id="188" w:name="_Toc482175963"/>
    </w:p>
    <w:p w14:paraId="12A0683C" w14:textId="77777777" w:rsidR="00065A3A" w:rsidRDefault="00C41667">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黑体" w:eastAsia="黑体" w:hAnsi="黑体" w:hint="eastAsia"/>
          <w:sz w:val="28"/>
          <w:szCs w:val="28"/>
        </w:rPr>
        <w:t xml:space="preserve"> </w:t>
      </w:r>
      <w:r>
        <w:rPr>
          <w:rFonts w:ascii="黑体" w:eastAsia="黑体" w:hAnsi="黑体" w:cs="宋体" w:hint="eastAsia"/>
          <w:sz w:val="28"/>
          <w:szCs w:val="28"/>
        </w:rPr>
        <w:t>应用级别监控</w:t>
      </w:r>
      <w:bookmarkEnd w:id="188"/>
    </w:p>
    <w:p w14:paraId="2ECB715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应用级别的监控涉及到监控各种服务器的状态，如应用服务器、数据库服务器等，要监控的参数则是与应用或工具相关的。</w:t>
      </w:r>
      <w:r>
        <w:rPr>
          <w:rFonts w:asciiTheme="minorEastAsia" w:eastAsiaTheme="minorEastAsia" w:hAnsiTheme="minorEastAsia" w:cs="宋体"/>
          <w:sz w:val="24"/>
        </w:rPr>
        <w:t>要监控的指标包括</w:t>
      </w:r>
      <w:r>
        <w:rPr>
          <w:rFonts w:asciiTheme="minorEastAsia" w:eastAsiaTheme="minorEastAsia" w:hAnsiTheme="minorEastAsia" w:cs="宋体" w:hint="eastAsia"/>
          <w:sz w:val="24"/>
        </w:rPr>
        <w:t>JVM内存，JVM</w:t>
      </w:r>
      <w:r>
        <w:rPr>
          <w:rFonts w:asciiTheme="minorEastAsia" w:eastAsiaTheme="minorEastAsia" w:hAnsiTheme="minorEastAsia" w:cs="宋体"/>
          <w:sz w:val="24"/>
        </w:rPr>
        <w:t xml:space="preserve"> GC情况，</w:t>
      </w:r>
      <w:r>
        <w:rPr>
          <w:rFonts w:asciiTheme="minorEastAsia" w:eastAsiaTheme="minorEastAsia" w:hAnsiTheme="minorEastAsia" w:cs="宋体" w:hint="eastAsia"/>
          <w:sz w:val="24"/>
        </w:rPr>
        <w:t>线程数，磁盘IO，索引的读取/写入操作</w:t>
      </w:r>
      <w:r>
        <w:rPr>
          <w:rFonts w:asciiTheme="minorEastAsia" w:eastAsiaTheme="minorEastAsia" w:hAnsiTheme="minorEastAsia" w:cs="宋体"/>
          <w:sz w:val="24"/>
        </w:rPr>
        <w:t>。</w:t>
      </w:r>
    </w:p>
    <w:p w14:paraId="4DC791CF" w14:textId="77777777" w:rsidR="00065A3A" w:rsidRDefault="00C41667">
      <w:pPr>
        <w:spacing w:line="400" w:lineRule="atLeast"/>
        <w:rPr>
          <w:rFonts w:asciiTheme="minorEastAsia" w:eastAsiaTheme="minorEastAsia" w:hAnsiTheme="minorEastAsia" w:cs="宋体"/>
          <w:sz w:val="24"/>
        </w:rPr>
      </w:pPr>
      <w:bookmarkStart w:id="189" w:name="_Toc482175964"/>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hint="eastAsia"/>
          <w:sz w:val="28"/>
          <w:szCs w:val="28"/>
        </w:rPr>
        <w:t>服务监控</w:t>
      </w:r>
      <w:bookmarkEnd w:id="189"/>
    </w:p>
    <w:p w14:paraId="7C319A6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服务监控就是要监控每个服务的吞吐量和性能，进而确保在任何时间都能满足SLA的需求。</w:t>
      </w:r>
    </w:p>
    <w:p w14:paraId="15FE147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这种类型的监控一般都需要对应用进行</w:t>
      </w:r>
      <w:r>
        <w:rPr>
          <w:rFonts w:asciiTheme="minorEastAsia" w:eastAsiaTheme="minorEastAsia" w:hAnsiTheme="minorEastAsia" w:cs="宋体"/>
          <w:sz w:val="24"/>
        </w:rPr>
        <w:t>I</w:t>
      </w:r>
      <w:r>
        <w:rPr>
          <w:rFonts w:asciiTheme="minorEastAsia" w:eastAsiaTheme="minorEastAsia" w:hAnsiTheme="minorEastAsia" w:cs="宋体" w:hint="eastAsia"/>
          <w:sz w:val="24"/>
        </w:rPr>
        <w:t>nstrument操作，让</w:t>
      </w:r>
      <w:r>
        <w:rPr>
          <w:rFonts w:asciiTheme="minorEastAsia" w:eastAsiaTheme="minorEastAsia" w:hAnsiTheme="minorEastAsia" w:cs="宋体"/>
          <w:sz w:val="24"/>
        </w:rPr>
        <w:t>I</w:t>
      </w:r>
      <w:r>
        <w:rPr>
          <w:rFonts w:asciiTheme="minorEastAsia" w:eastAsiaTheme="minorEastAsia" w:hAnsiTheme="minorEastAsia" w:cs="宋体" w:hint="eastAsia"/>
          <w:sz w:val="24"/>
        </w:rPr>
        <w:t>nstrumentation是可配置的，通过收集器（collector）收集应用的状态，并阶段性地将这些状态发送到永久存储、分析器和预警系统中。</w:t>
      </w:r>
    </w:p>
    <w:p w14:paraId="4F644DE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此类监控往往会产生大量的数据，因此有可能会影响到性能。</w:t>
      </w:r>
    </w:p>
    <w:p w14:paraId="560CAE78" w14:textId="77777777" w:rsidR="00065A3A" w:rsidRDefault="00C41667">
      <w:pPr>
        <w:pStyle w:val="3"/>
        <w:spacing w:beforeLines="100" w:before="312" w:afterLines="100" w:after="312" w:line="415" w:lineRule="auto"/>
        <w:jc w:val="left"/>
        <w:rPr>
          <w:rFonts w:ascii="黑体" w:eastAsia="黑体" w:hAnsi="黑体"/>
          <w:b w:val="0"/>
        </w:rPr>
      </w:pPr>
      <w:bookmarkStart w:id="190" w:name="_Toc482175965"/>
      <w:bookmarkStart w:id="191" w:name="_Toc483557645"/>
      <w:r>
        <w:rPr>
          <w:rFonts w:ascii="黑体" w:eastAsia="黑体" w:hAnsi="黑体" w:hint="eastAsia"/>
          <w:b w:val="0"/>
        </w:rPr>
        <w:t>7.2 Hedwig监控</w:t>
      </w:r>
      <w:bookmarkEnd w:id="190"/>
      <w:bookmarkEnd w:id="191"/>
    </w:p>
    <w:p w14:paraId="3F8E037E"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hint="eastAsia"/>
          <w:sz w:val="28"/>
          <w:szCs w:val="28"/>
        </w:rPr>
        <w:t xml:space="preserve"> </w:t>
      </w:r>
      <w:r>
        <w:rPr>
          <w:rFonts w:ascii="黑体" w:eastAsia="黑体" w:hAnsi="黑体" w:cs="宋体" w:hint="eastAsia"/>
          <w:sz w:val="28"/>
          <w:szCs w:val="28"/>
        </w:rPr>
        <w:t>Hedwig基础设施监控</w:t>
      </w:r>
    </w:p>
    <w:p w14:paraId="4628C0B4" w14:textId="2D86989F"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异常</w:t>
      </w:r>
      <w:r>
        <w:rPr>
          <w:rFonts w:asciiTheme="minorEastAsia" w:eastAsiaTheme="minorEastAsia" w:hAnsiTheme="minorEastAsia" w:cs="宋体" w:hint="eastAsia"/>
          <w:sz w:val="24"/>
        </w:rPr>
        <w:t>报警</w:t>
      </w:r>
      <w:r>
        <w:rPr>
          <w:rFonts w:asciiTheme="minorEastAsia" w:eastAsiaTheme="minorEastAsia" w:hAnsiTheme="minorEastAsia" w:cs="宋体"/>
          <w:sz w:val="24"/>
        </w:rPr>
        <w:t>如图</w:t>
      </w:r>
      <w:r>
        <w:rPr>
          <w:rFonts w:asciiTheme="minorEastAsia" w:eastAsiaTheme="minorEastAsia" w:hAnsiTheme="minorEastAsia" w:cs="宋体" w:hint="eastAsia"/>
          <w:sz w:val="24"/>
        </w:rPr>
        <w:t>7.</w:t>
      </w:r>
      <w:r>
        <w:rPr>
          <w:rFonts w:asciiTheme="minorEastAsia" w:eastAsiaTheme="minorEastAsia" w:hAnsiTheme="minorEastAsia" w:cs="宋体"/>
          <w:sz w:val="24"/>
        </w:rPr>
        <w:t>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sidR="00A24E4F">
        <w:rPr>
          <w:rFonts w:asciiTheme="minorEastAsia" w:eastAsiaTheme="minorEastAsia" w:hAnsiTheme="minorEastAsia" w:cs="宋体" w:hint="eastAsia"/>
          <w:sz w:val="24"/>
        </w:rPr>
        <w:t>,表示</w:t>
      </w:r>
      <w:r w:rsidR="00A24E4F">
        <w:rPr>
          <w:rFonts w:asciiTheme="minorEastAsia" w:eastAsiaTheme="minorEastAsia" w:hAnsiTheme="minorEastAsia" w:cs="宋体"/>
          <w:sz w:val="24"/>
        </w:rPr>
        <w:t>某个服务节点的</w:t>
      </w:r>
      <w:r w:rsidR="00A24E4F">
        <w:rPr>
          <w:rFonts w:asciiTheme="minorEastAsia" w:eastAsiaTheme="minorEastAsia" w:hAnsiTheme="minorEastAsia" w:cs="宋体" w:hint="eastAsia"/>
          <w:sz w:val="24"/>
        </w:rPr>
        <w:t>出</w:t>
      </w:r>
      <w:r w:rsidR="00A24E4F">
        <w:rPr>
          <w:rFonts w:asciiTheme="minorEastAsia" w:eastAsiaTheme="minorEastAsia" w:hAnsiTheme="minorEastAsia" w:cs="宋体"/>
          <w:sz w:val="24"/>
        </w:rPr>
        <w:t>流量异常</w:t>
      </w:r>
      <w:r>
        <w:rPr>
          <w:rFonts w:asciiTheme="minorEastAsia" w:eastAsiaTheme="minorEastAsia" w:hAnsiTheme="minorEastAsia" w:cs="宋体" w:hint="eastAsia"/>
          <w:sz w:val="24"/>
        </w:rPr>
        <w:t>。</w:t>
      </w:r>
    </w:p>
    <w:p w14:paraId="2475A19E" w14:textId="77777777" w:rsidR="00065A3A" w:rsidRDefault="00C41667">
      <w:pPr>
        <w:widowControl/>
        <w:spacing w:before="100" w:beforeAutospacing="1" w:after="100" w:afterAutospacing="1"/>
        <w:jc w:val="left"/>
        <w:rPr>
          <w:rStyle w:val="ab"/>
          <w:b w:val="0"/>
        </w:rPr>
      </w:pPr>
      <w:r>
        <w:rPr>
          <w:rStyle w:val="ab"/>
          <w:b w:val="0"/>
          <w:noProof/>
        </w:rPr>
        <w:lastRenderedPageBreak/>
        <w:drawing>
          <wp:inline distT="0" distB="0" distL="0" distR="0" wp14:anchorId="2BE9FE05" wp14:editId="4AC2D9F6">
            <wp:extent cx="5265420" cy="1341120"/>
            <wp:effectExtent l="0" t="0" r="0" b="0"/>
            <wp:docPr id="10" name="图片 10" descr="D:\yan\内容\send（论文）\20170430\hedwig机器异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yan\内容\send（论文）\20170430\hedwig机器异常.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65420" cy="1341120"/>
                    </a:xfrm>
                    <a:prstGeom prst="rect">
                      <a:avLst/>
                    </a:prstGeom>
                    <a:noFill/>
                    <a:ln>
                      <a:noFill/>
                    </a:ln>
                  </pic:spPr>
                </pic:pic>
              </a:graphicData>
            </a:graphic>
          </wp:inline>
        </w:drawing>
      </w:r>
    </w:p>
    <w:p w14:paraId="4FC5F746" w14:textId="77777777" w:rsidR="00065A3A" w:rsidRDefault="00C41667">
      <w:pPr>
        <w:spacing w:line="400" w:lineRule="atLeast"/>
        <w:ind w:firstLine="420"/>
        <w:rPr>
          <w:bCs/>
        </w:rPr>
      </w:pPr>
      <w:r>
        <w:rPr>
          <w:rStyle w:val="ab"/>
          <w:rFonts w:hint="eastAsia"/>
          <w:b w:val="0"/>
        </w:rPr>
        <w:t xml:space="preserve">                   </w:t>
      </w:r>
      <w:r>
        <w:rPr>
          <w:rFonts w:ascii="楷体" w:eastAsia="楷体" w:hAnsi="楷体" w:hint="eastAsia"/>
          <w:bCs/>
          <w:sz w:val="18"/>
          <w:szCs w:val="18"/>
        </w:rPr>
        <w:t xml:space="preserve">图7.1 </w:t>
      </w:r>
      <w:r>
        <w:rPr>
          <w:rFonts w:ascii="楷体" w:eastAsia="楷体" w:hAnsi="楷体"/>
          <w:bCs/>
          <w:sz w:val="18"/>
          <w:szCs w:val="18"/>
        </w:rPr>
        <w:t>Hedwig机器网络出口流量异常报警</w:t>
      </w:r>
    </w:p>
    <w:p w14:paraId="78AC2034" w14:textId="77777777" w:rsidR="00065A3A" w:rsidRDefault="00C41667">
      <w:r>
        <w:rPr>
          <w:rFonts w:ascii="Wingdings" w:hAnsi="Wingdings" w:cs="Wingdings"/>
          <w:kern w:val="0"/>
          <w:sz w:val="24"/>
        </w:rPr>
        <w:t></w:t>
      </w:r>
      <w:r>
        <w:rPr>
          <w:rFonts w:ascii="Wingdings" w:hAnsi="Wingdings" w:cs="Wingdings"/>
          <w:kern w:val="0"/>
          <w:sz w:val="24"/>
        </w:rPr>
        <w:t></w:t>
      </w:r>
      <w:r>
        <w:rPr>
          <w:rFonts w:ascii="黑体" w:eastAsia="黑体" w:hAnsi="黑体" w:cs="宋体" w:hint="eastAsia"/>
          <w:sz w:val="28"/>
          <w:szCs w:val="28"/>
        </w:rPr>
        <w:t>Hedwig应用级别监控</w:t>
      </w:r>
    </w:p>
    <w:p w14:paraId="7E5C5AAE" w14:textId="3CBB03FA" w:rsidR="00065A3A" w:rsidRDefault="003B056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一号店</w:t>
      </w:r>
      <w:r w:rsidR="00C41667">
        <w:rPr>
          <w:rFonts w:asciiTheme="minorEastAsia" w:eastAsiaTheme="minorEastAsia" w:hAnsiTheme="minorEastAsia" w:cs="宋体" w:hint="eastAsia"/>
          <w:sz w:val="24"/>
        </w:rPr>
        <w:t>乐道平台和</w:t>
      </w:r>
      <w:r w:rsidR="008D74EF">
        <w:rPr>
          <w:rFonts w:asciiTheme="minorEastAsia" w:eastAsiaTheme="minorEastAsia" w:hAnsiTheme="minorEastAsia" w:cs="宋体" w:hint="eastAsia"/>
          <w:sz w:val="24"/>
        </w:rPr>
        <w:t>一号店</w:t>
      </w:r>
      <w:r w:rsidR="00C41667">
        <w:rPr>
          <w:rFonts w:asciiTheme="minorEastAsia" w:eastAsiaTheme="minorEastAsia" w:hAnsiTheme="minorEastAsia" w:cs="宋体"/>
          <w:sz w:val="24"/>
        </w:rPr>
        <w:t>zabbix</w:t>
      </w:r>
      <w:r w:rsidR="00696325">
        <w:rPr>
          <w:rFonts w:asciiTheme="minorEastAsia" w:eastAsiaTheme="minorEastAsia" w:hAnsiTheme="minorEastAsia" w:cs="宋体" w:hint="eastAsia"/>
          <w:sz w:val="24"/>
        </w:rPr>
        <w:t>监控</w:t>
      </w:r>
      <w:r w:rsidR="00696325">
        <w:rPr>
          <w:rFonts w:asciiTheme="minorEastAsia" w:eastAsiaTheme="minorEastAsia" w:hAnsiTheme="minorEastAsia" w:cs="宋体"/>
          <w:sz w:val="24"/>
        </w:rPr>
        <w:t>系统</w:t>
      </w:r>
      <w:r w:rsidR="00C41667">
        <w:rPr>
          <w:rFonts w:asciiTheme="minorEastAsia" w:eastAsiaTheme="minorEastAsia" w:hAnsiTheme="minorEastAsia" w:cs="宋体" w:hint="eastAsia"/>
          <w:sz w:val="24"/>
        </w:rPr>
        <w:t>的应用</w:t>
      </w:r>
      <w:r w:rsidR="00C41667">
        <w:rPr>
          <w:rFonts w:asciiTheme="minorEastAsia" w:eastAsiaTheme="minorEastAsia" w:hAnsiTheme="minorEastAsia" w:cs="宋体"/>
          <w:sz w:val="24"/>
        </w:rPr>
        <w:t>级别监控</w:t>
      </w:r>
      <w:r w:rsidR="00C41667">
        <w:rPr>
          <w:rFonts w:asciiTheme="minorEastAsia" w:eastAsiaTheme="minorEastAsia" w:hAnsiTheme="minorEastAsia" w:cs="宋体" w:hint="eastAsia"/>
          <w:sz w:val="24"/>
        </w:rPr>
        <w:t>包括以下</w:t>
      </w:r>
      <w:r w:rsidR="00C41667">
        <w:rPr>
          <w:rFonts w:asciiTheme="minorEastAsia" w:eastAsiaTheme="minorEastAsia" w:hAnsiTheme="minorEastAsia" w:cs="宋体"/>
          <w:sz w:val="24"/>
        </w:rPr>
        <w:t>这些指标</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如图</w:t>
      </w:r>
      <w:r w:rsidR="00C41667">
        <w:rPr>
          <w:rFonts w:asciiTheme="minorEastAsia" w:eastAsiaTheme="minorEastAsia" w:hAnsiTheme="minorEastAsia" w:cs="宋体" w:hint="eastAsia"/>
          <w:sz w:val="24"/>
        </w:rPr>
        <w:t>7.</w:t>
      </w:r>
      <w:r w:rsidR="00C41667">
        <w:rPr>
          <w:rFonts w:asciiTheme="minorEastAsia" w:eastAsiaTheme="minorEastAsia" w:hAnsiTheme="minorEastAsia" w:cs="宋体"/>
          <w:sz w:val="24"/>
        </w:rPr>
        <w:t>2</w:t>
      </w:r>
      <w:r w:rsidR="00C41667">
        <w:rPr>
          <w:rFonts w:asciiTheme="minorEastAsia" w:eastAsiaTheme="minorEastAsia" w:hAnsiTheme="minorEastAsia" w:cs="宋体" w:hint="eastAsia"/>
          <w:sz w:val="24"/>
        </w:rPr>
        <w:t>所</w:t>
      </w:r>
      <w:r w:rsidR="00C41667">
        <w:rPr>
          <w:rFonts w:asciiTheme="minorEastAsia" w:eastAsiaTheme="minorEastAsia" w:hAnsiTheme="minorEastAsia" w:cs="宋体"/>
          <w:sz w:val="24"/>
        </w:rPr>
        <w:t>示</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JVM(gc,</w:t>
      </w:r>
      <w:r w:rsidR="00C41667">
        <w:rPr>
          <w:rFonts w:asciiTheme="minorEastAsia" w:eastAsiaTheme="minorEastAsia" w:hAnsiTheme="minorEastAsia" w:cs="宋体" w:hint="eastAsia"/>
          <w:sz w:val="24"/>
        </w:rPr>
        <w:t>线程</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cpu，</w:t>
      </w:r>
      <w:r w:rsidR="00C41667">
        <w:rPr>
          <w:rFonts w:asciiTheme="minorEastAsia" w:eastAsiaTheme="minorEastAsia" w:hAnsiTheme="minorEastAsia" w:cs="宋体" w:hint="eastAsia"/>
          <w:sz w:val="24"/>
        </w:rPr>
        <w:t>内存</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网卡/磁盘</w:t>
      </w:r>
      <w:r w:rsidR="00C41667">
        <w:rPr>
          <w:rFonts w:asciiTheme="minorEastAsia" w:eastAsiaTheme="minorEastAsia" w:hAnsiTheme="minorEastAsia" w:cs="宋体"/>
          <w:sz w:val="24"/>
        </w:rPr>
        <w:t>读写</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tomcat线程池</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连接数</w:t>
      </w:r>
      <w:r w:rsidR="00C41667">
        <w:rPr>
          <w:rFonts w:asciiTheme="minorEastAsia" w:eastAsiaTheme="minorEastAsia" w:hAnsiTheme="minorEastAsia" w:cs="宋体" w:hint="eastAsia"/>
          <w:sz w:val="24"/>
        </w:rPr>
        <w:t>等。</w:t>
      </w:r>
    </w:p>
    <w:p w14:paraId="380FC5B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可用性监控</w:t>
      </w:r>
      <w:r>
        <w:rPr>
          <w:rFonts w:asciiTheme="minorEastAsia" w:eastAsiaTheme="minorEastAsia" w:hAnsiTheme="minorEastAsia" w:cs="宋体" w:hint="eastAsia"/>
          <w:sz w:val="24"/>
        </w:rPr>
        <w:t>主要</w:t>
      </w:r>
      <w:r>
        <w:rPr>
          <w:rFonts w:asciiTheme="minorEastAsia" w:eastAsiaTheme="minorEastAsia" w:hAnsiTheme="minorEastAsia" w:cs="宋体"/>
          <w:sz w:val="24"/>
        </w:rPr>
        <w:t>观察</w:t>
      </w:r>
      <w:r>
        <w:rPr>
          <w:rFonts w:asciiTheme="minorEastAsia" w:eastAsiaTheme="minorEastAsia" w:hAnsiTheme="minorEastAsia" w:cs="宋体" w:hint="eastAsia"/>
          <w:sz w:val="24"/>
        </w:rPr>
        <w:t>系统</w:t>
      </w:r>
      <w:r>
        <w:rPr>
          <w:rFonts w:asciiTheme="minorEastAsia" w:eastAsiaTheme="minorEastAsia" w:hAnsiTheme="minorEastAsia" w:cs="宋体"/>
          <w:sz w:val="24"/>
        </w:rPr>
        <w:t>是否存活</w:t>
      </w:r>
      <w:r>
        <w:rPr>
          <w:rFonts w:asciiTheme="minorEastAsia" w:eastAsiaTheme="minorEastAsia" w:hAnsiTheme="minorEastAsia" w:cs="宋体" w:hint="eastAsia"/>
          <w:sz w:val="24"/>
        </w:rPr>
        <w:t>，服务</w:t>
      </w:r>
      <w:r>
        <w:rPr>
          <w:rFonts w:asciiTheme="minorEastAsia" w:eastAsiaTheme="minorEastAsia" w:hAnsiTheme="minorEastAsia" w:cs="宋体"/>
          <w:sz w:val="24"/>
        </w:rPr>
        <w:t>可用率</w:t>
      </w:r>
      <w:r>
        <w:rPr>
          <w:rFonts w:asciiTheme="minorEastAsia" w:eastAsiaTheme="minorEastAsia" w:hAnsiTheme="minorEastAsia" w:cs="宋体" w:hint="eastAsia"/>
          <w:sz w:val="24"/>
        </w:rPr>
        <w:t>是否</w:t>
      </w:r>
      <w:r>
        <w:rPr>
          <w:rFonts w:asciiTheme="minorEastAsia" w:eastAsiaTheme="minorEastAsia" w:hAnsiTheme="minorEastAsia" w:cs="宋体"/>
          <w:sz w:val="24"/>
        </w:rPr>
        <w:t>低于阀值。如图</w:t>
      </w:r>
      <w:r>
        <w:rPr>
          <w:rFonts w:asciiTheme="minorEastAsia" w:eastAsiaTheme="minorEastAsia" w:hAnsiTheme="minorEastAsia" w:cs="宋体" w:hint="eastAsia"/>
          <w:sz w:val="24"/>
        </w:rPr>
        <w:t>7.</w:t>
      </w:r>
      <w:r>
        <w:rPr>
          <w:rFonts w:asciiTheme="minorEastAsia" w:eastAsiaTheme="minorEastAsia" w:hAnsiTheme="minorEastAsia" w:cs="宋体"/>
          <w:sz w:val="24"/>
        </w:rPr>
        <w:t>3</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Z</w:t>
      </w:r>
      <w:r>
        <w:rPr>
          <w:rFonts w:asciiTheme="minorEastAsia" w:eastAsiaTheme="minorEastAsia" w:hAnsiTheme="minorEastAsia" w:cs="宋体" w:hint="eastAsia"/>
          <w:sz w:val="24"/>
        </w:rPr>
        <w:t>ookeeper</w:t>
      </w:r>
      <w:r>
        <w:rPr>
          <w:rFonts w:asciiTheme="minorEastAsia" w:eastAsiaTheme="minorEastAsia" w:hAnsiTheme="minorEastAsia" w:cs="宋体"/>
          <w:sz w:val="24"/>
        </w:rPr>
        <w:t>节点，hedwig节点，</w:t>
      </w:r>
      <w:r>
        <w:rPr>
          <w:rFonts w:asciiTheme="minorEastAsia" w:eastAsiaTheme="minorEastAsia" w:hAnsiTheme="minorEastAsia" w:cs="宋体" w:hint="eastAsia"/>
          <w:sz w:val="24"/>
        </w:rPr>
        <w:t>detector</w:t>
      </w:r>
      <w:r>
        <w:rPr>
          <w:rFonts w:asciiTheme="minorEastAsia" w:eastAsiaTheme="minorEastAsia" w:hAnsiTheme="minorEastAsia" w:cs="宋体"/>
          <w:sz w:val="24"/>
        </w:rPr>
        <w:t>节点</w:t>
      </w:r>
      <w:r>
        <w:rPr>
          <w:rFonts w:asciiTheme="minorEastAsia" w:eastAsiaTheme="minorEastAsia" w:hAnsiTheme="minorEastAsia" w:cs="宋体" w:hint="eastAsia"/>
          <w:sz w:val="24"/>
        </w:rPr>
        <w:t>宕机或者</w:t>
      </w:r>
      <w:r>
        <w:rPr>
          <w:rFonts w:asciiTheme="minorEastAsia" w:eastAsiaTheme="minorEastAsia" w:hAnsiTheme="minorEastAsia" w:cs="宋体"/>
          <w:sz w:val="24"/>
        </w:rPr>
        <w:t>资源不</w:t>
      </w:r>
      <w:r>
        <w:rPr>
          <w:rFonts w:asciiTheme="minorEastAsia" w:eastAsiaTheme="minorEastAsia" w:hAnsiTheme="minorEastAsia" w:cs="宋体" w:hint="eastAsia"/>
          <w:sz w:val="24"/>
        </w:rPr>
        <w:t>足</w:t>
      </w:r>
      <w:r>
        <w:rPr>
          <w:rFonts w:asciiTheme="minorEastAsia" w:eastAsiaTheme="minorEastAsia" w:hAnsiTheme="minorEastAsia" w:cs="宋体"/>
          <w:sz w:val="24"/>
        </w:rPr>
        <w:t>，会有报警邮件。</w:t>
      </w:r>
    </w:p>
    <w:p w14:paraId="5020C4BD" w14:textId="77777777" w:rsidR="00065A3A" w:rsidRDefault="00C41667">
      <w:pPr>
        <w:spacing w:line="400" w:lineRule="atLeast"/>
        <w:rPr>
          <w:rFonts w:ascii="宋体" w:hAnsi="宋体"/>
          <w:b/>
          <w:color w:val="0070C0"/>
          <w:sz w:val="18"/>
          <w:szCs w:val="18"/>
        </w:rPr>
      </w:pPr>
      <w:r>
        <w:rPr>
          <w:rFonts w:ascii="宋体" w:hAnsi="宋体"/>
          <w:b/>
          <w:noProof/>
          <w:color w:val="0070C0"/>
          <w:sz w:val="18"/>
          <w:szCs w:val="18"/>
        </w:rPr>
        <w:drawing>
          <wp:inline distT="0" distB="0" distL="0" distR="0" wp14:anchorId="30308B88" wp14:editId="5165C017">
            <wp:extent cx="5274310" cy="1945005"/>
            <wp:effectExtent l="0" t="0" r="2540" b="0"/>
            <wp:docPr id="21" name="图片 21" descr="D:\yan\内容\send（论文）\20170503\乐道hedwig应用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yan\内容\send（论文）\20170503\乐道hedwig应用监控.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1945059"/>
                    </a:xfrm>
                    <a:prstGeom prst="rect">
                      <a:avLst/>
                    </a:prstGeom>
                    <a:noFill/>
                    <a:ln>
                      <a:noFill/>
                    </a:ln>
                  </pic:spPr>
                </pic:pic>
              </a:graphicData>
            </a:graphic>
          </wp:inline>
        </w:drawing>
      </w:r>
    </w:p>
    <w:p w14:paraId="14285689" w14:textId="77777777" w:rsidR="00065A3A" w:rsidRDefault="00C41667">
      <w:pPr>
        <w:spacing w:line="400" w:lineRule="atLeast"/>
        <w:ind w:firstLineChars="250" w:firstLine="452"/>
        <w:rPr>
          <w:rFonts w:ascii="宋体" w:hAnsi="宋体"/>
          <w:b/>
          <w:color w:val="0070C0"/>
          <w:sz w:val="18"/>
          <w:szCs w:val="18"/>
        </w:rPr>
      </w:pPr>
      <w:r>
        <w:rPr>
          <w:rFonts w:ascii="宋体" w:hAnsi="宋体" w:hint="eastAsia"/>
          <w:b/>
          <w:color w:val="0070C0"/>
          <w:sz w:val="18"/>
          <w:szCs w:val="18"/>
        </w:rPr>
        <w:t xml:space="preserve">                 </w:t>
      </w:r>
      <w:r>
        <w:rPr>
          <w:rFonts w:ascii="楷体" w:eastAsia="楷体" w:hAnsi="楷体" w:hint="eastAsia"/>
          <w:bCs/>
          <w:sz w:val="18"/>
          <w:szCs w:val="18"/>
        </w:rPr>
        <w:t xml:space="preserve">       图7.2 </w:t>
      </w:r>
      <w:r>
        <w:rPr>
          <w:rFonts w:ascii="楷体" w:eastAsia="楷体" w:hAnsi="楷体"/>
          <w:bCs/>
          <w:sz w:val="18"/>
          <w:szCs w:val="18"/>
        </w:rPr>
        <w:t xml:space="preserve"> </w:t>
      </w:r>
      <w:r>
        <w:rPr>
          <w:rFonts w:ascii="楷体" w:eastAsia="楷体" w:hAnsi="楷体" w:hint="eastAsia"/>
          <w:bCs/>
          <w:sz w:val="18"/>
          <w:szCs w:val="18"/>
        </w:rPr>
        <w:t>乐道</w:t>
      </w:r>
      <w:r>
        <w:rPr>
          <w:rFonts w:ascii="楷体" w:eastAsia="楷体" w:hAnsi="楷体"/>
          <w:bCs/>
          <w:sz w:val="18"/>
          <w:szCs w:val="18"/>
        </w:rPr>
        <w:t>里Hedwig应用监控</w:t>
      </w:r>
    </w:p>
    <w:p w14:paraId="6A8C915F" w14:textId="77777777" w:rsidR="00065A3A" w:rsidRDefault="00C41667">
      <w:pPr>
        <w:widowControl/>
        <w:spacing w:before="100" w:beforeAutospacing="1" w:after="100" w:afterAutospacing="1"/>
        <w:ind w:left="2625" w:hangingChars="1250" w:hanging="2625"/>
        <w:jc w:val="left"/>
        <w:rPr>
          <w:rStyle w:val="ab"/>
          <w:rFonts w:ascii="楷体" w:eastAsia="楷体" w:hAnsi="楷体"/>
          <w:b w:val="0"/>
          <w:sz w:val="18"/>
          <w:szCs w:val="18"/>
        </w:rPr>
      </w:pPr>
      <w:r>
        <w:rPr>
          <w:noProof/>
        </w:rPr>
        <w:drawing>
          <wp:inline distT="0" distB="0" distL="0" distR="0" wp14:anchorId="47870A79" wp14:editId="22A98ED0">
            <wp:extent cx="5227320" cy="607695"/>
            <wp:effectExtent l="0" t="0" r="0" b="1905"/>
            <wp:docPr id="1" name="图片 1" descr="cid:image001.png@01D2BDCB.4A454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id:image001.png@01D2BDCB.4A4544B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a:xfrm>
                      <a:off x="0" y="0"/>
                      <a:ext cx="5242666" cy="609996"/>
                    </a:xfrm>
                    <a:prstGeom prst="rect">
                      <a:avLst/>
                    </a:prstGeom>
                    <a:noFill/>
                    <a:ln>
                      <a:noFill/>
                    </a:ln>
                  </pic:spPr>
                </pic:pic>
              </a:graphicData>
            </a:graphic>
          </wp:inline>
        </w:drawing>
      </w:r>
      <w:r>
        <w:rPr>
          <w:rFonts w:ascii="楷体" w:eastAsia="楷体" w:hAnsi="楷体" w:hint="eastAsia"/>
          <w:bCs/>
          <w:sz w:val="18"/>
          <w:szCs w:val="18"/>
        </w:rPr>
        <w:t>图7.3</w:t>
      </w:r>
      <w:r>
        <w:rPr>
          <w:rFonts w:ascii="楷体" w:eastAsia="楷体" w:hAnsi="楷体"/>
          <w:bCs/>
          <w:sz w:val="18"/>
          <w:szCs w:val="18"/>
        </w:rPr>
        <w:t xml:space="preserve">  hedwig服务</w:t>
      </w:r>
      <w:r>
        <w:rPr>
          <w:rFonts w:ascii="楷体" w:eastAsia="楷体" w:hAnsi="楷体" w:hint="eastAsia"/>
          <w:bCs/>
          <w:sz w:val="18"/>
          <w:szCs w:val="18"/>
        </w:rPr>
        <w:t xml:space="preserve"> </w:t>
      </w:r>
      <w:r>
        <w:rPr>
          <w:rFonts w:ascii="楷体" w:eastAsia="楷体" w:hAnsi="楷体"/>
          <w:bCs/>
          <w:sz w:val="18"/>
          <w:szCs w:val="18"/>
        </w:rPr>
        <w:t>zookeeper</w:t>
      </w:r>
      <w:r>
        <w:rPr>
          <w:rFonts w:ascii="楷体" w:eastAsia="楷体" w:hAnsi="楷体" w:hint="eastAsia"/>
          <w:bCs/>
          <w:sz w:val="18"/>
          <w:szCs w:val="18"/>
        </w:rPr>
        <w:t>集群</w:t>
      </w:r>
      <w:r>
        <w:rPr>
          <w:rFonts w:ascii="楷体" w:eastAsia="楷体" w:hAnsi="楷体"/>
          <w:bCs/>
          <w:sz w:val="18"/>
          <w:szCs w:val="18"/>
        </w:rPr>
        <w:t>报警</w:t>
      </w:r>
    </w:p>
    <w:p w14:paraId="2DB1CDEB" w14:textId="77777777" w:rsidR="00065A3A" w:rsidRDefault="00C41667">
      <w:pPr>
        <w:spacing w:line="400" w:lineRule="atLeast"/>
        <w:rPr>
          <w:ins w:id="192" w:author="Wang Wei14(上海_技术部_平台保障_王伟)" w:date="2017-05-27T15:17:00Z"/>
          <w:rFonts w:ascii="黑体" w:eastAsia="黑体" w:hAnsi="黑体" w:cs="宋体"/>
          <w:sz w:val="28"/>
          <w:szCs w:val="28"/>
        </w:rPr>
      </w:pPr>
      <w:bookmarkStart w:id="193" w:name="_Toc482175968"/>
      <w:r>
        <w:rPr>
          <w:rFonts w:ascii="Wingdings" w:hAnsi="Wingdings" w:cs="Wingdings"/>
          <w:kern w:val="0"/>
          <w:sz w:val="24"/>
        </w:rPr>
        <w:t></w:t>
      </w:r>
      <w:r>
        <w:rPr>
          <w:rFonts w:ascii="黑体" w:eastAsia="黑体" w:hAnsi="黑体"/>
          <w:sz w:val="28"/>
          <w:szCs w:val="28"/>
        </w:rPr>
        <w:t xml:space="preserve"> </w:t>
      </w:r>
      <w:r>
        <w:rPr>
          <w:rFonts w:ascii="黑体" w:eastAsia="黑体" w:hAnsi="黑体" w:hint="eastAsia"/>
          <w:sz w:val="28"/>
          <w:szCs w:val="28"/>
        </w:rPr>
        <w:t xml:space="preserve"> </w:t>
      </w:r>
      <w:r>
        <w:rPr>
          <w:rFonts w:ascii="黑体" w:eastAsia="黑体" w:hAnsi="黑体" w:cs="宋体" w:hint="eastAsia"/>
          <w:sz w:val="28"/>
          <w:szCs w:val="28"/>
        </w:rPr>
        <w:t>Hedwig服务监控</w:t>
      </w:r>
      <w:bookmarkEnd w:id="193"/>
    </w:p>
    <w:p w14:paraId="43642456" w14:textId="3F2C8525" w:rsidR="007A2FBB" w:rsidRDefault="007A2FBB">
      <w:pPr>
        <w:spacing w:line="400" w:lineRule="atLeast"/>
        <w:rPr>
          <w:rFonts w:asciiTheme="minorEastAsia" w:eastAsiaTheme="minorEastAsia" w:hAnsiTheme="minorEastAsia" w:cs="宋体"/>
          <w:sz w:val="24"/>
        </w:rPr>
      </w:pPr>
      <w:r w:rsidRPr="00B9602F">
        <w:rPr>
          <w:rFonts w:asciiTheme="minorEastAsia" w:eastAsiaTheme="minorEastAsia" w:hAnsiTheme="minorEastAsia" w:cs="宋体" w:hint="eastAsia"/>
          <w:sz w:val="24"/>
        </w:rPr>
        <w:t xml:space="preserve">    服务监控</w:t>
      </w:r>
      <w:r w:rsidRPr="00B9602F">
        <w:rPr>
          <w:rFonts w:asciiTheme="minorEastAsia" w:eastAsiaTheme="minorEastAsia" w:hAnsiTheme="minorEastAsia" w:cs="宋体"/>
          <w:sz w:val="24"/>
        </w:rPr>
        <w:t>可以分为</w:t>
      </w:r>
      <w:r w:rsidR="00E97D4C">
        <w:rPr>
          <w:rFonts w:asciiTheme="minorEastAsia" w:eastAsiaTheme="minorEastAsia" w:hAnsiTheme="minorEastAsia" w:cs="宋体" w:hint="eastAsia"/>
          <w:sz w:val="24"/>
        </w:rPr>
        <w:t>对</w:t>
      </w:r>
      <w:r w:rsidR="00E81404" w:rsidRPr="00B9602F">
        <w:rPr>
          <w:rFonts w:asciiTheme="minorEastAsia" w:eastAsiaTheme="minorEastAsia" w:hAnsiTheme="minorEastAsia" w:cs="宋体" w:hint="eastAsia"/>
          <w:sz w:val="24"/>
        </w:rPr>
        <w:t>所有服务</w:t>
      </w:r>
      <w:r w:rsidR="00E81404" w:rsidRPr="00B9602F">
        <w:rPr>
          <w:rFonts w:asciiTheme="minorEastAsia" w:eastAsiaTheme="minorEastAsia" w:hAnsiTheme="minorEastAsia" w:cs="宋体"/>
          <w:sz w:val="24"/>
        </w:rPr>
        <w:t>调用</w:t>
      </w:r>
      <w:r w:rsidR="00BC6CF5">
        <w:rPr>
          <w:rFonts w:asciiTheme="minorEastAsia" w:eastAsiaTheme="minorEastAsia" w:hAnsiTheme="minorEastAsia" w:cs="宋体" w:hint="eastAsia"/>
          <w:sz w:val="24"/>
        </w:rPr>
        <w:t>的</w:t>
      </w:r>
      <w:r w:rsidRPr="00B9602F">
        <w:rPr>
          <w:rFonts w:asciiTheme="minorEastAsia" w:eastAsiaTheme="minorEastAsia" w:hAnsiTheme="minorEastAsia" w:cs="宋体" w:hint="eastAsia"/>
          <w:sz w:val="24"/>
        </w:rPr>
        <w:t>整体</w:t>
      </w:r>
      <w:r w:rsidRPr="00B9602F">
        <w:rPr>
          <w:rFonts w:asciiTheme="minorEastAsia" w:eastAsiaTheme="minorEastAsia" w:hAnsiTheme="minorEastAsia" w:cs="宋体"/>
          <w:sz w:val="24"/>
        </w:rPr>
        <w:t>指标的监控</w:t>
      </w:r>
      <w:r w:rsidRPr="00B9602F">
        <w:rPr>
          <w:rFonts w:asciiTheme="minorEastAsia" w:eastAsiaTheme="minorEastAsia" w:hAnsiTheme="minorEastAsia" w:cs="宋体" w:hint="eastAsia"/>
          <w:sz w:val="24"/>
        </w:rPr>
        <w:t>和</w:t>
      </w:r>
      <w:r w:rsidR="00EF4F6E">
        <w:rPr>
          <w:rFonts w:asciiTheme="minorEastAsia" w:eastAsiaTheme="minorEastAsia" w:hAnsiTheme="minorEastAsia" w:cs="宋体" w:hint="eastAsia"/>
          <w:sz w:val="24"/>
        </w:rPr>
        <w:t>对</w:t>
      </w:r>
      <w:r w:rsidR="00E81404" w:rsidRPr="00B9602F">
        <w:rPr>
          <w:rFonts w:asciiTheme="minorEastAsia" w:eastAsiaTheme="minorEastAsia" w:hAnsiTheme="minorEastAsia" w:cs="宋体" w:hint="eastAsia"/>
          <w:sz w:val="24"/>
        </w:rPr>
        <w:t>单个</w:t>
      </w:r>
      <w:r w:rsidR="00E81404" w:rsidRPr="00B9602F">
        <w:rPr>
          <w:rFonts w:asciiTheme="minorEastAsia" w:eastAsiaTheme="minorEastAsia" w:hAnsiTheme="minorEastAsia" w:cs="宋体"/>
          <w:sz w:val="24"/>
        </w:rPr>
        <w:t>服务</w:t>
      </w:r>
      <w:r w:rsidR="00E81404" w:rsidRPr="00B9602F">
        <w:rPr>
          <w:rFonts w:asciiTheme="minorEastAsia" w:eastAsiaTheme="minorEastAsia" w:hAnsiTheme="minorEastAsia" w:cs="宋体" w:hint="eastAsia"/>
          <w:sz w:val="24"/>
        </w:rPr>
        <w:t>\方法</w:t>
      </w:r>
      <w:r w:rsidRPr="00B9602F">
        <w:rPr>
          <w:rFonts w:asciiTheme="minorEastAsia" w:eastAsiaTheme="minorEastAsia" w:hAnsiTheme="minorEastAsia" w:cs="宋体"/>
          <w:sz w:val="24"/>
        </w:rPr>
        <w:t>处理能力的监控</w:t>
      </w:r>
      <w:r w:rsidRPr="00B9602F">
        <w:rPr>
          <w:rFonts w:asciiTheme="minorEastAsia" w:eastAsiaTheme="minorEastAsia" w:hAnsiTheme="minorEastAsia" w:cs="宋体" w:hint="eastAsia"/>
          <w:sz w:val="24"/>
        </w:rPr>
        <w:t>。</w:t>
      </w:r>
    </w:p>
    <w:p w14:paraId="19357323" w14:textId="77777777" w:rsidR="00065A3A" w:rsidRDefault="00C41667">
      <w:pPr>
        <w:pStyle w:val="60"/>
        <w:numPr>
          <w:ilvl w:val="0"/>
          <w:numId w:val="8"/>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处理能力</w:t>
      </w:r>
      <w:r>
        <w:rPr>
          <w:rFonts w:asciiTheme="minorEastAsia" w:eastAsiaTheme="minorEastAsia" w:hAnsiTheme="minorEastAsia" w:cs="宋体" w:hint="eastAsia"/>
          <w:sz w:val="24"/>
        </w:rPr>
        <w:t>的</w:t>
      </w:r>
      <w:r>
        <w:rPr>
          <w:rFonts w:asciiTheme="minorEastAsia" w:eastAsiaTheme="minorEastAsia" w:hAnsiTheme="minorEastAsia" w:cs="宋体"/>
          <w:sz w:val="24"/>
        </w:rPr>
        <w:t>监控</w:t>
      </w:r>
    </w:p>
    <w:p w14:paraId="328EB31F" w14:textId="41250048"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7.</w:t>
      </w:r>
      <w:r>
        <w:rPr>
          <w:rFonts w:asciiTheme="minorEastAsia" w:eastAsiaTheme="minorEastAsia" w:hAnsiTheme="minorEastAsia" w:cs="宋体"/>
          <w:sz w:val="24"/>
        </w:rPr>
        <w:t>4</w:t>
      </w:r>
      <w:r>
        <w:rPr>
          <w:rFonts w:asciiTheme="minorEastAsia" w:eastAsiaTheme="minorEastAsia" w:hAnsiTheme="minorEastAsia" w:cs="宋体" w:hint="eastAsia"/>
          <w:sz w:val="24"/>
        </w:rPr>
        <w:t>,7.5,7.6,7.7所</w:t>
      </w:r>
      <w:r>
        <w:rPr>
          <w:rFonts w:asciiTheme="minorEastAsia" w:eastAsiaTheme="minorEastAsia" w:hAnsiTheme="minorEastAsia" w:cs="宋体"/>
          <w:sz w:val="24"/>
        </w:rPr>
        <w:t>示</w:t>
      </w:r>
      <w:r>
        <w:rPr>
          <w:rFonts w:asciiTheme="minorEastAsia" w:eastAsiaTheme="minorEastAsia" w:hAnsiTheme="minorEastAsia" w:cs="宋体" w:hint="eastAsia"/>
          <w:sz w:val="24"/>
        </w:rPr>
        <w:t>，Detector对应用</w:t>
      </w:r>
      <w:r>
        <w:rPr>
          <w:rFonts w:asciiTheme="minorEastAsia" w:eastAsiaTheme="minorEastAsia" w:hAnsiTheme="minorEastAsia" w:cs="宋体"/>
          <w:sz w:val="24"/>
        </w:rPr>
        <w:t>的性能</w:t>
      </w:r>
      <w:r>
        <w:rPr>
          <w:rFonts w:asciiTheme="minorEastAsia" w:eastAsiaTheme="minorEastAsia" w:hAnsiTheme="minorEastAsia" w:cs="宋体" w:hint="eastAsia"/>
          <w:sz w:val="24"/>
        </w:rPr>
        <w:t>和</w:t>
      </w:r>
      <w:r>
        <w:rPr>
          <w:rFonts w:asciiTheme="minorEastAsia" w:eastAsiaTheme="minorEastAsia" w:hAnsiTheme="minorEastAsia" w:cs="宋体"/>
          <w:sz w:val="24"/>
        </w:rPr>
        <w:t>健康度监控</w:t>
      </w:r>
      <w:r>
        <w:rPr>
          <w:rFonts w:asciiTheme="minorEastAsia" w:eastAsiaTheme="minorEastAsia" w:hAnsiTheme="minorEastAsia" w:cs="宋体" w:hint="eastAsia"/>
          <w:sz w:val="24"/>
        </w:rPr>
        <w:t xml:space="preserve">, </w:t>
      </w:r>
      <w:r w:rsidR="00247146">
        <w:rPr>
          <w:rFonts w:asciiTheme="minorEastAsia" w:eastAsiaTheme="minorEastAsia" w:hAnsiTheme="minorEastAsia" w:cs="宋体" w:hint="eastAsia"/>
          <w:sz w:val="24"/>
        </w:rPr>
        <w:t>监控</w:t>
      </w:r>
      <w:r w:rsidR="00247146">
        <w:rPr>
          <w:rFonts w:asciiTheme="minorEastAsia" w:eastAsiaTheme="minorEastAsia" w:hAnsiTheme="minorEastAsia" w:cs="宋体"/>
          <w:sz w:val="24"/>
        </w:rPr>
        <w:t>的</w:t>
      </w:r>
      <w:r>
        <w:rPr>
          <w:rFonts w:asciiTheme="minorEastAsia" w:eastAsiaTheme="minorEastAsia" w:hAnsiTheme="minorEastAsia" w:cs="宋体" w:hint="eastAsia"/>
          <w:sz w:val="24"/>
        </w:rPr>
        <w:lastRenderedPageBreak/>
        <w:t>指标</w:t>
      </w:r>
      <w:r>
        <w:rPr>
          <w:rFonts w:asciiTheme="minorEastAsia" w:eastAsiaTheme="minorEastAsia" w:hAnsiTheme="minorEastAsia" w:cs="宋体"/>
          <w:sz w:val="24"/>
        </w:rPr>
        <w:t>有</w:t>
      </w:r>
      <w:r>
        <w:rPr>
          <w:rFonts w:asciiTheme="minorEastAsia" w:eastAsiaTheme="minorEastAsia" w:hAnsiTheme="minorEastAsia" w:cs="宋体" w:hint="eastAsia"/>
          <w:sz w:val="24"/>
        </w:rPr>
        <w:t>服务</w:t>
      </w:r>
      <w:r>
        <w:rPr>
          <w:rFonts w:asciiTheme="minorEastAsia" w:eastAsiaTheme="minorEastAsia" w:hAnsiTheme="minorEastAsia" w:cs="宋体"/>
          <w:sz w:val="24"/>
        </w:rPr>
        <w:t>调用的成功率</w:t>
      </w:r>
      <w:r>
        <w:rPr>
          <w:rFonts w:asciiTheme="minorEastAsia" w:eastAsiaTheme="minorEastAsia" w:hAnsiTheme="minorEastAsia" w:cs="宋体" w:hint="eastAsia"/>
          <w:sz w:val="24"/>
        </w:rPr>
        <w:t>/失败</w:t>
      </w:r>
      <w:r>
        <w:rPr>
          <w:rFonts w:asciiTheme="minorEastAsia" w:eastAsiaTheme="minorEastAsia" w:hAnsiTheme="minorEastAsia" w:cs="宋体"/>
          <w:sz w:val="24"/>
        </w:rPr>
        <w:t>率</w:t>
      </w:r>
      <w:r>
        <w:rPr>
          <w:rFonts w:asciiTheme="minorEastAsia" w:eastAsiaTheme="minorEastAsia" w:hAnsiTheme="minorEastAsia" w:cs="宋体" w:hint="eastAsia"/>
          <w:sz w:val="24"/>
        </w:rPr>
        <w:t>/响应时间</w:t>
      </w:r>
      <w:r w:rsidR="00DE5E24">
        <w:rPr>
          <w:rFonts w:asciiTheme="minorEastAsia" w:eastAsiaTheme="minorEastAsia" w:hAnsiTheme="minorEastAsia" w:cs="宋体" w:hint="eastAsia"/>
          <w:sz w:val="24"/>
        </w:rPr>
        <w:t>/调用</w:t>
      </w:r>
      <w:r w:rsidR="00DE5E24">
        <w:rPr>
          <w:rFonts w:asciiTheme="minorEastAsia" w:eastAsiaTheme="minorEastAsia" w:hAnsiTheme="minorEastAsia" w:cs="宋体"/>
          <w:sz w:val="24"/>
        </w:rPr>
        <w:t>量</w:t>
      </w:r>
      <w:r w:rsidR="00177541">
        <w:rPr>
          <w:rFonts w:asciiTheme="minorEastAsia" w:eastAsiaTheme="minorEastAsia" w:hAnsiTheme="minorEastAsia" w:cs="宋体" w:hint="eastAsia"/>
          <w:sz w:val="24"/>
        </w:rPr>
        <w:t>。</w:t>
      </w:r>
      <w:r>
        <w:rPr>
          <w:rFonts w:asciiTheme="minorEastAsia" w:eastAsiaTheme="minorEastAsia" w:hAnsiTheme="minorEastAsia" w:cs="宋体" w:hint="eastAsia"/>
          <w:sz w:val="24"/>
        </w:rPr>
        <w:t>问题</w:t>
      </w:r>
      <w:r>
        <w:rPr>
          <w:rFonts w:asciiTheme="minorEastAsia" w:eastAsiaTheme="minorEastAsia" w:hAnsiTheme="minorEastAsia" w:cs="宋体"/>
          <w:sz w:val="24"/>
        </w:rPr>
        <w:t>排查</w:t>
      </w:r>
      <w:r>
        <w:rPr>
          <w:rFonts w:asciiTheme="minorEastAsia" w:eastAsiaTheme="minorEastAsia" w:hAnsiTheme="minorEastAsia" w:cs="宋体" w:hint="eastAsia"/>
          <w:sz w:val="24"/>
        </w:rPr>
        <w:t>时可以</w:t>
      </w:r>
      <w:r>
        <w:rPr>
          <w:rFonts w:asciiTheme="minorEastAsia" w:eastAsiaTheme="minorEastAsia" w:hAnsiTheme="minorEastAsia" w:cs="宋体"/>
          <w:sz w:val="24"/>
        </w:rPr>
        <w:t>查异常</w:t>
      </w:r>
      <w:r>
        <w:rPr>
          <w:rFonts w:asciiTheme="minorEastAsia" w:eastAsiaTheme="minorEastAsia" w:hAnsiTheme="minorEastAsia" w:cs="宋体" w:hint="eastAsia"/>
          <w:sz w:val="24"/>
        </w:rPr>
        <w:t>调用的错误</w:t>
      </w:r>
      <w:r>
        <w:rPr>
          <w:rFonts w:asciiTheme="minorEastAsia" w:eastAsiaTheme="minorEastAsia" w:hAnsiTheme="minorEastAsia" w:cs="宋体"/>
          <w:sz w:val="24"/>
        </w:rPr>
        <w:t>日志和明细日志</w:t>
      </w:r>
      <w:r w:rsidR="009311D8">
        <w:rPr>
          <w:rFonts w:asciiTheme="minorEastAsia" w:eastAsiaTheme="minorEastAsia" w:hAnsiTheme="minorEastAsia" w:cs="宋体" w:hint="eastAsia"/>
          <w:sz w:val="24"/>
        </w:rPr>
        <w:t>，</w:t>
      </w:r>
      <w:r w:rsidR="009311D8">
        <w:rPr>
          <w:rFonts w:asciiTheme="minorEastAsia" w:eastAsiaTheme="minorEastAsia" w:hAnsiTheme="minorEastAsia" w:cs="宋体"/>
          <w:sz w:val="24"/>
        </w:rPr>
        <w:t>当</w:t>
      </w:r>
      <w:r w:rsidR="00355D70">
        <w:rPr>
          <w:rFonts w:asciiTheme="minorEastAsia" w:eastAsiaTheme="minorEastAsia" w:hAnsiTheme="minorEastAsia" w:cs="宋体" w:hint="eastAsia"/>
          <w:sz w:val="24"/>
        </w:rPr>
        <w:t>大促</w:t>
      </w:r>
      <w:r w:rsidR="009311D8">
        <w:rPr>
          <w:rFonts w:asciiTheme="minorEastAsia" w:eastAsiaTheme="minorEastAsia" w:hAnsiTheme="minorEastAsia" w:cs="宋体"/>
          <w:sz w:val="24"/>
        </w:rPr>
        <w:t>错误量比较大的时候会做错误日志的</w:t>
      </w:r>
      <w:r w:rsidR="009311D8">
        <w:rPr>
          <w:rFonts w:asciiTheme="minorEastAsia" w:eastAsiaTheme="minorEastAsia" w:hAnsiTheme="minorEastAsia" w:cs="宋体" w:hint="eastAsia"/>
          <w:sz w:val="24"/>
        </w:rPr>
        <w:t>抽样</w:t>
      </w:r>
      <w:r w:rsidR="00FF5903">
        <w:rPr>
          <w:rFonts w:asciiTheme="minorEastAsia" w:eastAsiaTheme="minorEastAsia" w:hAnsiTheme="minorEastAsia" w:cs="宋体" w:hint="eastAsia"/>
          <w:sz w:val="24"/>
        </w:rPr>
        <w:t>，</w:t>
      </w:r>
      <w:r w:rsidR="00355D70">
        <w:rPr>
          <w:rFonts w:asciiTheme="minorEastAsia" w:eastAsiaTheme="minorEastAsia" w:hAnsiTheme="minorEastAsia" w:cs="宋体" w:hint="eastAsia"/>
          <w:sz w:val="24"/>
        </w:rPr>
        <w:t>保证</w:t>
      </w:r>
      <w:r w:rsidR="00355D70">
        <w:rPr>
          <w:rFonts w:asciiTheme="minorEastAsia" w:eastAsiaTheme="minorEastAsia" w:hAnsiTheme="minorEastAsia" w:cs="宋体"/>
          <w:sz w:val="24"/>
        </w:rPr>
        <w:t>日志</w:t>
      </w:r>
      <w:r w:rsidR="00252658">
        <w:rPr>
          <w:rFonts w:asciiTheme="minorEastAsia" w:eastAsiaTheme="minorEastAsia" w:hAnsiTheme="minorEastAsia" w:cs="宋体" w:hint="eastAsia"/>
          <w:sz w:val="24"/>
        </w:rPr>
        <w:t>量</w:t>
      </w:r>
      <w:r w:rsidR="00355D70">
        <w:rPr>
          <w:rFonts w:asciiTheme="minorEastAsia" w:eastAsiaTheme="minorEastAsia" w:hAnsiTheme="minorEastAsia" w:cs="宋体"/>
          <w:sz w:val="24"/>
        </w:rPr>
        <w:t>不会太多</w:t>
      </w:r>
      <w:r>
        <w:rPr>
          <w:rFonts w:asciiTheme="minorEastAsia" w:eastAsiaTheme="minorEastAsia" w:hAnsiTheme="minorEastAsia" w:cs="宋体"/>
          <w:sz w:val="24"/>
        </w:rPr>
        <w:t>。</w:t>
      </w:r>
      <w:r>
        <w:rPr>
          <w:rFonts w:asciiTheme="minorEastAsia" w:eastAsiaTheme="minorEastAsia" w:hAnsiTheme="minorEastAsia" w:cs="宋体" w:hint="eastAsia"/>
          <w:sz w:val="24"/>
        </w:rPr>
        <w:t>服务调用链路图</w:t>
      </w:r>
      <w:r>
        <w:rPr>
          <w:rFonts w:asciiTheme="minorEastAsia" w:eastAsiaTheme="minorEastAsia" w:hAnsiTheme="minorEastAsia" w:cs="宋体"/>
          <w:sz w:val="24"/>
        </w:rPr>
        <w:t>能</w:t>
      </w:r>
      <w:r>
        <w:rPr>
          <w:rFonts w:asciiTheme="minorEastAsia" w:eastAsiaTheme="minorEastAsia" w:hAnsiTheme="minorEastAsia" w:cs="宋体" w:hint="eastAsia"/>
          <w:sz w:val="24"/>
        </w:rPr>
        <w:t>看到</w:t>
      </w:r>
      <w:r>
        <w:rPr>
          <w:rFonts w:asciiTheme="minorEastAsia" w:eastAsiaTheme="minorEastAsia" w:hAnsiTheme="minorEastAsia" w:cs="宋体"/>
          <w:sz w:val="24"/>
        </w:rPr>
        <w:t>整个链路的</w:t>
      </w:r>
      <w:r>
        <w:rPr>
          <w:rFonts w:asciiTheme="minorEastAsia" w:eastAsiaTheme="minorEastAsia" w:hAnsiTheme="minorEastAsia" w:cs="宋体" w:hint="eastAsia"/>
          <w:sz w:val="24"/>
        </w:rPr>
        <w:t>全貌</w:t>
      </w:r>
      <w:r>
        <w:rPr>
          <w:rFonts w:asciiTheme="minorEastAsia" w:eastAsiaTheme="minorEastAsia" w:hAnsiTheme="minorEastAsia" w:cs="宋体"/>
          <w:sz w:val="24"/>
        </w:rPr>
        <w:t>和服务调用的情况，</w:t>
      </w:r>
      <w:r>
        <w:rPr>
          <w:rFonts w:asciiTheme="minorEastAsia" w:eastAsiaTheme="minorEastAsia" w:hAnsiTheme="minorEastAsia" w:cs="宋体" w:hint="eastAsia"/>
          <w:sz w:val="24"/>
        </w:rPr>
        <w:t>也</w:t>
      </w:r>
      <w:r>
        <w:rPr>
          <w:rFonts w:asciiTheme="minorEastAsia" w:eastAsiaTheme="minorEastAsia" w:hAnsiTheme="minorEastAsia" w:cs="宋体"/>
          <w:sz w:val="24"/>
        </w:rPr>
        <w:t>能看到单个链路上细粒度</w:t>
      </w:r>
      <w:r>
        <w:rPr>
          <w:rFonts w:asciiTheme="minorEastAsia" w:eastAsiaTheme="minorEastAsia" w:hAnsiTheme="minorEastAsia" w:cs="宋体" w:hint="eastAsia"/>
          <w:sz w:val="24"/>
        </w:rPr>
        <w:t>(</w:t>
      </w:r>
      <w:r>
        <w:rPr>
          <w:rFonts w:asciiTheme="minorEastAsia" w:eastAsiaTheme="minorEastAsia" w:hAnsiTheme="minorEastAsia" w:cs="宋体"/>
          <w:sz w:val="24"/>
        </w:rPr>
        <w:t>pool</w:t>
      </w:r>
      <w:r>
        <w:rPr>
          <w:rFonts w:asciiTheme="minorEastAsia" w:eastAsiaTheme="minorEastAsia" w:hAnsiTheme="minorEastAsia" w:cs="宋体" w:hint="eastAsia"/>
          <w:sz w:val="24"/>
        </w:rPr>
        <w:t>名</w:t>
      </w:r>
      <w:r>
        <w:rPr>
          <w:rFonts w:asciiTheme="minorEastAsia" w:eastAsiaTheme="minorEastAsia" w:hAnsiTheme="minorEastAsia" w:cs="宋体"/>
          <w:sz w:val="24"/>
        </w:rPr>
        <w:t>/</w:t>
      </w:r>
      <w:r>
        <w:rPr>
          <w:rFonts w:asciiTheme="minorEastAsia" w:eastAsiaTheme="minorEastAsia" w:hAnsiTheme="minorEastAsia" w:cs="宋体" w:hint="eastAsia"/>
          <w:sz w:val="24"/>
        </w:rPr>
        <w:t>服务名/</w:t>
      </w:r>
      <w:r>
        <w:rPr>
          <w:rFonts w:asciiTheme="minorEastAsia" w:eastAsiaTheme="minorEastAsia" w:hAnsiTheme="minorEastAsia" w:cs="宋体"/>
          <w:sz w:val="24"/>
        </w:rPr>
        <w:t>方法</w:t>
      </w:r>
      <w:r>
        <w:rPr>
          <w:rFonts w:asciiTheme="minorEastAsia" w:eastAsiaTheme="minorEastAsia" w:hAnsiTheme="minorEastAsia" w:cs="宋体" w:hint="eastAsia"/>
          <w:sz w:val="24"/>
        </w:rPr>
        <w:t>名</w:t>
      </w:r>
      <w:r>
        <w:rPr>
          <w:rFonts w:asciiTheme="minorEastAsia" w:eastAsiaTheme="minorEastAsia" w:hAnsiTheme="minorEastAsia" w:cs="宋体"/>
          <w:sz w:val="24"/>
        </w:rPr>
        <w:t>/</w:t>
      </w:r>
      <w:r>
        <w:rPr>
          <w:rFonts w:asciiTheme="minorEastAsia" w:eastAsiaTheme="minorEastAsia" w:hAnsiTheme="minorEastAsia" w:cs="宋体" w:hint="eastAsia"/>
          <w:sz w:val="24"/>
        </w:rPr>
        <w:t>分组</w:t>
      </w:r>
      <w:r>
        <w:rPr>
          <w:rFonts w:asciiTheme="minorEastAsia" w:eastAsiaTheme="minorEastAsia" w:hAnsiTheme="minorEastAsia" w:cs="宋体"/>
          <w:sz w:val="24"/>
        </w:rPr>
        <w:t>名</w:t>
      </w:r>
      <w:r>
        <w:rPr>
          <w:rFonts w:asciiTheme="minorEastAsia" w:eastAsiaTheme="minorEastAsia" w:hAnsiTheme="minorEastAsia" w:cs="宋体" w:hint="eastAsia"/>
          <w:sz w:val="24"/>
        </w:rPr>
        <w:t>)</w:t>
      </w:r>
      <w:r>
        <w:rPr>
          <w:rFonts w:asciiTheme="minorEastAsia" w:eastAsiaTheme="minorEastAsia" w:hAnsiTheme="minorEastAsia" w:cs="宋体"/>
          <w:sz w:val="24"/>
        </w:rPr>
        <w:t>的调用情况</w:t>
      </w:r>
      <w:r>
        <w:rPr>
          <w:rFonts w:asciiTheme="minorEastAsia" w:eastAsiaTheme="minorEastAsia" w:hAnsiTheme="minorEastAsia" w:cs="宋体" w:hint="eastAsia"/>
          <w:sz w:val="24"/>
        </w:rPr>
        <w:t>。</w:t>
      </w:r>
    </w:p>
    <w:p w14:paraId="277A88F3" w14:textId="77777777" w:rsidR="00065A3A" w:rsidRDefault="00065A3A">
      <w:pPr>
        <w:ind w:firstLine="420"/>
        <w:jc w:val="left"/>
      </w:pPr>
    </w:p>
    <w:p w14:paraId="22E4A034" w14:textId="77777777" w:rsidR="00065A3A" w:rsidRDefault="00C41667">
      <w:r>
        <w:rPr>
          <w:noProof/>
        </w:rPr>
        <w:drawing>
          <wp:inline distT="0" distB="0" distL="0" distR="0" wp14:anchorId="5DD886A5" wp14:editId="56B253E9">
            <wp:extent cx="5274310" cy="1958975"/>
            <wp:effectExtent l="0" t="0" r="2540" b="3175"/>
            <wp:docPr id="13" name="图片 13" descr="D:\yan\内容\send（论文）\20170503\Detector服务治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yan\内容\send（论文）\20170503\Detector服务治理.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1959139"/>
                    </a:xfrm>
                    <a:prstGeom prst="rect">
                      <a:avLst/>
                    </a:prstGeom>
                    <a:noFill/>
                    <a:ln>
                      <a:noFill/>
                    </a:ln>
                  </pic:spPr>
                </pic:pic>
              </a:graphicData>
            </a:graphic>
          </wp:inline>
        </w:drawing>
      </w:r>
    </w:p>
    <w:p w14:paraId="37E2C122" w14:textId="77777777" w:rsidR="00065A3A" w:rsidRDefault="00C41667">
      <w:r>
        <w:rPr>
          <w:rFonts w:hint="eastAsia"/>
        </w:rPr>
        <w:t xml:space="preserve">                   </w:t>
      </w:r>
      <w:r>
        <w:rPr>
          <w:rFonts w:ascii="楷体" w:eastAsia="楷体" w:hAnsi="楷体"/>
          <w:bCs/>
          <w:sz w:val="18"/>
          <w:szCs w:val="18"/>
        </w:rPr>
        <w:t xml:space="preserve">      </w:t>
      </w:r>
      <w:r>
        <w:rPr>
          <w:rFonts w:ascii="楷体" w:eastAsia="楷体" w:hAnsi="楷体" w:hint="eastAsia"/>
          <w:bCs/>
          <w:sz w:val="18"/>
          <w:szCs w:val="18"/>
        </w:rPr>
        <w:t xml:space="preserve"> 图7.4  </w:t>
      </w:r>
      <w:r>
        <w:rPr>
          <w:rFonts w:ascii="楷体" w:eastAsia="楷体" w:hAnsi="楷体"/>
          <w:bCs/>
          <w:sz w:val="18"/>
          <w:szCs w:val="18"/>
        </w:rPr>
        <w:t xml:space="preserve"> Detector服务治理</w:t>
      </w:r>
    </w:p>
    <w:p w14:paraId="111811D1" w14:textId="77777777" w:rsidR="00065A3A" w:rsidRDefault="00C41667">
      <w:r>
        <w:rPr>
          <w:noProof/>
        </w:rPr>
        <w:drawing>
          <wp:inline distT="0" distB="0" distL="0" distR="0" wp14:anchorId="124A0809" wp14:editId="3D22F472">
            <wp:extent cx="5273040" cy="2400300"/>
            <wp:effectExtent l="0" t="0" r="3810" b="0"/>
            <wp:docPr id="20" name="图片 20" descr="D:\yan\内容\send（论文）\20170503\detector服务小时调用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yan\内容\send（论文）\20170503\detector服务小时调用量.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3040" cy="2400300"/>
                    </a:xfrm>
                    <a:prstGeom prst="rect">
                      <a:avLst/>
                    </a:prstGeom>
                    <a:noFill/>
                    <a:ln>
                      <a:noFill/>
                    </a:ln>
                  </pic:spPr>
                </pic:pic>
              </a:graphicData>
            </a:graphic>
          </wp:inline>
        </w:drawing>
      </w:r>
    </w:p>
    <w:p w14:paraId="637037F2" w14:textId="77777777" w:rsidR="00065A3A" w:rsidRDefault="00C41667">
      <w:r>
        <w:rPr>
          <w:rFonts w:hint="eastAsia"/>
        </w:rPr>
        <w:t xml:space="preserve">                </w:t>
      </w:r>
      <w:r>
        <w:rPr>
          <w:rFonts w:ascii="楷体" w:eastAsia="楷体" w:hAnsi="楷体" w:hint="eastAsia"/>
          <w:bCs/>
          <w:sz w:val="18"/>
          <w:szCs w:val="18"/>
        </w:rPr>
        <w:t xml:space="preserve">       </w:t>
      </w:r>
      <w:r>
        <w:rPr>
          <w:rFonts w:ascii="楷体" w:eastAsia="楷体" w:hAnsi="楷体"/>
          <w:bCs/>
          <w:sz w:val="18"/>
          <w:szCs w:val="18"/>
        </w:rPr>
        <w:t xml:space="preserve">  </w:t>
      </w:r>
      <w:r>
        <w:rPr>
          <w:rFonts w:ascii="楷体" w:eastAsia="楷体" w:hAnsi="楷体" w:hint="eastAsia"/>
          <w:bCs/>
          <w:sz w:val="18"/>
          <w:szCs w:val="18"/>
        </w:rPr>
        <w:t>图7.5  服务每</w:t>
      </w:r>
      <w:r>
        <w:rPr>
          <w:rFonts w:ascii="楷体" w:eastAsia="楷体" w:hAnsi="楷体"/>
          <w:bCs/>
          <w:sz w:val="18"/>
          <w:szCs w:val="18"/>
        </w:rPr>
        <w:t>小时调用量</w:t>
      </w:r>
    </w:p>
    <w:p w14:paraId="631F2185" w14:textId="77777777" w:rsidR="00065A3A" w:rsidRDefault="00C41667">
      <w:r>
        <w:rPr>
          <w:noProof/>
        </w:rPr>
        <w:drawing>
          <wp:inline distT="0" distB="0" distL="0" distR="0" wp14:anchorId="01089594" wp14:editId="415F1247">
            <wp:extent cx="5274310" cy="2600325"/>
            <wp:effectExtent l="0" t="0" r="2540" b="9525"/>
            <wp:docPr id="27" name="图片 27" descr="D:\yan\内容\send（论文）\20170504\detector 依赖治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yan\内容\send（论文）\20170504\detector 依赖治理.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2600791"/>
                    </a:xfrm>
                    <a:prstGeom prst="rect">
                      <a:avLst/>
                    </a:prstGeom>
                    <a:noFill/>
                    <a:ln>
                      <a:noFill/>
                    </a:ln>
                  </pic:spPr>
                </pic:pic>
              </a:graphicData>
            </a:graphic>
          </wp:inline>
        </w:drawing>
      </w:r>
    </w:p>
    <w:p w14:paraId="3C55C6A8" w14:textId="77777777" w:rsidR="00065A3A" w:rsidRDefault="00C41667">
      <w:r>
        <w:rPr>
          <w:rFonts w:hint="eastAsia"/>
        </w:rPr>
        <w:lastRenderedPageBreak/>
        <w:t xml:space="preserve">             </w:t>
      </w:r>
      <w:r>
        <w:rPr>
          <w:rFonts w:ascii="楷体" w:eastAsia="楷体" w:hAnsi="楷体" w:hint="eastAsia"/>
          <w:bCs/>
          <w:sz w:val="18"/>
          <w:szCs w:val="18"/>
        </w:rPr>
        <w:t xml:space="preserve">                图7.6 </w:t>
      </w:r>
      <w:r>
        <w:rPr>
          <w:rFonts w:ascii="楷体" w:eastAsia="楷体" w:hAnsi="楷体"/>
          <w:bCs/>
          <w:sz w:val="18"/>
          <w:szCs w:val="18"/>
        </w:rPr>
        <w:t xml:space="preserve"> detector</w:t>
      </w:r>
      <w:r>
        <w:rPr>
          <w:rFonts w:ascii="楷体" w:eastAsia="楷体" w:hAnsi="楷体" w:hint="eastAsia"/>
          <w:bCs/>
          <w:sz w:val="18"/>
          <w:szCs w:val="18"/>
        </w:rPr>
        <w:t>链路调用</w:t>
      </w:r>
      <w:r>
        <w:rPr>
          <w:rFonts w:ascii="楷体" w:eastAsia="楷体" w:hAnsi="楷体"/>
          <w:bCs/>
          <w:sz w:val="18"/>
          <w:szCs w:val="18"/>
        </w:rPr>
        <w:t>关系</w:t>
      </w:r>
    </w:p>
    <w:p w14:paraId="41B2DE9E" w14:textId="77777777" w:rsidR="00065A3A" w:rsidRDefault="00C41667">
      <w:r>
        <w:rPr>
          <w:noProof/>
        </w:rPr>
        <w:drawing>
          <wp:inline distT="0" distB="0" distL="0" distR="0" wp14:anchorId="774CFA85" wp14:editId="5F33A59E">
            <wp:extent cx="5274310" cy="2321560"/>
            <wp:effectExtent l="0" t="0" r="2540" b="2540"/>
            <wp:docPr id="25" name="图片 25" descr="D:\yan\内容\send（论文）\20170503\依赖关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yan\内容\send（论文）\20170503\依赖关系图.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2322023"/>
                    </a:xfrm>
                    <a:prstGeom prst="rect">
                      <a:avLst/>
                    </a:prstGeom>
                    <a:noFill/>
                    <a:ln>
                      <a:noFill/>
                    </a:ln>
                  </pic:spPr>
                </pic:pic>
              </a:graphicData>
            </a:graphic>
          </wp:inline>
        </w:drawing>
      </w:r>
    </w:p>
    <w:p w14:paraId="06132719" w14:textId="77777777" w:rsidR="00065A3A" w:rsidRDefault="00C41667">
      <w:r>
        <w:rPr>
          <w:rFonts w:hint="eastAsia"/>
        </w:rPr>
        <w:t xml:space="preserve">               </w:t>
      </w:r>
      <w:r>
        <w:rPr>
          <w:rFonts w:ascii="楷体" w:eastAsia="楷体" w:hAnsi="楷体" w:hint="eastAsia"/>
          <w:bCs/>
          <w:sz w:val="18"/>
          <w:szCs w:val="18"/>
        </w:rPr>
        <w:t xml:space="preserve">       图7.7  </w:t>
      </w:r>
      <w:r>
        <w:rPr>
          <w:rFonts w:ascii="楷体" w:eastAsia="楷体" w:hAnsi="楷体"/>
          <w:bCs/>
          <w:sz w:val="18"/>
          <w:szCs w:val="18"/>
        </w:rPr>
        <w:t xml:space="preserve"> </w:t>
      </w:r>
      <w:r>
        <w:rPr>
          <w:rFonts w:ascii="楷体" w:eastAsia="楷体" w:hAnsi="楷体" w:hint="eastAsia"/>
          <w:bCs/>
          <w:sz w:val="18"/>
          <w:szCs w:val="18"/>
        </w:rPr>
        <w:t>服务pool之间</w:t>
      </w:r>
      <w:r>
        <w:rPr>
          <w:rFonts w:ascii="楷体" w:eastAsia="楷体" w:hAnsi="楷体"/>
          <w:bCs/>
          <w:sz w:val="18"/>
          <w:szCs w:val="18"/>
        </w:rPr>
        <w:t>的依赖关系图</w:t>
      </w:r>
      <w:r>
        <w:rPr>
          <w:rFonts w:ascii="楷体" w:eastAsia="楷体" w:hAnsi="楷体" w:hint="eastAsia"/>
          <w:bCs/>
          <w:sz w:val="18"/>
          <w:szCs w:val="18"/>
        </w:rPr>
        <w:t xml:space="preserve"> </w:t>
      </w:r>
    </w:p>
    <w:p w14:paraId="27CF9970" w14:textId="77777777" w:rsidR="00065A3A" w:rsidRDefault="00C41667">
      <w:pPr>
        <w:pStyle w:val="60"/>
        <w:numPr>
          <w:ilvl w:val="0"/>
          <w:numId w:val="8"/>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整体指标监控</w:t>
      </w:r>
    </w:p>
    <w:p w14:paraId="623E2FB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Pr>
          <w:rFonts w:asciiTheme="minorEastAsia" w:eastAsiaTheme="minorEastAsia" w:hAnsiTheme="minorEastAsia" w:cs="宋体" w:hint="eastAsia"/>
          <w:sz w:val="24"/>
        </w:rPr>
        <w:t>7.</w:t>
      </w:r>
      <w:r>
        <w:rPr>
          <w:rFonts w:asciiTheme="minorEastAsia" w:eastAsiaTheme="minorEastAsia" w:hAnsiTheme="minorEastAsia" w:cs="宋体"/>
          <w:sz w:val="24"/>
        </w:rPr>
        <w:t>8</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，现在,一号店的</w:t>
      </w:r>
      <w:r>
        <w:rPr>
          <w:rFonts w:asciiTheme="minorEastAsia" w:eastAsiaTheme="minorEastAsia" w:hAnsiTheme="minorEastAsia" w:cs="宋体"/>
          <w:sz w:val="24"/>
        </w:rPr>
        <w:t>Hedwig南汇IDC每天</w:t>
      </w:r>
      <w:r>
        <w:rPr>
          <w:rFonts w:asciiTheme="minorEastAsia" w:eastAsiaTheme="minorEastAsia" w:hAnsiTheme="minorEastAsia" w:cs="宋体" w:hint="eastAsia"/>
          <w:sz w:val="24"/>
        </w:rPr>
        <w:t>有1200个</w:t>
      </w:r>
      <w:r>
        <w:rPr>
          <w:rFonts w:asciiTheme="minorEastAsia" w:eastAsiaTheme="minorEastAsia" w:hAnsiTheme="minorEastAsia" w:cs="宋体"/>
          <w:sz w:val="24"/>
        </w:rPr>
        <w:t>服务的</w:t>
      </w:r>
      <w:r>
        <w:rPr>
          <w:rFonts w:asciiTheme="minorEastAsia" w:eastAsiaTheme="minorEastAsia" w:hAnsiTheme="minorEastAsia" w:cs="宋体" w:hint="eastAsia"/>
          <w:sz w:val="24"/>
        </w:rPr>
        <w:t>31亿</w:t>
      </w:r>
      <w:r>
        <w:rPr>
          <w:rFonts w:asciiTheme="minorEastAsia" w:eastAsiaTheme="minorEastAsia" w:hAnsiTheme="minorEastAsia" w:cs="宋体"/>
          <w:sz w:val="24"/>
        </w:rPr>
        <w:t>多次</w:t>
      </w:r>
      <w:r>
        <w:rPr>
          <w:rFonts w:asciiTheme="minorEastAsia" w:eastAsiaTheme="minorEastAsia" w:hAnsiTheme="minorEastAsia" w:cs="宋体" w:hint="eastAsia"/>
          <w:sz w:val="24"/>
        </w:rPr>
        <w:t>的</w:t>
      </w:r>
      <w:r>
        <w:rPr>
          <w:rFonts w:asciiTheme="minorEastAsia" w:eastAsiaTheme="minorEastAsia" w:hAnsiTheme="minorEastAsia" w:cs="宋体"/>
          <w:sz w:val="24"/>
        </w:rPr>
        <w:t>调用</w:t>
      </w:r>
      <w:r>
        <w:rPr>
          <w:rFonts w:asciiTheme="minorEastAsia" w:eastAsiaTheme="minorEastAsia" w:hAnsiTheme="minorEastAsia" w:cs="宋体" w:hint="eastAsia"/>
          <w:sz w:val="24"/>
        </w:rPr>
        <w:t>，</w:t>
      </w:r>
      <w:r>
        <w:rPr>
          <w:rFonts w:asciiTheme="minorEastAsia" w:eastAsiaTheme="minorEastAsia" w:hAnsiTheme="minorEastAsia" w:cs="宋体"/>
          <w:sz w:val="24"/>
        </w:rPr>
        <w:t>成功率为99.99%</w:t>
      </w:r>
      <w:r>
        <w:rPr>
          <w:rFonts w:asciiTheme="minorEastAsia" w:eastAsiaTheme="minorEastAsia" w:hAnsiTheme="minorEastAsia" w:cs="宋体" w:hint="eastAsia"/>
          <w:sz w:val="24"/>
        </w:rPr>
        <w:t>以上，</w:t>
      </w:r>
      <w:r>
        <w:rPr>
          <w:rFonts w:asciiTheme="minorEastAsia" w:eastAsiaTheme="minorEastAsia" w:hAnsiTheme="minorEastAsia" w:cs="宋体"/>
          <w:sz w:val="24"/>
        </w:rPr>
        <w:t>平均耗时在19ms</w:t>
      </w:r>
      <w:r>
        <w:rPr>
          <w:rFonts w:asciiTheme="minorEastAsia" w:eastAsiaTheme="minorEastAsia" w:hAnsiTheme="minorEastAsia" w:cs="宋体" w:hint="eastAsia"/>
          <w:sz w:val="24"/>
        </w:rPr>
        <w:t>左右，包括</w:t>
      </w:r>
      <w:r>
        <w:rPr>
          <w:rFonts w:asciiTheme="minorEastAsia" w:eastAsiaTheme="minorEastAsia" w:hAnsiTheme="minorEastAsia" w:cs="宋体"/>
          <w:sz w:val="24"/>
        </w:rPr>
        <w:t>170</w:t>
      </w:r>
      <w:r>
        <w:rPr>
          <w:rFonts w:asciiTheme="minorEastAsia" w:eastAsiaTheme="minorEastAsia" w:hAnsiTheme="minorEastAsia" w:cs="宋体" w:hint="eastAsia"/>
          <w:sz w:val="24"/>
        </w:rPr>
        <w:t>个</w:t>
      </w:r>
      <w:r>
        <w:rPr>
          <w:rFonts w:asciiTheme="minorEastAsia" w:eastAsiaTheme="minorEastAsia" w:hAnsiTheme="minorEastAsia" w:cs="宋体"/>
          <w:sz w:val="24"/>
        </w:rPr>
        <w:t>左右</w:t>
      </w:r>
      <w:r>
        <w:rPr>
          <w:rFonts w:asciiTheme="minorEastAsia" w:eastAsiaTheme="minorEastAsia" w:hAnsiTheme="minorEastAsia" w:cs="宋体" w:hint="eastAsia"/>
          <w:sz w:val="24"/>
        </w:rPr>
        <w:t>的</w:t>
      </w:r>
      <w:r>
        <w:rPr>
          <w:rFonts w:asciiTheme="minorEastAsia" w:eastAsiaTheme="minorEastAsia" w:hAnsiTheme="minorEastAsia" w:cs="宋体"/>
          <w:sz w:val="24"/>
        </w:rPr>
        <w:t>pool</w:t>
      </w:r>
      <w:r>
        <w:rPr>
          <w:rFonts w:asciiTheme="minorEastAsia" w:eastAsiaTheme="minorEastAsia" w:hAnsiTheme="minorEastAsia" w:cs="宋体" w:hint="eastAsia"/>
          <w:sz w:val="24"/>
        </w:rPr>
        <w:t>。</w:t>
      </w:r>
    </w:p>
    <w:p w14:paraId="06BA152B" w14:textId="77777777" w:rsidR="00065A3A" w:rsidRDefault="00C41667">
      <w:pPr>
        <w:spacing w:line="400" w:lineRule="atLeast"/>
        <w:ind w:firstLine="420"/>
        <w:rPr>
          <w:rFonts w:ascii="宋体" w:hAnsi="宋体"/>
          <w:color w:val="0070C0"/>
          <w:sz w:val="18"/>
          <w:szCs w:val="18"/>
        </w:rPr>
      </w:pPr>
      <w:r>
        <w:rPr>
          <w:rFonts w:asciiTheme="minorEastAsia" w:eastAsiaTheme="minorEastAsia" w:hAnsiTheme="minorEastAsia" w:cs="宋体"/>
          <w:bCs/>
          <w:sz w:val="24"/>
        </w:rPr>
        <w:t>H</w:t>
      </w:r>
      <w:r>
        <w:rPr>
          <w:rFonts w:asciiTheme="minorEastAsia" w:eastAsiaTheme="minorEastAsia" w:hAnsiTheme="minorEastAsia" w:cs="宋体" w:hint="eastAsia"/>
          <w:bCs/>
          <w:sz w:val="24"/>
        </w:rPr>
        <w:t>e</w:t>
      </w:r>
      <w:r>
        <w:rPr>
          <w:rFonts w:asciiTheme="minorEastAsia" w:eastAsiaTheme="minorEastAsia" w:hAnsiTheme="minorEastAsia" w:cs="宋体"/>
          <w:bCs/>
          <w:sz w:val="24"/>
        </w:rPr>
        <w:t>dwig IDC中</w:t>
      </w:r>
      <w:r>
        <w:rPr>
          <w:rFonts w:asciiTheme="minorEastAsia" w:eastAsiaTheme="minorEastAsia" w:hAnsiTheme="minorEastAsia" w:cs="宋体" w:hint="eastAsia"/>
          <w:bCs/>
          <w:sz w:val="24"/>
        </w:rPr>
        <w:t>服务</w:t>
      </w:r>
      <w:r>
        <w:rPr>
          <w:rFonts w:asciiTheme="minorEastAsia" w:eastAsiaTheme="minorEastAsia" w:hAnsiTheme="minorEastAsia" w:cs="宋体"/>
          <w:sz w:val="24"/>
        </w:rPr>
        <w:t>整体指标</w:t>
      </w:r>
      <w:r>
        <w:rPr>
          <w:rFonts w:asciiTheme="minorEastAsia" w:eastAsiaTheme="minorEastAsia" w:hAnsiTheme="minorEastAsia" w:cs="宋体" w:hint="eastAsia"/>
          <w:sz w:val="24"/>
        </w:rPr>
        <w:t>包括</w:t>
      </w:r>
      <w:r>
        <w:rPr>
          <w:rFonts w:asciiTheme="minorEastAsia" w:eastAsiaTheme="minorEastAsia" w:hAnsiTheme="minorEastAsia" w:cs="宋体"/>
          <w:bCs/>
          <w:sz w:val="24"/>
        </w:rPr>
        <w:t>整体的调用</w:t>
      </w:r>
      <w:r>
        <w:rPr>
          <w:rFonts w:asciiTheme="minorEastAsia" w:eastAsiaTheme="minorEastAsia" w:hAnsiTheme="minorEastAsia" w:cs="宋体" w:hint="eastAsia"/>
          <w:bCs/>
          <w:sz w:val="24"/>
        </w:rPr>
        <w:t>量</w:t>
      </w:r>
      <w:r>
        <w:rPr>
          <w:rFonts w:asciiTheme="minorEastAsia" w:eastAsiaTheme="minorEastAsia" w:hAnsiTheme="minorEastAsia" w:cs="宋体"/>
          <w:bCs/>
          <w:sz w:val="24"/>
        </w:rPr>
        <w:t>，成功率，平均耗时。</w:t>
      </w:r>
    </w:p>
    <w:p w14:paraId="2BCACC3E" w14:textId="77777777" w:rsidR="00065A3A" w:rsidRDefault="00C41667">
      <w:pPr>
        <w:spacing w:line="400" w:lineRule="atLeast"/>
        <w:rPr>
          <w:rFonts w:asciiTheme="minorEastAsia" w:eastAsiaTheme="minorEastAsia" w:hAnsiTheme="minorEastAsia"/>
          <w:sz w:val="24"/>
        </w:rPr>
      </w:pPr>
      <w:r>
        <w:rPr>
          <w:noProof/>
        </w:rPr>
        <w:drawing>
          <wp:inline distT="0" distB="0" distL="0" distR="0" wp14:anchorId="5B658E6A" wp14:editId="6215678D">
            <wp:extent cx="5274310" cy="9169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5"/>
                    <a:stretch>
                      <a:fillRect/>
                    </a:stretch>
                  </pic:blipFill>
                  <pic:spPr>
                    <a:xfrm>
                      <a:off x="0" y="0"/>
                      <a:ext cx="5274310" cy="916940"/>
                    </a:xfrm>
                    <a:prstGeom prst="rect">
                      <a:avLst/>
                    </a:prstGeom>
                  </pic:spPr>
                </pic:pic>
              </a:graphicData>
            </a:graphic>
          </wp:inline>
        </w:drawing>
      </w:r>
    </w:p>
    <w:p w14:paraId="1E0A3427" w14:textId="77777777" w:rsidR="00065A3A" w:rsidRDefault="00C41667">
      <w:pPr>
        <w:spacing w:line="400" w:lineRule="atLeast"/>
        <w:ind w:firstLine="420"/>
        <w:rPr>
          <w:rFonts w:ascii="楷体" w:eastAsia="楷体" w:hAnsi="楷体"/>
          <w:bCs/>
          <w:sz w:val="18"/>
          <w:szCs w:val="18"/>
        </w:rPr>
      </w:pPr>
      <w:r>
        <w:rPr>
          <w:rFonts w:asciiTheme="minorEastAsia" w:eastAsiaTheme="minorEastAsia" w:hAnsiTheme="minorEastAsia" w:hint="eastAsia"/>
          <w:sz w:val="24"/>
        </w:rPr>
        <w:t xml:space="preserve">        </w:t>
      </w:r>
      <w:r>
        <w:rPr>
          <w:rFonts w:ascii="楷体" w:eastAsia="楷体" w:hAnsi="楷体" w:hint="eastAsia"/>
          <w:bCs/>
          <w:sz w:val="18"/>
          <w:szCs w:val="18"/>
        </w:rPr>
        <w:t xml:space="preserve">           图7.8 </w:t>
      </w:r>
      <w:r>
        <w:rPr>
          <w:rFonts w:ascii="楷体" w:eastAsia="楷体" w:hAnsi="楷体"/>
          <w:bCs/>
          <w:sz w:val="18"/>
          <w:szCs w:val="18"/>
        </w:rPr>
        <w:t xml:space="preserve"> </w:t>
      </w:r>
      <w:r>
        <w:rPr>
          <w:rFonts w:ascii="楷体" w:eastAsia="楷体" w:hAnsi="楷体" w:hint="eastAsia"/>
          <w:bCs/>
          <w:sz w:val="18"/>
          <w:szCs w:val="18"/>
        </w:rPr>
        <w:t>一号店南汇</w:t>
      </w:r>
      <w:r>
        <w:rPr>
          <w:rFonts w:ascii="楷体" w:eastAsia="楷体" w:hAnsi="楷体"/>
          <w:bCs/>
          <w:sz w:val="18"/>
          <w:szCs w:val="18"/>
        </w:rPr>
        <w:t>IDC</w:t>
      </w:r>
      <w:r>
        <w:rPr>
          <w:rFonts w:ascii="楷体" w:eastAsia="楷体" w:hAnsi="楷体" w:hint="eastAsia"/>
          <w:bCs/>
          <w:sz w:val="18"/>
          <w:szCs w:val="18"/>
        </w:rPr>
        <w:t>中服务整体</w:t>
      </w:r>
      <w:r>
        <w:rPr>
          <w:rFonts w:ascii="楷体" w:eastAsia="楷体" w:hAnsi="楷体"/>
          <w:bCs/>
          <w:sz w:val="18"/>
          <w:szCs w:val="18"/>
        </w:rPr>
        <w:t>的每天</w:t>
      </w:r>
      <w:r>
        <w:rPr>
          <w:rFonts w:ascii="楷体" w:eastAsia="楷体" w:hAnsi="楷体" w:hint="eastAsia"/>
          <w:bCs/>
          <w:sz w:val="18"/>
          <w:szCs w:val="18"/>
        </w:rPr>
        <w:t>调用</w:t>
      </w:r>
      <w:r>
        <w:rPr>
          <w:rFonts w:ascii="楷体" w:eastAsia="楷体" w:hAnsi="楷体"/>
          <w:bCs/>
          <w:sz w:val="18"/>
          <w:szCs w:val="18"/>
        </w:rPr>
        <w:t>量</w:t>
      </w:r>
    </w:p>
    <w:p w14:paraId="3487CC1B" w14:textId="4B85C955" w:rsidR="00512342" w:rsidRDefault="00C41667" w:rsidP="00512342">
      <w:pPr>
        <w:pStyle w:val="3"/>
        <w:spacing w:beforeLines="100" w:before="312" w:afterLines="100" w:after="312" w:line="415" w:lineRule="auto"/>
        <w:jc w:val="left"/>
        <w:rPr>
          <w:ins w:id="194" w:author="Wang Wei14(上海_技术部_平台保障_王伟)" w:date="2017-05-27T17:03:00Z"/>
          <w:rFonts w:ascii="黑体" w:eastAsia="黑体" w:hAnsi="黑体"/>
          <w:b w:val="0"/>
        </w:rPr>
      </w:pPr>
      <w:bookmarkStart w:id="195" w:name="_Toc482175969"/>
      <w:bookmarkStart w:id="196" w:name="_Toc483557646"/>
      <w:r>
        <w:rPr>
          <w:rFonts w:ascii="黑体" w:eastAsia="黑体" w:hAnsi="黑体"/>
          <w:b w:val="0"/>
        </w:rPr>
        <w:t xml:space="preserve">7.3 </w:t>
      </w:r>
      <w:r w:rsidR="009F7580">
        <w:rPr>
          <w:rFonts w:ascii="黑体" w:eastAsia="黑体" w:hAnsi="黑体" w:hint="eastAsia"/>
          <w:b w:val="0"/>
        </w:rPr>
        <w:t>服务</w:t>
      </w:r>
      <w:r w:rsidR="009F7580">
        <w:rPr>
          <w:rFonts w:ascii="黑体" w:eastAsia="黑体" w:hAnsi="黑体"/>
          <w:b w:val="0"/>
        </w:rPr>
        <w:t>监控上的应用</w:t>
      </w:r>
      <w:r>
        <w:rPr>
          <w:rFonts w:ascii="黑体" w:eastAsia="黑体" w:hAnsi="黑体" w:hint="eastAsia"/>
          <w:b w:val="0"/>
        </w:rPr>
        <w:t xml:space="preserve"> </w:t>
      </w:r>
      <w:bookmarkEnd w:id="195"/>
      <w:bookmarkEnd w:id="196"/>
    </w:p>
    <w:p w14:paraId="6B3E0D23" w14:textId="614AD4BD" w:rsidR="00185074" w:rsidRPr="008A120A" w:rsidRDefault="00185074" w:rsidP="008A120A">
      <w:pPr>
        <w:spacing w:line="400" w:lineRule="atLeast"/>
        <w:ind w:firstLine="420"/>
        <w:rPr>
          <w:ins w:id="197" w:author="Wang Wei14(上海_技术部_平台保障_王伟)" w:date="2017-05-27T17:09:00Z"/>
          <w:rFonts w:asciiTheme="minorEastAsia" w:eastAsiaTheme="minorEastAsia" w:hAnsiTheme="minorEastAsia" w:cs="宋体"/>
          <w:sz w:val="24"/>
        </w:rPr>
      </w:pPr>
      <w:r w:rsidRPr="008A120A">
        <w:rPr>
          <w:rFonts w:asciiTheme="minorEastAsia" w:eastAsiaTheme="minorEastAsia" w:hAnsiTheme="minorEastAsia" w:cs="宋体" w:hint="eastAsia"/>
          <w:sz w:val="24"/>
        </w:rPr>
        <w:t>业务</w:t>
      </w:r>
      <w:r w:rsidRPr="008A120A">
        <w:rPr>
          <w:rFonts w:asciiTheme="minorEastAsia" w:eastAsiaTheme="minorEastAsia" w:hAnsiTheme="minorEastAsia" w:cs="宋体"/>
          <w:sz w:val="24"/>
        </w:rPr>
        <w:t>往往是很复杂的，</w:t>
      </w:r>
      <w:r w:rsidR="00D328E6" w:rsidRPr="008A120A">
        <w:rPr>
          <w:rFonts w:asciiTheme="minorEastAsia" w:eastAsiaTheme="minorEastAsia" w:hAnsiTheme="minorEastAsia" w:cs="宋体" w:hint="eastAsia"/>
          <w:sz w:val="24"/>
        </w:rPr>
        <w:t>这样服务</w:t>
      </w:r>
      <w:r w:rsidR="00D328E6" w:rsidRPr="008A120A">
        <w:rPr>
          <w:rFonts w:asciiTheme="minorEastAsia" w:eastAsiaTheme="minorEastAsia" w:hAnsiTheme="minorEastAsia" w:cs="宋体"/>
          <w:sz w:val="24"/>
        </w:rPr>
        <w:t>和服务</w:t>
      </w:r>
      <w:r w:rsidR="00D328E6" w:rsidRPr="008A120A">
        <w:rPr>
          <w:rFonts w:asciiTheme="minorEastAsia" w:eastAsiaTheme="minorEastAsia" w:hAnsiTheme="minorEastAsia" w:cs="宋体" w:hint="eastAsia"/>
          <w:sz w:val="24"/>
        </w:rPr>
        <w:t>之间</w:t>
      </w:r>
      <w:r w:rsidRPr="008A120A">
        <w:rPr>
          <w:rFonts w:asciiTheme="minorEastAsia" w:eastAsiaTheme="minorEastAsia" w:hAnsiTheme="minorEastAsia" w:cs="宋体"/>
          <w:sz w:val="24"/>
        </w:rPr>
        <w:t>相互依赖的关系</w:t>
      </w:r>
      <w:r w:rsidR="00D328E6" w:rsidRPr="008A120A">
        <w:rPr>
          <w:rFonts w:asciiTheme="minorEastAsia" w:eastAsiaTheme="minorEastAsia" w:hAnsiTheme="minorEastAsia" w:cs="宋体" w:hint="eastAsia"/>
          <w:sz w:val="24"/>
        </w:rPr>
        <w:t>也</w:t>
      </w:r>
      <w:r w:rsidR="00D328E6" w:rsidRPr="008A120A">
        <w:rPr>
          <w:rFonts w:asciiTheme="minorEastAsia" w:eastAsiaTheme="minorEastAsia" w:hAnsiTheme="minorEastAsia" w:cs="宋体"/>
          <w:sz w:val="24"/>
        </w:rPr>
        <w:t>变的很</w:t>
      </w:r>
      <w:r w:rsidR="00D328E6" w:rsidRPr="008A120A">
        <w:rPr>
          <w:rFonts w:asciiTheme="minorEastAsia" w:eastAsiaTheme="minorEastAsia" w:hAnsiTheme="minorEastAsia" w:cs="宋体" w:hint="eastAsia"/>
          <w:sz w:val="24"/>
        </w:rPr>
        <w:t>复杂</w:t>
      </w:r>
      <w:r w:rsidR="00DA66E7" w:rsidRPr="008A120A">
        <w:rPr>
          <w:rFonts w:asciiTheme="minorEastAsia" w:eastAsiaTheme="minorEastAsia" w:hAnsiTheme="minorEastAsia" w:cs="宋体" w:hint="eastAsia"/>
          <w:sz w:val="24"/>
        </w:rPr>
        <w:t>，服务</w:t>
      </w:r>
      <w:r w:rsidR="00DA66E7" w:rsidRPr="008A120A">
        <w:rPr>
          <w:rFonts w:asciiTheme="minorEastAsia" w:eastAsiaTheme="minorEastAsia" w:hAnsiTheme="minorEastAsia" w:cs="宋体"/>
          <w:sz w:val="24"/>
        </w:rPr>
        <w:t>链路监控</w:t>
      </w:r>
      <w:r w:rsidR="00A6174C" w:rsidRPr="008A120A">
        <w:rPr>
          <w:rFonts w:asciiTheme="minorEastAsia" w:eastAsiaTheme="minorEastAsia" w:hAnsiTheme="minorEastAsia" w:cs="宋体" w:hint="eastAsia"/>
          <w:sz w:val="24"/>
        </w:rPr>
        <w:t>中</w:t>
      </w:r>
      <w:r w:rsidR="00DA66E7" w:rsidRPr="008A120A">
        <w:rPr>
          <w:rFonts w:asciiTheme="minorEastAsia" w:eastAsiaTheme="minorEastAsia" w:hAnsiTheme="minorEastAsia" w:cs="宋体"/>
          <w:sz w:val="24"/>
        </w:rPr>
        <w:t>能</w:t>
      </w:r>
      <w:r w:rsidR="00DA66E7" w:rsidRPr="008A120A">
        <w:rPr>
          <w:rFonts w:asciiTheme="minorEastAsia" w:eastAsiaTheme="minorEastAsia" w:hAnsiTheme="minorEastAsia" w:cs="宋体" w:hint="eastAsia"/>
          <w:sz w:val="24"/>
        </w:rPr>
        <w:t>看到</w:t>
      </w:r>
      <w:r w:rsidR="00DA66E7" w:rsidRPr="008A120A">
        <w:rPr>
          <w:rFonts w:asciiTheme="minorEastAsia" w:eastAsiaTheme="minorEastAsia" w:hAnsiTheme="minorEastAsia" w:cs="宋体"/>
          <w:sz w:val="24"/>
        </w:rPr>
        <w:t>服务之间的调用关系和服务的分层关系</w:t>
      </w:r>
      <w:r w:rsidR="00DA66E7" w:rsidRPr="008A120A">
        <w:rPr>
          <w:rFonts w:asciiTheme="minorEastAsia" w:eastAsiaTheme="minorEastAsia" w:hAnsiTheme="minorEastAsia" w:cs="宋体" w:hint="eastAsia"/>
          <w:sz w:val="24"/>
        </w:rPr>
        <w:t>，</w:t>
      </w:r>
      <w:r w:rsidR="00C51E69" w:rsidRPr="008A120A">
        <w:rPr>
          <w:rFonts w:asciiTheme="minorEastAsia" w:eastAsiaTheme="minorEastAsia" w:hAnsiTheme="minorEastAsia" w:cs="宋体" w:hint="eastAsia"/>
          <w:sz w:val="24"/>
        </w:rPr>
        <w:t>这样</w:t>
      </w:r>
      <w:r w:rsidR="00C51E69" w:rsidRPr="008A120A">
        <w:rPr>
          <w:rFonts w:asciiTheme="minorEastAsia" w:eastAsiaTheme="minorEastAsia" w:hAnsiTheme="minorEastAsia" w:cs="宋体"/>
          <w:sz w:val="24"/>
        </w:rPr>
        <w:t>就能看到</w:t>
      </w:r>
      <w:r w:rsidR="00C51E69" w:rsidRPr="008A120A">
        <w:rPr>
          <w:rFonts w:asciiTheme="minorEastAsia" w:eastAsiaTheme="minorEastAsia" w:hAnsiTheme="minorEastAsia" w:cs="宋体" w:hint="eastAsia"/>
          <w:sz w:val="24"/>
        </w:rPr>
        <w:t>业务</w:t>
      </w:r>
      <w:r w:rsidR="00C51E69" w:rsidRPr="008A120A">
        <w:rPr>
          <w:rFonts w:asciiTheme="minorEastAsia" w:eastAsiaTheme="minorEastAsia" w:hAnsiTheme="minorEastAsia" w:cs="宋体"/>
          <w:sz w:val="24"/>
        </w:rPr>
        <w:t>全局的视图</w:t>
      </w:r>
      <w:r w:rsidRPr="008A120A">
        <w:rPr>
          <w:rFonts w:asciiTheme="minorEastAsia" w:eastAsiaTheme="minorEastAsia" w:hAnsiTheme="minorEastAsia" w:cs="宋体"/>
          <w:sz w:val="24"/>
        </w:rPr>
        <w:t>。</w:t>
      </w:r>
    </w:p>
    <w:p w14:paraId="667E437B" w14:textId="48BF2984" w:rsidR="004A5E85" w:rsidRPr="008A120A" w:rsidRDefault="004A5E85" w:rsidP="008A120A">
      <w:pPr>
        <w:spacing w:line="400" w:lineRule="atLeast"/>
        <w:ind w:firstLine="420"/>
        <w:rPr>
          <w:rFonts w:asciiTheme="minorEastAsia" w:eastAsiaTheme="minorEastAsia" w:hAnsiTheme="minorEastAsia" w:cs="宋体"/>
          <w:sz w:val="24"/>
        </w:rPr>
      </w:pPr>
      <w:r w:rsidRPr="008A120A">
        <w:rPr>
          <w:rFonts w:asciiTheme="minorEastAsia" w:eastAsiaTheme="minorEastAsia" w:hAnsiTheme="minorEastAsia" w:cs="宋体" w:hint="eastAsia"/>
          <w:sz w:val="24"/>
        </w:rPr>
        <w:t>为了</w:t>
      </w:r>
      <w:r w:rsidRPr="008A120A">
        <w:rPr>
          <w:rFonts w:asciiTheme="minorEastAsia" w:eastAsiaTheme="minorEastAsia" w:hAnsiTheme="minorEastAsia" w:cs="宋体"/>
          <w:sz w:val="24"/>
        </w:rPr>
        <w:t>应对大促做系统的扩容，</w:t>
      </w:r>
      <w:r w:rsidRPr="008A120A">
        <w:rPr>
          <w:rFonts w:asciiTheme="minorEastAsia" w:eastAsiaTheme="minorEastAsia" w:hAnsiTheme="minorEastAsia" w:cs="宋体" w:hint="eastAsia"/>
          <w:sz w:val="24"/>
        </w:rPr>
        <w:t>有些</w:t>
      </w:r>
      <w:r w:rsidRPr="008A120A">
        <w:rPr>
          <w:rFonts w:asciiTheme="minorEastAsia" w:eastAsiaTheme="minorEastAsia" w:hAnsiTheme="minorEastAsia" w:cs="宋体"/>
          <w:sz w:val="24"/>
        </w:rPr>
        <w:t>业务</w:t>
      </w:r>
      <w:r w:rsidRPr="008A120A">
        <w:rPr>
          <w:rFonts w:asciiTheme="minorEastAsia" w:eastAsiaTheme="minorEastAsia" w:hAnsiTheme="minorEastAsia" w:cs="宋体" w:hint="eastAsia"/>
          <w:sz w:val="24"/>
        </w:rPr>
        <w:t>变更</w:t>
      </w:r>
      <w:r w:rsidRPr="008A120A">
        <w:rPr>
          <w:rFonts w:asciiTheme="minorEastAsia" w:eastAsiaTheme="minorEastAsia" w:hAnsiTheme="minorEastAsia" w:cs="宋体"/>
          <w:sz w:val="24"/>
        </w:rPr>
        <w:t>需要做</w:t>
      </w:r>
      <w:r w:rsidRPr="008A120A">
        <w:rPr>
          <w:rFonts w:asciiTheme="minorEastAsia" w:eastAsiaTheme="minorEastAsia" w:hAnsiTheme="minorEastAsia" w:cs="宋体" w:hint="eastAsia"/>
          <w:sz w:val="24"/>
        </w:rPr>
        <w:t>系统</w:t>
      </w:r>
      <w:r w:rsidRPr="008A120A">
        <w:rPr>
          <w:rFonts w:asciiTheme="minorEastAsia" w:eastAsiaTheme="minorEastAsia" w:hAnsiTheme="minorEastAsia" w:cs="宋体"/>
          <w:sz w:val="24"/>
        </w:rPr>
        <w:t>的</w:t>
      </w:r>
      <w:r w:rsidRPr="008A120A">
        <w:rPr>
          <w:rFonts w:asciiTheme="minorEastAsia" w:eastAsiaTheme="minorEastAsia" w:hAnsiTheme="minorEastAsia" w:cs="宋体" w:hint="eastAsia"/>
          <w:sz w:val="24"/>
        </w:rPr>
        <w:t>缩</w:t>
      </w:r>
      <w:r w:rsidRPr="008A120A">
        <w:rPr>
          <w:rFonts w:asciiTheme="minorEastAsia" w:eastAsiaTheme="minorEastAsia" w:hAnsiTheme="minorEastAsia" w:cs="宋体"/>
          <w:sz w:val="24"/>
        </w:rPr>
        <w:t>容</w:t>
      </w:r>
      <w:r w:rsidR="009E07B3" w:rsidRPr="008A120A">
        <w:rPr>
          <w:rFonts w:asciiTheme="minorEastAsia" w:eastAsiaTheme="minorEastAsia" w:hAnsiTheme="minorEastAsia" w:cs="宋体" w:hint="eastAsia"/>
          <w:sz w:val="24"/>
        </w:rPr>
        <w:t>，</w:t>
      </w:r>
      <w:r w:rsidR="009E07B3" w:rsidRPr="008A120A">
        <w:rPr>
          <w:rFonts w:asciiTheme="minorEastAsia" w:eastAsiaTheme="minorEastAsia" w:hAnsiTheme="minorEastAsia" w:cs="宋体"/>
          <w:sz w:val="24"/>
        </w:rPr>
        <w:t>监控</w:t>
      </w:r>
      <w:r w:rsidR="008B6EF9" w:rsidRPr="008A120A">
        <w:rPr>
          <w:rFonts w:asciiTheme="minorEastAsia" w:eastAsiaTheme="minorEastAsia" w:hAnsiTheme="minorEastAsia" w:cs="宋体" w:hint="eastAsia"/>
          <w:sz w:val="24"/>
        </w:rPr>
        <w:t>中</w:t>
      </w:r>
      <w:r w:rsidR="009E07B3" w:rsidRPr="008A120A">
        <w:rPr>
          <w:rFonts w:asciiTheme="minorEastAsia" w:eastAsiaTheme="minorEastAsia" w:hAnsiTheme="minorEastAsia" w:cs="宋体"/>
          <w:sz w:val="24"/>
        </w:rPr>
        <w:t>能</w:t>
      </w:r>
      <w:r w:rsidR="008B6EF9" w:rsidRPr="008A120A">
        <w:rPr>
          <w:rFonts w:asciiTheme="minorEastAsia" w:eastAsiaTheme="minorEastAsia" w:hAnsiTheme="minorEastAsia" w:cs="宋体" w:hint="eastAsia"/>
          <w:sz w:val="24"/>
        </w:rPr>
        <w:t>看到</w:t>
      </w:r>
      <w:r w:rsidR="008B6EF9" w:rsidRPr="008A120A">
        <w:rPr>
          <w:rFonts w:asciiTheme="minorEastAsia" w:eastAsiaTheme="minorEastAsia" w:hAnsiTheme="minorEastAsia" w:cs="宋体"/>
          <w:sz w:val="24"/>
        </w:rPr>
        <w:t>服务当前的负载和</w:t>
      </w:r>
      <w:r w:rsidR="008B6EF9" w:rsidRPr="008A120A">
        <w:rPr>
          <w:rFonts w:asciiTheme="minorEastAsia" w:eastAsiaTheme="minorEastAsia" w:hAnsiTheme="minorEastAsia" w:cs="宋体" w:hint="eastAsia"/>
          <w:sz w:val="24"/>
        </w:rPr>
        <w:t>变化</w:t>
      </w:r>
      <w:r w:rsidR="008B6EF9" w:rsidRPr="008A120A">
        <w:rPr>
          <w:rFonts w:asciiTheme="minorEastAsia" w:eastAsiaTheme="minorEastAsia" w:hAnsiTheme="minorEastAsia" w:cs="宋体"/>
          <w:sz w:val="24"/>
        </w:rPr>
        <w:t>情况</w:t>
      </w:r>
      <w:r w:rsidR="007D5167" w:rsidRPr="008A120A">
        <w:rPr>
          <w:rFonts w:asciiTheme="minorEastAsia" w:eastAsiaTheme="minorEastAsia" w:hAnsiTheme="minorEastAsia" w:cs="宋体" w:hint="eastAsia"/>
          <w:sz w:val="24"/>
        </w:rPr>
        <w:t>，</w:t>
      </w:r>
      <w:r w:rsidR="007D5167" w:rsidRPr="008A120A">
        <w:rPr>
          <w:rFonts w:asciiTheme="minorEastAsia" w:eastAsiaTheme="minorEastAsia" w:hAnsiTheme="minorEastAsia" w:cs="宋体"/>
          <w:sz w:val="24"/>
        </w:rPr>
        <w:t>并</w:t>
      </w:r>
      <w:r w:rsidR="00E770EF" w:rsidRPr="008A120A">
        <w:rPr>
          <w:rFonts w:asciiTheme="minorEastAsia" w:eastAsiaTheme="minorEastAsia" w:hAnsiTheme="minorEastAsia" w:cs="宋体" w:hint="eastAsia"/>
          <w:sz w:val="24"/>
        </w:rPr>
        <w:t>给予</w:t>
      </w:r>
      <w:r w:rsidR="007D5167" w:rsidRPr="008A120A">
        <w:rPr>
          <w:rFonts w:asciiTheme="minorEastAsia" w:eastAsiaTheme="minorEastAsia" w:hAnsiTheme="minorEastAsia" w:cs="宋体"/>
          <w:sz w:val="24"/>
        </w:rPr>
        <w:t>扩容</w:t>
      </w:r>
      <w:r w:rsidR="007D5167" w:rsidRPr="008A120A">
        <w:rPr>
          <w:rFonts w:asciiTheme="minorEastAsia" w:eastAsiaTheme="minorEastAsia" w:hAnsiTheme="minorEastAsia" w:cs="宋体" w:hint="eastAsia"/>
          <w:sz w:val="24"/>
        </w:rPr>
        <w:t>或者缩</w:t>
      </w:r>
      <w:r w:rsidR="007D5167" w:rsidRPr="008A120A">
        <w:rPr>
          <w:rFonts w:asciiTheme="minorEastAsia" w:eastAsiaTheme="minorEastAsia" w:hAnsiTheme="minorEastAsia" w:cs="宋体"/>
          <w:sz w:val="24"/>
        </w:rPr>
        <w:t>容</w:t>
      </w:r>
      <w:r w:rsidR="007D5167" w:rsidRPr="008A120A">
        <w:rPr>
          <w:rFonts w:asciiTheme="minorEastAsia" w:eastAsiaTheme="minorEastAsia" w:hAnsiTheme="minorEastAsia" w:cs="宋体" w:hint="eastAsia"/>
          <w:sz w:val="24"/>
        </w:rPr>
        <w:t>以指导</w:t>
      </w:r>
      <w:r w:rsidR="007D5167" w:rsidRPr="008A120A">
        <w:rPr>
          <w:rFonts w:asciiTheme="minorEastAsia" w:eastAsiaTheme="minorEastAsia" w:hAnsiTheme="minorEastAsia" w:cs="宋体"/>
          <w:sz w:val="24"/>
        </w:rPr>
        <w:t>。</w:t>
      </w:r>
    </w:p>
    <w:p w14:paraId="1CF352B8"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功能性依赖</w:t>
      </w:r>
      <w:r>
        <w:rPr>
          <w:rFonts w:ascii="黑体" w:eastAsia="黑体" w:hAnsi="黑体" w:cs="宋体" w:hint="eastAsia"/>
          <w:sz w:val="28"/>
          <w:szCs w:val="28"/>
        </w:rPr>
        <w:t>梳理</w:t>
      </w:r>
    </w:p>
    <w:p w14:paraId="3DB9145E" w14:textId="77777777" w:rsidR="00065A3A" w:rsidRDefault="00C41667">
      <w:pPr>
        <w:widowControl/>
        <w:spacing w:before="100" w:beforeAutospacing="1" w:after="100" w:afterAutospacing="1"/>
        <w:jc w:val="left"/>
        <w:rPr>
          <w:rFonts w:asciiTheme="minorEastAsia" w:eastAsiaTheme="minorEastAsia" w:hAnsiTheme="minorEastAsia" w:cs="宋体"/>
          <w:kern w:val="0"/>
          <w:sz w:val="24"/>
        </w:rPr>
      </w:pPr>
      <w:r>
        <w:rPr>
          <w:noProof/>
        </w:rPr>
        <w:lastRenderedPageBreak/>
        <w:drawing>
          <wp:inline distT="0" distB="0" distL="0" distR="0" wp14:anchorId="6A326D67" wp14:editId="2B9BF8D0">
            <wp:extent cx="5274310" cy="2423795"/>
            <wp:effectExtent l="0" t="0" r="2540" b="0"/>
            <wp:docPr id="24" name="图片 24" descr="大促系统全流量压测及稳定性保证——京东交易架构分享（含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大促系统全流量压测及稳定性保证——京东交易架构分享（含PP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2423985"/>
                    </a:xfrm>
                    <a:prstGeom prst="rect">
                      <a:avLst/>
                    </a:prstGeom>
                    <a:noFill/>
                    <a:ln>
                      <a:noFill/>
                    </a:ln>
                  </pic:spPr>
                </pic:pic>
              </a:graphicData>
            </a:graphic>
          </wp:inline>
        </w:drawing>
      </w:r>
    </w:p>
    <w:p w14:paraId="004F247B" w14:textId="77777777" w:rsidR="00065A3A" w:rsidRDefault="00C41667">
      <w:pPr>
        <w:spacing w:line="400" w:lineRule="atLeast"/>
        <w:ind w:firstLine="420"/>
        <w:rPr>
          <w:rFonts w:ascii="楷体" w:eastAsia="楷体" w:hAnsi="楷体"/>
          <w:sz w:val="18"/>
          <w:szCs w:val="18"/>
        </w:rPr>
      </w:pPr>
      <w:r>
        <w:rPr>
          <w:rFonts w:asciiTheme="minorEastAsia" w:eastAsiaTheme="minorEastAsia" w:hAnsiTheme="minorEastAsia" w:cs="宋体" w:hint="eastAsia"/>
          <w:kern w:val="0"/>
          <w:sz w:val="24"/>
        </w:rPr>
        <w:t xml:space="preserve">             </w:t>
      </w:r>
      <w:r>
        <w:rPr>
          <w:rFonts w:ascii="楷体" w:eastAsia="楷体" w:hAnsi="楷体" w:hint="eastAsia"/>
          <w:sz w:val="18"/>
          <w:szCs w:val="18"/>
        </w:rPr>
        <w:t xml:space="preserve">   图7.9 </w:t>
      </w:r>
      <w:r>
        <w:rPr>
          <w:rFonts w:ascii="楷体" w:eastAsia="楷体" w:hAnsi="楷体"/>
          <w:sz w:val="18"/>
          <w:szCs w:val="18"/>
        </w:rPr>
        <w:t xml:space="preserve"> 商城交易平台</w:t>
      </w:r>
      <w:r>
        <w:rPr>
          <w:rFonts w:ascii="楷体" w:eastAsia="楷体" w:hAnsi="楷体" w:hint="eastAsia"/>
          <w:sz w:val="18"/>
          <w:szCs w:val="18"/>
        </w:rPr>
        <w:t>的</w:t>
      </w:r>
      <w:r>
        <w:rPr>
          <w:rFonts w:ascii="楷体" w:eastAsia="楷体" w:hAnsi="楷体"/>
          <w:sz w:val="18"/>
          <w:szCs w:val="18"/>
        </w:rPr>
        <w:t>服务依赖图</w:t>
      </w:r>
    </w:p>
    <w:p w14:paraId="77373D5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有</w:t>
      </w:r>
      <w:r>
        <w:rPr>
          <w:rFonts w:asciiTheme="minorEastAsia" w:eastAsiaTheme="minorEastAsia" w:hAnsiTheme="minorEastAsia" w:cs="宋体"/>
          <w:sz w:val="24"/>
        </w:rPr>
        <w:t>了监控中的链路调用关系，</w:t>
      </w:r>
      <w:r>
        <w:rPr>
          <w:rFonts w:asciiTheme="minorEastAsia" w:eastAsiaTheme="minorEastAsia" w:hAnsiTheme="minorEastAsia" w:cs="宋体" w:hint="eastAsia"/>
          <w:sz w:val="24"/>
        </w:rPr>
        <w:t>就可以</w:t>
      </w:r>
      <w:r>
        <w:rPr>
          <w:rFonts w:asciiTheme="minorEastAsia" w:eastAsiaTheme="minorEastAsia" w:hAnsiTheme="minorEastAsia" w:cs="宋体"/>
          <w:sz w:val="24"/>
        </w:rPr>
        <w:t>看到整个公司业务的全貌。如图</w:t>
      </w:r>
      <w:r>
        <w:rPr>
          <w:rFonts w:asciiTheme="minorEastAsia" w:eastAsiaTheme="minorEastAsia" w:hAnsiTheme="minorEastAsia" w:cs="宋体" w:hint="eastAsia"/>
          <w:sz w:val="24"/>
        </w:rPr>
        <w:t>7.</w:t>
      </w:r>
      <w:r>
        <w:rPr>
          <w:rFonts w:asciiTheme="minorEastAsia" w:eastAsiaTheme="minorEastAsia" w:hAnsiTheme="minorEastAsia" w:cs="宋体"/>
          <w:sz w:val="24"/>
        </w:rPr>
        <w:t>9</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，这是</w:t>
      </w:r>
      <w:r>
        <w:rPr>
          <w:rFonts w:asciiTheme="minorEastAsia" w:eastAsiaTheme="minorEastAsia" w:hAnsiTheme="minorEastAsia" w:cs="宋体"/>
          <w:sz w:val="24"/>
        </w:rPr>
        <w:t>商城交易平台</w:t>
      </w:r>
      <w:r>
        <w:rPr>
          <w:rFonts w:asciiTheme="minorEastAsia" w:eastAsiaTheme="minorEastAsia" w:hAnsiTheme="minorEastAsia" w:cs="宋体" w:hint="eastAsia"/>
          <w:sz w:val="24"/>
        </w:rPr>
        <w:t>的</w:t>
      </w:r>
      <w:r>
        <w:rPr>
          <w:rFonts w:asciiTheme="minorEastAsia" w:eastAsiaTheme="minorEastAsia" w:hAnsiTheme="minorEastAsia" w:cs="宋体"/>
          <w:sz w:val="24"/>
        </w:rPr>
        <w:t>服务依赖图，绿色部分是弱依赖的服务，蓝色</w:t>
      </w:r>
      <w:r>
        <w:rPr>
          <w:rFonts w:asciiTheme="minorEastAsia" w:eastAsiaTheme="minorEastAsia" w:hAnsiTheme="minorEastAsia" w:cs="宋体" w:hint="eastAsia"/>
          <w:sz w:val="24"/>
        </w:rPr>
        <w:t>部分</w:t>
      </w:r>
      <w:r>
        <w:rPr>
          <w:rFonts w:asciiTheme="minorEastAsia" w:eastAsiaTheme="minorEastAsia" w:hAnsiTheme="minorEastAsia" w:cs="宋体"/>
          <w:sz w:val="24"/>
        </w:rPr>
        <w:t>是强依赖的部分</w:t>
      </w:r>
      <w:r>
        <w:rPr>
          <w:rFonts w:asciiTheme="minorEastAsia" w:eastAsiaTheme="minorEastAsia" w:hAnsiTheme="minorEastAsia" w:cs="宋体" w:hint="eastAsia"/>
          <w:sz w:val="24"/>
        </w:rPr>
        <w:t>,白</w:t>
      </w:r>
      <w:r>
        <w:rPr>
          <w:rFonts w:asciiTheme="minorEastAsia" w:eastAsiaTheme="minorEastAsia" w:hAnsiTheme="minorEastAsia" w:cs="宋体"/>
          <w:sz w:val="24"/>
        </w:rPr>
        <w:t>颜色的是服务调用方，灰颜色的是</w:t>
      </w:r>
      <w:r>
        <w:rPr>
          <w:rFonts w:asciiTheme="minorEastAsia" w:eastAsiaTheme="minorEastAsia" w:hAnsiTheme="minorEastAsia" w:cs="宋体" w:hint="eastAsia"/>
          <w:sz w:val="24"/>
        </w:rPr>
        <w:t>主</w:t>
      </w:r>
      <w:r>
        <w:rPr>
          <w:rFonts w:asciiTheme="minorEastAsia" w:eastAsiaTheme="minorEastAsia" w:hAnsiTheme="minorEastAsia" w:cs="宋体"/>
          <w:sz w:val="24"/>
        </w:rPr>
        <w:t>流程。</w:t>
      </w:r>
    </w:p>
    <w:p w14:paraId="1D39882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强</w:t>
      </w:r>
      <w:r>
        <w:rPr>
          <w:rFonts w:asciiTheme="minorEastAsia" w:eastAsiaTheme="minorEastAsia" w:hAnsiTheme="minorEastAsia" w:cs="宋体"/>
          <w:sz w:val="24"/>
        </w:rPr>
        <w:t>依赖</w:t>
      </w:r>
      <w:r>
        <w:rPr>
          <w:rFonts w:asciiTheme="minorEastAsia" w:eastAsiaTheme="minorEastAsia" w:hAnsiTheme="minorEastAsia" w:cs="宋体" w:hint="eastAsia"/>
          <w:sz w:val="24"/>
        </w:rPr>
        <w:t>的一般是不能</w:t>
      </w:r>
      <w:r>
        <w:rPr>
          <w:rFonts w:asciiTheme="minorEastAsia" w:eastAsiaTheme="minorEastAsia" w:hAnsiTheme="minorEastAsia" w:cs="宋体"/>
          <w:sz w:val="24"/>
        </w:rPr>
        <w:t>降级的核心服务。</w:t>
      </w:r>
      <w:r>
        <w:rPr>
          <w:rFonts w:asciiTheme="minorEastAsia" w:eastAsiaTheme="minorEastAsia" w:hAnsiTheme="minorEastAsia" w:cs="宋体" w:hint="eastAsia"/>
          <w:sz w:val="24"/>
        </w:rPr>
        <w:t>比如实时</w:t>
      </w:r>
      <w:r>
        <w:rPr>
          <w:rFonts w:asciiTheme="minorEastAsia" w:eastAsiaTheme="minorEastAsia" w:hAnsiTheme="minorEastAsia" w:cs="宋体"/>
          <w:sz w:val="24"/>
        </w:rPr>
        <w:t>库存，购物车</w:t>
      </w:r>
      <w:r>
        <w:rPr>
          <w:rFonts w:asciiTheme="minorEastAsia" w:eastAsiaTheme="minorEastAsia" w:hAnsiTheme="minorEastAsia" w:cs="宋体" w:hint="eastAsia"/>
          <w:sz w:val="24"/>
        </w:rPr>
        <w:t>，</w:t>
      </w:r>
      <w:r>
        <w:rPr>
          <w:rFonts w:asciiTheme="minorEastAsia" w:eastAsiaTheme="minorEastAsia" w:hAnsiTheme="minorEastAsia" w:cs="宋体"/>
          <w:sz w:val="24"/>
        </w:rPr>
        <w:t>商品服务，订单号服务等。</w:t>
      </w:r>
      <w:r>
        <w:rPr>
          <w:rFonts w:asciiTheme="minorEastAsia" w:eastAsiaTheme="minorEastAsia" w:hAnsiTheme="minorEastAsia" w:cs="宋体" w:hint="eastAsia"/>
          <w:sz w:val="24"/>
        </w:rPr>
        <w:t>弱</w:t>
      </w:r>
      <w:r>
        <w:rPr>
          <w:rFonts w:asciiTheme="minorEastAsia" w:eastAsiaTheme="minorEastAsia" w:hAnsiTheme="minorEastAsia" w:cs="宋体"/>
          <w:sz w:val="24"/>
        </w:rPr>
        <w:t>依赖</w:t>
      </w:r>
      <w:r>
        <w:rPr>
          <w:rFonts w:asciiTheme="minorEastAsia" w:eastAsiaTheme="minorEastAsia" w:hAnsiTheme="minorEastAsia" w:cs="宋体" w:hint="eastAsia"/>
          <w:sz w:val="24"/>
        </w:rPr>
        <w:t>的一般</w:t>
      </w:r>
      <w:r>
        <w:rPr>
          <w:rFonts w:asciiTheme="minorEastAsia" w:eastAsiaTheme="minorEastAsia" w:hAnsiTheme="minorEastAsia" w:cs="宋体"/>
          <w:sz w:val="24"/>
        </w:rPr>
        <w:t>是</w:t>
      </w:r>
      <w:r>
        <w:rPr>
          <w:rFonts w:asciiTheme="minorEastAsia" w:eastAsiaTheme="minorEastAsia" w:hAnsiTheme="minorEastAsia" w:cs="宋体" w:hint="eastAsia"/>
          <w:sz w:val="24"/>
        </w:rPr>
        <w:t>可以</w:t>
      </w:r>
      <w:r>
        <w:rPr>
          <w:rFonts w:asciiTheme="minorEastAsia" w:eastAsiaTheme="minorEastAsia" w:hAnsiTheme="minorEastAsia" w:cs="宋体"/>
          <w:sz w:val="24"/>
        </w:rPr>
        <w:t>降级的非核心服务</w:t>
      </w:r>
      <w:r>
        <w:rPr>
          <w:rFonts w:asciiTheme="minorEastAsia" w:eastAsiaTheme="minorEastAsia" w:hAnsiTheme="minorEastAsia" w:cs="宋体" w:hint="eastAsia"/>
          <w:sz w:val="24"/>
        </w:rPr>
        <w:t>。比如优惠券</w:t>
      </w:r>
      <w:r>
        <w:rPr>
          <w:rFonts w:asciiTheme="minorEastAsia" w:eastAsiaTheme="minorEastAsia" w:hAnsiTheme="minorEastAsia" w:cs="宋体"/>
          <w:sz w:val="24"/>
        </w:rPr>
        <w:t>，运费险，</w:t>
      </w:r>
      <w:r>
        <w:rPr>
          <w:rFonts w:asciiTheme="minorEastAsia" w:eastAsiaTheme="minorEastAsia" w:hAnsiTheme="minorEastAsia" w:cs="宋体" w:hint="eastAsia"/>
          <w:sz w:val="24"/>
        </w:rPr>
        <w:t>自提</w:t>
      </w:r>
      <w:r>
        <w:rPr>
          <w:rFonts w:asciiTheme="minorEastAsia" w:eastAsiaTheme="minorEastAsia" w:hAnsiTheme="minorEastAsia" w:cs="宋体"/>
          <w:sz w:val="24"/>
        </w:rPr>
        <w:t>服务</w:t>
      </w:r>
      <w:r>
        <w:rPr>
          <w:rFonts w:asciiTheme="minorEastAsia" w:eastAsiaTheme="minorEastAsia" w:hAnsiTheme="minorEastAsia" w:cs="宋体" w:hint="eastAsia"/>
          <w:sz w:val="24"/>
        </w:rPr>
        <w:t>，</w:t>
      </w:r>
      <w:r>
        <w:rPr>
          <w:rFonts w:asciiTheme="minorEastAsia" w:eastAsiaTheme="minorEastAsia" w:hAnsiTheme="minorEastAsia" w:cs="宋体"/>
          <w:sz w:val="24"/>
        </w:rPr>
        <w:t>订单备注等。</w:t>
      </w:r>
    </w:p>
    <w:p w14:paraId="43291BF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弱</w:t>
      </w:r>
      <w:r>
        <w:rPr>
          <w:rFonts w:asciiTheme="minorEastAsia" w:eastAsiaTheme="minorEastAsia" w:hAnsiTheme="minorEastAsia" w:cs="宋体"/>
          <w:sz w:val="24"/>
        </w:rPr>
        <w:t>依赖</w:t>
      </w:r>
      <w:r>
        <w:rPr>
          <w:rFonts w:asciiTheme="minorEastAsia" w:eastAsiaTheme="minorEastAsia" w:hAnsiTheme="minorEastAsia" w:cs="宋体" w:hint="eastAsia"/>
          <w:sz w:val="24"/>
        </w:rPr>
        <w:t>的</w:t>
      </w:r>
      <w:r>
        <w:rPr>
          <w:rFonts w:asciiTheme="minorEastAsia" w:eastAsiaTheme="minorEastAsia" w:hAnsiTheme="minorEastAsia" w:cs="宋体"/>
          <w:sz w:val="24"/>
        </w:rPr>
        <w:t>部分如果有问题，可以在detector里面做手工</w:t>
      </w:r>
      <w:r>
        <w:rPr>
          <w:rFonts w:asciiTheme="minorEastAsia" w:eastAsiaTheme="minorEastAsia" w:hAnsiTheme="minorEastAsia" w:cs="宋体" w:hint="eastAsia"/>
          <w:sz w:val="24"/>
        </w:rPr>
        <w:t>开关</w:t>
      </w:r>
      <w:r>
        <w:rPr>
          <w:rFonts w:asciiTheme="minorEastAsia" w:eastAsiaTheme="minorEastAsia" w:hAnsiTheme="minorEastAsia" w:cs="宋体"/>
          <w:sz w:val="24"/>
        </w:rPr>
        <w:t>降级，或者</w:t>
      </w:r>
      <w:r>
        <w:rPr>
          <w:rFonts w:asciiTheme="minorEastAsia" w:eastAsiaTheme="minorEastAsia" w:hAnsiTheme="minorEastAsia" w:cs="宋体" w:hint="eastAsia"/>
          <w:sz w:val="24"/>
        </w:rPr>
        <w:t>是</w:t>
      </w:r>
      <w:r>
        <w:rPr>
          <w:rFonts w:asciiTheme="minorEastAsia" w:eastAsiaTheme="minorEastAsia" w:hAnsiTheme="minorEastAsia" w:cs="宋体"/>
          <w:sz w:val="24"/>
        </w:rPr>
        <w:t>自动降级。</w:t>
      </w:r>
    </w:p>
    <w:p w14:paraId="1B224D0A" w14:textId="77777777" w:rsidR="00065A3A" w:rsidRDefault="00C41667">
      <w:r>
        <w:rPr>
          <w:rFonts w:ascii="Wingdings" w:hAnsi="Wingdings" w:cs="Wingdings"/>
          <w:kern w:val="0"/>
          <w:sz w:val="24"/>
        </w:rPr>
        <w:t></w:t>
      </w:r>
      <w:r>
        <w:rPr>
          <w:rFonts w:ascii="黑体" w:eastAsia="黑体" w:hAnsi="黑体"/>
          <w:sz w:val="28"/>
          <w:szCs w:val="28"/>
        </w:rPr>
        <w:t xml:space="preserve"> </w:t>
      </w:r>
      <w:r>
        <w:rPr>
          <w:rFonts w:ascii="黑体" w:eastAsia="黑体" w:hAnsi="黑体" w:cs="宋体"/>
          <w:sz w:val="28"/>
          <w:szCs w:val="28"/>
        </w:rPr>
        <w:t>容量规划</w:t>
      </w:r>
    </w:p>
    <w:p w14:paraId="0DF2339B" w14:textId="77777777" w:rsidR="00065A3A" w:rsidRDefault="00C41667">
      <w:pPr>
        <w:spacing w:line="400" w:lineRule="atLeast"/>
        <w:ind w:firstLineChars="200" w:firstLine="480"/>
        <w:rPr>
          <w:rFonts w:asciiTheme="minorEastAsia" w:eastAsiaTheme="minorEastAsia" w:hAnsiTheme="minorEastAsia" w:cs="宋体"/>
          <w:sz w:val="24"/>
        </w:rPr>
      </w:pPr>
      <w:r>
        <w:rPr>
          <w:rFonts w:asciiTheme="minorEastAsia" w:eastAsiaTheme="minorEastAsia" w:hAnsiTheme="minorEastAsia" w:cs="宋体"/>
          <w:sz w:val="24"/>
        </w:rPr>
        <w:t>数据在线上主系统中存留的时间</w:t>
      </w:r>
      <w:r>
        <w:rPr>
          <w:rFonts w:asciiTheme="minorEastAsia" w:eastAsiaTheme="minorEastAsia" w:hAnsiTheme="minorEastAsia" w:cs="宋体" w:hint="eastAsia"/>
          <w:sz w:val="24"/>
        </w:rPr>
        <w:t>是</w:t>
      </w:r>
      <w:r>
        <w:rPr>
          <w:rFonts w:asciiTheme="minorEastAsia" w:eastAsiaTheme="minorEastAsia" w:hAnsiTheme="minorEastAsia" w:cs="宋体"/>
          <w:sz w:val="24"/>
        </w:rPr>
        <w:t>主要考虑的因素</w:t>
      </w:r>
      <w:r>
        <w:rPr>
          <w:rFonts w:asciiTheme="minorEastAsia" w:eastAsiaTheme="minorEastAsia" w:hAnsiTheme="minorEastAsia" w:cs="宋体" w:hint="eastAsia"/>
          <w:sz w:val="24"/>
        </w:rPr>
        <w:t>。</w:t>
      </w:r>
      <w:r>
        <w:rPr>
          <w:rFonts w:asciiTheme="minorEastAsia" w:eastAsiaTheme="minorEastAsia" w:hAnsiTheme="minorEastAsia" w:cs="宋体"/>
          <w:sz w:val="24"/>
        </w:rPr>
        <w:t>出现高峰时，允许积压数据量和积压时间</w:t>
      </w:r>
      <w:r>
        <w:rPr>
          <w:rFonts w:asciiTheme="minorEastAsia" w:eastAsiaTheme="minorEastAsia" w:hAnsiTheme="minorEastAsia" w:cs="宋体" w:hint="eastAsia"/>
          <w:sz w:val="24"/>
        </w:rPr>
        <w:t>,正常</w:t>
      </w:r>
      <w:r>
        <w:rPr>
          <w:rFonts w:asciiTheme="minorEastAsia" w:eastAsiaTheme="minorEastAsia" w:hAnsiTheme="minorEastAsia" w:cs="宋体"/>
          <w:sz w:val="24"/>
        </w:rPr>
        <w:t>情况</w:t>
      </w:r>
      <w:r>
        <w:rPr>
          <w:rFonts w:asciiTheme="minorEastAsia" w:eastAsiaTheme="minorEastAsia" w:hAnsiTheme="minorEastAsia" w:cs="宋体" w:hint="eastAsia"/>
          <w:sz w:val="24"/>
        </w:rPr>
        <w:t>下</w:t>
      </w:r>
      <w:r>
        <w:rPr>
          <w:rFonts w:asciiTheme="minorEastAsia" w:eastAsiaTheme="minorEastAsia" w:hAnsiTheme="minorEastAsia" w:cs="宋体"/>
          <w:sz w:val="24"/>
        </w:rPr>
        <w:t>可以慢慢处理</w:t>
      </w:r>
      <w:r>
        <w:rPr>
          <w:rFonts w:asciiTheme="minorEastAsia" w:eastAsiaTheme="minorEastAsia" w:hAnsiTheme="minorEastAsia" w:cs="宋体" w:hint="eastAsia"/>
          <w:sz w:val="24"/>
        </w:rPr>
        <w:t>.</w:t>
      </w:r>
    </w:p>
    <w:p w14:paraId="1FB272E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异常情况下，</w:t>
      </w:r>
      <w:r>
        <w:rPr>
          <w:rFonts w:asciiTheme="minorEastAsia" w:eastAsiaTheme="minorEastAsia" w:hAnsiTheme="minorEastAsia" w:cs="宋体" w:hint="eastAsia"/>
          <w:sz w:val="24"/>
        </w:rPr>
        <w:t>有个</w:t>
      </w:r>
      <w:r>
        <w:rPr>
          <w:rFonts w:asciiTheme="minorEastAsia" w:eastAsiaTheme="minorEastAsia" w:hAnsiTheme="minorEastAsia" w:cs="宋体"/>
          <w:sz w:val="24"/>
        </w:rPr>
        <w:t>服务</w:t>
      </w:r>
      <w:r>
        <w:rPr>
          <w:rFonts w:asciiTheme="minorEastAsia" w:eastAsiaTheme="minorEastAsia" w:hAnsiTheme="minorEastAsia" w:cs="宋体" w:hint="eastAsia"/>
          <w:sz w:val="24"/>
        </w:rPr>
        <w:t>强</w:t>
      </w:r>
      <w:r>
        <w:rPr>
          <w:rFonts w:asciiTheme="minorEastAsia" w:eastAsiaTheme="minorEastAsia" w:hAnsiTheme="minorEastAsia" w:cs="宋体"/>
          <w:sz w:val="24"/>
        </w:rPr>
        <w:t>依赖下游系统，</w:t>
      </w:r>
      <w:r>
        <w:rPr>
          <w:rFonts w:asciiTheme="minorEastAsia" w:eastAsiaTheme="minorEastAsia" w:hAnsiTheme="minorEastAsia" w:cs="宋体" w:hint="eastAsia"/>
          <w:sz w:val="24"/>
        </w:rPr>
        <w:t>并且</w:t>
      </w:r>
      <w:r>
        <w:rPr>
          <w:rFonts w:asciiTheme="minorEastAsia" w:eastAsiaTheme="minorEastAsia" w:hAnsiTheme="minorEastAsia" w:cs="宋体"/>
          <w:sz w:val="24"/>
        </w:rPr>
        <w:t>下游系统被压垮之后，其容量发生了变化，</w:t>
      </w:r>
      <w:r>
        <w:rPr>
          <w:rFonts w:asciiTheme="minorEastAsia" w:eastAsiaTheme="minorEastAsia" w:hAnsiTheme="minorEastAsia" w:cs="宋体" w:hint="eastAsia"/>
          <w:sz w:val="24"/>
        </w:rPr>
        <w:t>如果</w:t>
      </w:r>
      <w:r>
        <w:rPr>
          <w:rFonts w:asciiTheme="minorEastAsia" w:eastAsiaTheme="minorEastAsia" w:hAnsiTheme="minorEastAsia" w:cs="宋体"/>
          <w:sz w:val="24"/>
        </w:rPr>
        <w:t>原来容量是5，压垮之后容量</w:t>
      </w:r>
      <w:r>
        <w:rPr>
          <w:rFonts w:asciiTheme="minorEastAsia" w:eastAsiaTheme="minorEastAsia" w:hAnsiTheme="minorEastAsia" w:cs="宋体" w:hint="eastAsia"/>
          <w:sz w:val="24"/>
        </w:rPr>
        <w:t>会</w:t>
      </w:r>
      <w:r>
        <w:rPr>
          <w:rFonts w:asciiTheme="minorEastAsia" w:eastAsiaTheme="minorEastAsia" w:hAnsiTheme="minorEastAsia" w:cs="宋体"/>
          <w:sz w:val="24"/>
        </w:rPr>
        <w:t>减小，</w:t>
      </w:r>
      <w:r>
        <w:rPr>
          <w:rFonts w:asciiTheme="minorEastAsia" w:eastAsiaTheme="minorEastAsia" w:hAnsiTheme="minorEastAsia" w:cs="宋体" w:hint="eastAsia"/>
          <w:sz w:val="24"/>
        </w:rPr>
        <w:t>可能</w:t>
      </w:r>
      <w:r>
        <w:rPr>
          <w:rFonts w:asciiTheme="minorEastAsia" w:eastAsiaTheme="minorEastAsia" w:hAnsiTheme="minorEastAsia" w:cs="宋体"/>
          <w:sz w:val="24"/>
        </w:rPr>
        <w:t>变成了3。</w:t>
      </w:r>
    </w:p>
    <w:p w14:paraId="1BEF37E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在大促时必然</w:t>
      </w:r>
      <w:r>
        <w:rPr>
          <w:rFonts w:asciiTheme="minorEastAsia" w:eastAsiaTheme="minorEastAsia" w:hAnsiTheme="minorEastAsia" w:cs="宋体"/>
          <w:sz w:val="24"/>
        </w:rPr>
        <w:t>会对系统造成很大的压力，当分</w:t>
      </w:r>
      <w:r>
        <w:rPr>
          <w:rFonts w:asciiTheme="minorEastAsia" w:eastAsiaTheme="minorEastAsia" w:hAnsiTheme="minorEastAsia" w:cs="宋体" w:hint="eastAsia"/>
          <w:sz w:val="24"/>
        </w:rPr>
        <w:t>配</w:t>
      </w:r>
      <w:r>
        <w:rPr>
          <w:rFonts w:asciiTheme="minorEastAsia" w:eastAsiaTheme="minorEastAsia" w:hAnsiTheme="minorEastAsia" w:cs="宋体"/>
          <w:sz w:val="24"/>
        </w:rPr>
        <w:t>的量大于了单机的容量，如果系统没有做</w:t>
      </w:r>
      <w:r>
        <w:rPr>
          <w:rFonts w:asciiTheme="minorEastAsia" w:eastAsiaTheme="minorEastAsia" w:hAnsiTheme="minorEastAsia" w:cs="宋体" w:hint="eastAsia"/>
          <w:sz w:val="24"/>
        </w:rPr>
        <w:t>好</w:t>
      </w:r>
      <w:r>
        <w:rPr>
          <w:rFonts w:asciiTheme="minorEastAsia" w:eastAsiaTheme="minorEastAsia" w:hAnsiTheme="minorEastAsia" w:cs="宋体"/>
          <w:sz w:val="24"/>
        </w:rPr>
        <w:t>保护</w:t>
      </w:r>
      <w:r>
        <w:rPr>
          <w:rFonts w:asciiTheme="minorEastAsia" w:eastAsiaTheme="minorEastAsia" w:hAnsiTheme="minorEastAsia" w:cs="宋体" w:hint="eastAsia"/>
          <w:sz w:val="24"/>
        </w:rPr>
        <w:t>，</w:t>
      </w:r>
      <w:r>
        <w:rPr>
          <w:rFonts w:asciiTheme="minorEastAsia" w:eastAsiaTheme="minorEastAsia" w:hAnsiTheme="minorEastAsia" w:cs="宋体"/>
          <w:sz w:val="24"/>
        </w:rPr>
        <w:t>持续一段时间后，系统将不能很好的恢复</w:t>
      </w:r>
      <w:r>
        <w:rPr>
          <w:rFonts w:asciiTheme="minorEastAsia" w:eastAsiaTheme="minorEastAsia" w:hAnsiTheme="minorEastAsia" w:cs="宋体" w:hint="eastAsia"/>
          <w:sz w:val="24"/>
        </w:rPr>
        <w:t>到原来</w:t>
      </w:r>
      <w:r>
        <w:rPr>
          <w:rFonts w:asciiTheme="minorEastAsia" w:eastAsiaTheme="minorEastAsia" w:hAnsiTheme="minorEastAsia" w:cs="宋体"/>
          <w:sz w:val="24"/>
        </w:rPr>
        <w:t>的状态，即</w:t>
      </w:r>
      <w:r>
        <w:rPr>
          <w:rFonts w:asciiTheme="minorEastAsia" w:eastAsiaTheme="minorEastAsia" w:hAnsiTheme="minorEastAsia" w:cs="宋体" w:hint="eastAsia"/>
          <w:sz w:val="24"/>
        </w:rPr>
        <w:t>使</w:t>
      </w:r>
      <w:r>
        <w:rPr>
          <w:rFonts w:asciiTheme="minorEastAsia" w:eastAsiaTheme="minorEastAsia" w:hAnsiTheme="minorEastAsia" w:cs="宋体"/>
          <w:sz w:val="24"/>
        </w:rPr>
        <w:t>把分</w:t>
      </w:r>
      <w:r>
        <w:rPr>
          <w:rFonts w:asciiTheme="minorEastAsia" w:eastAsiaTheme="minorEastAsia" w:hAnsiTheme="minorEastAsia" w:cs="宋体" w:hint="eastAsia"/>
          <w:sz w:val="24"/>
        </w:rPr>
        <w:t>配</w:t>
      </w:r>
      <w:r>
        <w:rPr>
          <w:rFonts w:asciiTheme="minorEastAsia" w:eastAsiaTheme="minorEastAsia" w:hAnsiTheme="minorEastAsia" w:cs="宋体"/>
          <w:sz w:val="24"/>
        </w:rPr>
        <w:t>进入的</w:t>
      </w:r>
      <w:r>
        <w:rPr>
          <w:rFonts w:asciiTheme="minorEastAsia" w:eastAsiaTheme="minorEastAsia" w:hAnsiTheme="minorEastAsia" w:cs="宋体" w:hint="eastAsia"/>
          <w:sz w:val="24"/>
        </w:rPr>
        <w:t>流</w:t>
      </w:r>
      <w:r>
        <w:rPr>
          <w:rFonts w:asciiTheme="minorEastAsia" w:eastAsiaTheme="minorEastAsia" w:hAnsiTheme="minorEastAsia" w:cs="宋体"/>
          <w:sz w:val="24"/>
        </w:rPr>
        <w:t>量减少到系统容量以下也不能快速恢复。</w:t>
      </w:r>
    </w:p>
    <w:p w14:paraId="43414C6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容量评估时</w:t>
      </w:r>
      <w:r>
        <w:rPr>
          <w:rFonts w:asciiTheme="minorEastAsia" w:eastAsiaTheme="minorEastAsia" w:hAnsiTheme="minorEastAsia" w:cs="宋体"/>
          <w:sz w:val="24"/>
        </w:rPr>
        <w:t>会评价一个水位</w:t>
      </w:r>
      <w:r>
        <w:rPr>
          <w:rFonts w:asciiTheme="minorEastAsia" w:eastAsiaTheme="minorEastAsia" w:hAnsiTheme="minorEastAsia" w:cs="宋体" w:hint="eastAsia"/>
          <w:sz w:val="24"/>
        </w:rPr>
        <w:t>，</w:t>
      </w:r>
      <w:r>
        <w:rPr>
          <w:rFonts w:asciiTheme="minorEastAsia" w:eastAsiaTheme="minorEastAsia" w:hAnsiTheme="minorEastAsia" w:cs="宋体"/>
          <w:sz w:val="24"/>
        </w:rPr>
        <w:t>保证</w:t>
      </w:r>
      <w:r>
        <w:rPr>
          <w:rFonts w:asciiTheme="minorEastAsia" w:eastAsiaTheme="minorEastAsia" w:hAnsiTheme="minorEastAsia" w:cs="宋体" w:hint="eastAsia"/>
          <w:sz w:val="24"/>
        </w:rPr>
        <w:t>大于</w:t>
      </w:r>
      <w:r>
        <w:rPr>
          <w:rFonts w:asciiTheme="minorEastAsia" w:eastAsiaTheme="minorEastAsia" w:hAnsiTheme="minorEastAsia" w:cs="宋体"/>
          <w:sz w:val="24"/>
        </w:rPr>
        <w:t>这个水位会有限流</w:t>
      </w:r>
      <w:r>
        <w:rPr>
          <w:rFonts w:asciiTheme="minorEastAsia" w:eastAsiaTheme="minorEastAsia" w:hAnsiTheme="minorEastAsia" w:cs="宋体" w:hint="eastAsia"/>
          <w:sz w:val="24"/>
        </w:rPr>
        <w:t>或</w:t>
      </w:r>
      <w:r>
        <w:rPr>
          <w:rFonts w:asciiTheme="minorEastAsia" w:eastAsiaTheme="minorEastAsia" w:hAnsiTheme="minorEastAsia" w:cs="宋体"/>
          <w:sz w:val="24"/>
        </w:rPr>
        <w:t>降级来保护下游系统</w:t>
      </w:r>
      <w:r>
        <w:rPr>
          <w:rFonts w:asciiTheme="minorEastAsia" w:eastAsiaTheme="minorEastAsia" w:hAnsiTheme="minorEastAsia" w:cs="宋体" w:hint="eastAsia"/>
          <w:sz w:val="24"/>
        </w:rPr>
        <w:t>。</w:t>
      </w:r>
    </w:p>
    <w:p w14:paraId="3B1DB675" w14:textId="77777777" w:rsidR="00065A3A" w:rsidRDefault="00C41667">
      <w:pPr>
        <w:pStyle w:val="3"/>
        <w:spacing w:beforeLines="100" w:before="312" w:afterLines="100" w:after="312" w:line="415" w:lineRule="auto"/>
        <w:jc w:val="left"/>
        <w:rPr>
          <w:rFonts w:ascii="黑体" w:eastAsia="黑体" w:hAnsi="黑体"/>
          <w:b w:val="0"/>
        </w:rPr>
      </w:pPr>
      <w:bookmarkStart w:id="198" w:name="_Toc483557647"/>
      <w:bookmarkStart w:id="199" w:name="_Toc482175972"/>
      <w:r>
        <w:rPr>
          <w:rFonts w:ascii="黑体" w:eastAsia="黑体" w:hAnsi="黑体"/>
          <w:b w:val="0"/>
        </w:rPr>
        <w:t xml:space="preserve">7.4 </w:t>
      </w:r>
      <w:r>
        <w:rPr>
          <w:rFonts w:ascii="黑体" w:eastAsia="黑体" w:hAnsi="黑体" w:hint="eastAsia"/>
          <w:b w:val="0"/>
        </w:rPr>
        <w:t>本章小节</w:t>
      </w:r>
      <w:bookmarkEnd w:id="198"/>
      <w:bookmarkEnd w:id="199"/>
      <w:r>
        <w:rPr>
          <w:rFonts w:ascii="黑体" w:eastAsia="黑体" w:hAnsi="黑体" w:hint="eastAsia"/>
          <w:b w:val="0"/>
        </w:rPr>
        <w:t xml:space="preserve"> </w:t>
      </w:r>
    </w:p>
    <w:p w14:paraId="7DED7D91" w14:textId="77777777" w:rsidR="00065A3A" w:rsidRDefault="00C41667">
      <w:pPr>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本章首先论述</w:t>
      </w:r>
      <w:r>
        <w:rPr>
          <w:rFonts w:asciiTheme="minorEastAsia" w:eastAsiaTheme="minorEastAsia" w:hAnsiTheme="minorEastAsia" w:cs="宋体"/>
          <w:sz w:val="24"/>
        </w:rPr>
        <w:t>了</w:t>
      </w:r>
      <w:r>
        <w:rPr>
          <w:rFonts w:asciiTheme="minorEastAsia" w:eastAsiaTheme="minorEastAsia" w:hAnsiTheme="minorEastAsia" w:cs="宋体" w:hint="eastAsia"/>
          <w:sz w:val="24"/>
        </w:rPr>
        <w:t>3个层次的</w:t>
      </w:r>
      <w:r>
        <w:rPr>
          <w:rFonts w:asciiTheme="minorEastAsia" w:eastAsiaTheme="minorEastAsia" w:hAnsiTheme="minorEastAsia" w:cs="宋体"/>
          <w:sz w:val="24"/>
        </w:rPr>
        <w:t>监控</w:t>
      </w:r>
      <w:r>
        <w:rPr>
          <w:rFonts w:asciiTheme="minorEastAsia" w:eastAsiaTheme="minorEastAsia" w:hAnsiTheme="minorEastAsia" w:cs="宋体" w:hint="eastAsia"/>
          <w:sz w:val="24"/>
        </w:rPr>
        <w:t>，</w:t>
      </w:r>
      <w:r>
        <w:rPr>
          <w:rFonts w:asciiTheme="minorEastAsia" w:eastAsiaTheme="minorEastAsia" w:hAnsiTheme="minorEastAsia" w:cs="宋体"/>
          <w:sz w:val="24"/>
        </w:rPr>
        <w:t>然后讲述了hedwig</w:t>
      </w:r>
      <w:r>
        <w:rPr>
          <w:rFonts w:asciiTheme="minorEastAsia" w:eastAsiaTheme="minorEastAsia" w:hAnsiTheme="minorEastAsia" w:cs="宋体" w:hint="eastAsia"/>
          <w:sz w:val="24"/>
        </w:rPr>
        <w:t>在</w:t>
      </w:r>
      <w:r>
        <w:rPr>
          <w:rFonts w:asciiTheme="minorEastAsia" w:eastAsiaTheme="minorEastAsia" w:hAnsiTheme="minorEastAsia" w:cs="宋体"/>
          <w:sz w:val="24"/>
        </w:rPr>
        <w:t>这</w:t>
      </w:r>
      <w:r>
        <w:rPr>
          <w:rFonts w:asciiTheme="minorEastAsia" w:eastAsiaTheme="minorEastAsia" w:hAnsiTheme="minorEastAsia" w:cs="宋体" w:hint="eastAsia"/>
          <w:sz w:val="24"/>
        </w:rPr>
        <w:t>3个层次的</w:t>
      </w:r>
      <w:r>
        <w:rPr>
          <w:rFonts w:asciiTheme="minorEastAsia" w:eastAsiaTheme="minorEastAsia" w:hAnsiTheme="minorEastAsia" w:cs="宋体"/>
          <w:sz w:val="24"/>
        </w:rPr>
        <w:t>监控</w:t>
      </w:r>
      <w:r>
        <w:rPr>
          <w:rFonts w:asciiTheme="minorEastAsia" w:eastAsiaTheme="minorEastAsia" w:hAnsiTheme="minorEastAsia" w:cs="宋体"/>
          <w:sz w:val="24"/>
        </w:rPr>
        <w:lastRenderedPageBreak/>
        <w:t>上实现了哪些</w:t>
      </w:r>
      <w:r>
        <w:rPr>
          <w:rFonts w:asciiTheme="minorEastAsia" w:eastAsiaTheme="minorEastAsia" w:hAnsiTheme="minorEastAsia" w:cs="宋体" w:hint="eastAsia"/>
          <w:sz w:val="24"/>
        </w:rPr>
        <w:t>功能</w:t>
      </w:r>
      <w:r>
        <w:rPr>
          <w:rFonts w:asciiTheme="minorEastAsia" w:eastAsiaTheme="minorEastAsia" w:hAnsiTheme="minorEastAsia" w:cs="宋体"/>
          <w:sz w:val="24"/>
        </w:rPr>
        <w:t>，</w:t>
      </w:r>
      <w:r>
        <w:rPr>
          <w:rFonts w:asciiTheme="minorEastAsia" w:eastAsiaTheme="minorEastAsia" w:hAnsiTheme="minorEastAsia" w:cs="宋体" w:hint="eastAsia"/>
          <w:sz w:val="24"/>
        </w:rPr>
        <w:t>最后论述</w:t>
      </w:r>
      <w:r>
        <w:rPr>
          <w:rFonts w:asciiTheme="minorEastAsia" w:eastAsiaTheme="minorEastAsia" w:hAnsiTheme="minorEastAsia" w:cs="宋体"/>
          <w:sz w:val="24"/>
        </w:rPr>
        <w:t>了</w:t>
      </w:r>
      <w:r>
        <w:rPr>
          <w:rFonts w:asciiTheme="minorEastAsia" w:eastAsiaTheme="minorEastAsia" w:hAnsiTheme="minorEastAsia" w:cs="宋体" w:hint="eastAsia"/>
          <w:sz w:val="24"/>
        </w:rPr>
        <w:t>服务</w:t>
      </w:r>
      <w:r>
        <w:rPr>
          <w:rFonts w:asciiTheme="minorEastAsia" w:eastAsiaTheme="minorEastAsia" w:hAnsiTheme="minorEastAsia" w:cs="宋体"/>
          <w:sz w:val="24"/>
        </w:rPr>
        <w:t>治理</w:t>
      </w:r>
      <w:r>
        <w:rPr>
          <w:rFonts w:asciiTheme="minorEastAsia" w:eastAsiaTheme="minorEastAsia" w:hAnsiTheme="minorEastAsia" w:cs="宋体" w:hint="eastAsia"/>
          <w:sz w:val="24"/>
        </w:rPr>
        <w:t>中</w:t>
      </w:r>
      <w:r>
        <w:rPr>
          <w:rFonts w:asciiTheme="minorEastAsia" w:eastAsiaTheme="minorEastAsia" w:hAnsiTheme="minorEastAsia" w:cs="宋体"/>
          <w:sz w:val="24"/>
        </w:rPr>
        <w:t>的功能性依赖</w:t>
      </w:r>
      <w:r>
        <w:rPr>
          <w:rFonts w:asciiTheme="minorEastAsia" w:eastAsiaTheme="minorEastAsia" w:hAnsiTheme="minorEastAsia" w:cs="宋体" w:hint="eastAsia"/>
          <w:sz w:val="24"/>
        </w:rPr>
        <w:t>梳理和</w:t>
      </w:r>
      <w:r>
        <w:rPr>
          <w:rFonts w:asciiTheme="minorEastAsia" w:eastAsiaTheme="minorEastAsia" w:hAnsiTheme="minorEastAsia" w:cs="宋体"/>
          <w:sz w:val="24"/>
        </w:rPr>
        <w:t>容量规划。</w:t>
      </w:r>
    </w:p>
    <w:p w14:paraId="1AF7266E" w14:textId="77777777" w:rsidR="00065A3A" w:rsidRDefault="00065A3A">
      <w:pPr>
        <w:spacing w:line="400" w:lineRule="atLeast"/>
        <w:ind w:firstLine="420"/>
        <w:rPr>
          <w:rFonts w:asciiTheme="minorEastAsia" w:eastAsiaTheme="minorEastAsia" w:hAnsiTheme="minorEastAsia" w:cs="宋体"/>
          <w:sz w:val="24"/>
        </w:rPr>
      </w:pPr>
    </w:p>
    <w:p w14:paraId="1689FC17" w14:textId="77777777" w:rsidR="00065A3A" w:rsidRDefault="00065A3A">
      <w:pPr>
        <w:spacing w:line="400" w:lineRule="atLeast"/>
        <w:ind w:firstLine="420"/>
        <w:rPr>
          <w:rFonts w:asciiTheme="minorEastAsia" w:eastAsiaTheme="minorEastAsia" w:hAnsiTheme="minorEastAsia" w:cs="宋体"/>
          <w:sz w:val="24"/>
        </w:rPr>
      </w:pPr>
    </w:p>
    <w:p w14:paraId="4698C5B0" w14:textId="77777777" w:rsidR="00065A3A" w:rsidRDefault="00065A3A">
      <w:pPr>
        <w:spacing w:line="400" w:lineRule="atLeast"/>
        <w:ind w:firstLine="420"/>
        <w:rPr>
          <w:rFonts w:asciiTheme="minorEastAsia" w:eastAsiaTheme="minorEastAsia" w:hAnsiTheme="minorEastAsia" w:cs="宋体"/>
          <w:sz w:val="24"/>
        </w:rPr>
      </w:pPr>
    </w:p>
    <w:p w14:paraId="6DE4C7C7" w14:textId="77777777" w:rsidR="00065A3A" w:rsidRDefault="00065A3A">
      <w:pPr>
        <w:spacing w:line="400" w:lineRule="atLeast"/>
        <w:ind w:firstLine="420"/>
        <w:rPr>
          <w:rFonts w:asciiTheme="minorEastAsia" w:eastAsiaTheme="minorEastAsia" w:hAnsiTheme="minorEastAsia" w:cs="宋体"/>
          <w:sz w:val="24"/>
        </w:rPr>
      </w:pPr>
    </w:p>
    <w:p w14:paraId="7CD10B22" w14:textId="77777777" w:rsidR="00065A3A" w:rsidRDefault="00065A3A">
      <w:pPr>
        <w:spacing w:line="400" w:lineRule="atLeast"/>
        <w:ind w:firstLine="420"/>
        <w:rPr>
          <w:rFonts w:asciiTheme="minorEastAsia" w:eastAsiaTheme="minorEastAsia" w:hAnsiTheme="minorEastAsia" w:cs="宋体"/>
          <w:sz w:val="24"/>
        </w:rPr>
      </w:pPr>
    </w:p>
    <w:p w14:paraId="7AA522A4" w14:textId="77777777" w:rsidR="00065A3A" w:rsidRDefault="00065A3A">
      <w:pPr>
        <w:spacing w:line="400" w:lineRule="atLeast"/>
        <w:ind w:firstLine="420"/>
        <w:rPr>
          <w:rFonts w:asciiTheme="minorEastAsia" w:eastAsiaTheme="minorEastAsia" w:hAnsiTheme="minorEastAsia" w:cs="宋体"/>
          <w:sz w:val="24"/>
        </w:rPr>
      </w:pPr>
    </w:p>
    <w:p w14:paraId="2C2EE132" w14:textId="77777777" w:rsidR="00065A3A" w:rsidRDefault="00065A3A">
      <w:pPr>
        <w:spacing w:line="400" w:lineRule="atLeast"/>
        <w:ind w:firstLine="420"/>
        <w:rPr>
          <w:rFonts w:asciiTheme="minorEastAsia" w:eastAsiaTheme="minorEastAsia" w:hAnsiTheme="minorEastAsia" w:cs="宋体"/>
          <w:sz w:val="24"/>
        </w:rPr>
      </w:pPr>
    </w:p>
    <w:p w14:paraId="1D81F922" w14:textId="77777777" w:rsidR="00065A3A" w:rsidRDefault="00065A3A">
      <w:pPr>
        <w:spacing w:line="400" w:lineRule="atLeast"/>
        <w:ind w:firstLine="420"/>
        <w:rPr>
          <w:rFonts w:asciiTheme="minorEastAsia" w:eastAsiaTheme="minorEastAsia" w:hAnsiTheme="minorEastAsia" w:cs="宋体"/>
          <w:sz w:val="24"/>
        </w:rPr>
      </w:pPr>
    </w:p>
    <w:p w14:paraId="1E3F4926" w14:textId="77777777" w:rsidR="00065A3A" w:rsidRDefault="00065A3A">
      <w:pPr>
        <w:spacing w:line="400" w:lineRule="atLeast"/>
        <w:ind w:firstLine="420"/>
        <w:rPr>
          <w:rFonts w:asciiTheme="minorEastAsia" w:eastAsiaTheme="minorEastAsia" w:hAnsiTheme="minorEastAsia" w:cs="宋体"/>
          <w:sz w:val="24"/>
        </w:rPr>
      </w:pPr>
    </w:p>
    <w:p w14:paraId="7CE5E854" w14:textId="77777777" w:rsidR="00065A3A" w:rsidRDefault="00065A3A">
      <w:pPr>
        <w:spacing w:line="400" w:lineRule="atLeast"/>
        <w:ind w:firstLine="420"/>
        <w:rPr>
          <w:rFonts w:asciiTheme="minorEastAsia" w:eastAsiaTheme="minorEastAsia" w:hAnsiTheme="minorEastAsia" w:cs="宋体"/>
          <w:sz w:val="24"/>
        </w:rPr>
      </w:pPr>
    </w:p>
    <w:p w14:paraId="1B0EE131" w14:textId="77777777" w:rsidR="00065A3A" w:rsidRDefault="00065A3A">
      <w:pPr>
        <w:spacing w:line="400" w:lineRule="atLeast"/>
        <w:ind w:firstLine="420"/>
        <w:rPr>
          <w:rFonts w:asciiTheme="minorEastAsia" w:eastAsiaTheme="minorEastAsia" w:hAnsiTheme="minorEastAsia" w:cs="宋体"/>
          <w:sz w:val="24"/>
        </w:rPr>
      </w:pPr>
    </w:p>
    <w:p w14:paraId="24E1E640" w14:textId="77777777" w:rsidR="00065A3A" w:rsidRDefault="00065A3A">
      <w:pPr>
        <w:spacing w:line="400" w:lineRule="atLeast"/>
        <w:ind w:firstLine="420"/>
        <w:rPr>
          <w:rFonts w:asciiTheme="minorEastAsia" w:eastAsiaTheme="minorEastAsia" w:hAnsiTheme="minorEastAsia" w:cs="宋体"/>
          <w:sz w:val="24"/>
        </w:rPr>
      </w:pPr>
    </w:p>
    <w:p w14:paraId="094AE9BD" w14:textId="77777777" w:rsidR="00065A3A" w:rsidRDefault="00065A3A">
      <w:pPr>
        <w:spacing w:line="400" w:lineRule="atLeast"/>
        <w:ind w:firstLine="420"/>
        <w:rPr>
          <w:rFonts w:asciiTheme="minorEastAsia" w:eastAsiaTheme="minorEastAsia" w:hAnsiTheme="minorEastAsia" w:cs="宋体"/>
          <w:sz w:val="24"/>
        </w:rPr>
      </w:pPr>
    </w:p>
    <w:p w14:paraId="19F5ABE3" w14:textId="77777777" w:rsidR="00065A3A" w:rsidRDefault="00065A3A">
      <w:pPr>
        <w:spacing w:line="400" w:lineRule="atLeast"/>
        <w:ind w:firstLine="420"/>
        <w:rPr>
          <w:rFonts w:asciiTheme="minorEastAsia" w:eastAsiaTheme="minorEastAsia" w:hAnsiTheme="minorEastAsia" w:cs="宋体"/>
          <w:sz w:val="24"/>
        </w:rPr>
      </w:pPr>
    </w:p>
    <w:p w14:paraId="00CFEE19" w14:textId="77777777" w:rsidR="00065A3A" w:rsidRDefault="00065A3A">
      <w:pPr>
        <w:spacing w:line="400" w:lineRule="atLeast"/>
        <w:ind w:firstLine="420"/>
        <w:rPr>
          <w:rFonts w:asciiTheme="minorEastAsia" w:eastAsiaTheme="minorEastAsia" w:hAnsiTheme="minorEastAsia" w:cs="宋体"/>
          <w:sz w:val="24"/>
        </w:rPr>
      </w:pPr>
    </w:p>
    <w:p w14:paraId="43EDE543" w14:textId="77777777" w:rsidR="00065A3A" w:rsidRDefault="00065A3A">
      <w:pPr>
        <w:spacing w:line="400" w:lineRule="atLeast"/>
        <w:ind w:firstLine="420"/>
        <w:rPr>
          <w:rFonts w:asciiTheme="minorEastAsia" w:eastAsiaTheme="minorEastAsia" w:hAnsiTheme="minorEastAsia" w:cs="宋体"/>
          <w:sz w:val="24"/>
        </w:rPr>
      </w:pPr>
    </w:p>
    <w:p w14:paraId="18810D51" w14:textId="77777777" w:rsidR="00065A3A" w:rsidRDefault="00065A3A">
      <w:pPr>
        <w:spacing w:line="400" w:lineRule="atLeast"/>
        <w:ind w:firstLine="420"/>
        <w:rPr>
          <w:rFonts w:asciiTheme="minorEastAsia" w:eastAsiaTheme="minorEastAsia" w:hAnsiTheme="minorEastAsia" w:cs="宋体"/>
          <w:sz w:val="24"/>
        </w:rPr>
      </w:pPr>
    </w:p>
    <w:p w14:paraId="29E8906D" w14:textId="77777777" w:rsidR="00065A3A" w:rsidRDefault="00065A3A">
      <w:pPr>
        <w:spacing w:line="400" w:lineRule="atLeast"/>
        <w:ind w:firstLine="420"/>
        <w:rPr>
          <w:rFonts w:asciiTheme="minorEastAsia" w:eastAsiaTheme="minorEastAsia" w:hAnsiTheme="minorEastAsia" w:cs="宋体"/>
          <w:sz w:val="24"/>
        </w:rPr>
      </w:pPr>
    </w:p>
    <w:bookmarkEnd w:id="167"/>
    <w:p w14:paraId="59F981AF" w14:textId="77777777" w:rsidR="00065A3A" w:rsidRDefault="00065A3A">
      <w:pPr>
        <w:spacing w:line="400" w:lineRule="atLeast"/>
        <w:rPr>
          <w:rFonts w:asciiTheme="minorEastAsia" w:eastAsiaTheme="minorEastAsia" w:hAnsiTheme="minorEastAsia" w:cs="宋体"/>
          <w:sz w:val="24"/>
        </w:rPr>
      </w:pPr>
    </w:p>
    <w:p w14:paraId="53F0F97B" w14:textId="77777777" w:rsidR="00065A3A" w:rsidRDefault="00065A3A">
      <w:pPr>
        <w:spacing w:line="400" w:lineRule="atLeast"/>
        <w:rPr>
          <w:rFonts w:asciiTheme="minorEastAsia" w:eastAsiaTheme="minorEastAsia" w:hAnsiTheme="minorEastAsia" w:cs="宋体"/>
          <w:sz w:val="24"/>
        </w:rPr>
      </w:pPr>
    </w:p>
    <w:p w14:paraId="5E9FB488" w14:textId="77777777" w:rsidR="00065A3A" w:rsidRDefault="00065A3A">
      <w:pPr>
        <w:spacing w:line="400" w:lineRule="atLeast"/>
        <w:rPr>
          <w:rFonts w:asciiTheme="minorEastAsia" w:eastAsiaTheme="minorEastAsia" w:hAnsiTheme="minorEastAsia" w:cs="宋体"/>
          <w:sz w:val="24"/>
        </w:rPr>
      </w:pPr>
    </w:p>
    <w:p w14:paraId="2FDD9EDF" w14:textId="77777777" w:rsidR="00065A3A" w:rsidRDefault="00065A3A">
      <w:pPr>
        <w:spacing w:line="400" w:lineRule="atLeast"/>
        <w:rPr>
          <w:rFonts w:asciiTheme="minorEastAsia" w:eastAsiaTheme="minorEastAsia" w:hAnsiTheme="minorEastAsia" w:cs="宋体"/>
          <w:sz w:val="24"/>
        </w:rPr>
      </w:pPr>
    </w:p>
    <w:p w14:paraId="6424A634" w14:textId="77777777" w:rsidR="00065A3A" w:rsidRDefault="00065A3A">
      <w:pPr>
        <w:spacing w:line="400" w:lineRule="atLeast"/>
        <w:rPr>
          <w:rFonts w:asciiTheme="minorEastAsia" w:eastAsiaTheme="minorEastAsia" w:hAnsiTheme="minorEastAsia" w:cs="宋体"/>
          <w:sz w:val="24"/>
        </w:rPr>
      </w:pPr>
    </w:p>
    <w:p w14:paraId="6D0906E2" w14:textId="77777777" w:rsidR="00065A3A" w:rsidRDefault="00065A3A">
      <w:pPr>
        <w:spacing w:line="400" w:lineRule="atLeast"/>
        <w:rPr>
          <w:rFonts w:asciiTheme="minorEastAsia" w:eastAsiaTheme="minorEastAsia" w:hAnsiTheme="minorEastAsia" w:cs="宋体"/>
          <w:sz w:val="24"/>
        </w:rPr>
      </w:pPr>
    </w:p>
    <w:p w14:paraId="0E59FED2" w14:textId="77777777" w:rsidR="00065A3A" w:rsidRDefault="00065A3A">
      <w:pPr>
        <w:spacing w:line="400" w:lineRule="atLeast"/>
        <w:rPr>
          <w:rFonts w:asciiTheme="minorEastAsia" w:eastAsiaTheme="minorEastAsia" w:hAnsiTheme="minorEastAsia" w:cs="宋体"/>
          <w:sz w:val="24"/>
        </w:rPr>
      </w:pPr>
    </w:p>
    <w:p w14:paraId="2D91755D" w14:textId="77777777" w:rsidR="00065A3A" w:rsidRDefault="00065A3A">
      <w:pPr>
        <w:spacing w:line="400" w:lineRule="atLeast"/>
        <w:rPr>
          <w:rFonts w:asciiTheme="minorEastAsia" w:eastAsiaTheme="minorEastAsia" w:hAnsiTheme="minorEastAsia" w:cs="宋体"/>
          <w:sz w:val="24"/>
        </w:rPr>
      </w:pPr>
    </w:p>
    <w:p w14:paraId="405037AB" w14:textId="77777777" w:rsidR="00065A3A" w:rsidRDefault="00065A3A">
      <w:pPr>
        <w:spacing w:line="400" w:lineRule="atLeast"/>
        <w:rPr>
          <w:rFonts w:asciiTheme="minorEastAsia" w:eastAsiaTheme="minorEastAsia" w:hAnsiTheme="minorEastAsia" w:cs="宋体"/>
          <w:sz w:val="24"/>
        </w:rPr>
      </w:pPr>
    </w:p>
    <w:p w14:paraId="60746E84" w14:textId="77777777" w:rsidR="00065A3A" w:rsidRDefault="00065A3A">
      <w:pPr>
        <w:spacing w:line="400" w:lineRule="atLeast"/>
        <w:rPr>
          <w:rFonts w:asciiTheme="minorEastAsia" w:eastAsiaTheme="minorEastAsia" w:hAnsiTheme="minorEastAsia" w:cs="宋体"/>
          <w:sz w:val="24"/>
        </w:rPr>
      </w:pPr>
    </w:p>
    <w:p w14:paraId="6DC09E29" w14:textId="77777777" w:rsidR="00065A3A" w:rsidRDefault="00065A3A">
      <w:pPr>
        <w:spacing w:line="400" w:lineRule="atLeast"/>
        <w:rPr>
          <w:rFonts w:asciiTheme="minorEastAsia" w:eastAsiaTheme="minorEastAsia" w:hAnsiTheme="minorEastAsia" w:cs="宋体"/>
          <w:sz w:val="24"/>
        </w:rPr>
      </w:pPr>
    </w:p>
    <w:p w14:paraId="11806D6E" w14:textId="77777777" w:rsidR="00065A3A" w:rsidRDefault="00065A3A">
      <w:pPr>
        <w:spacing w:line="400" w:lineRule="atLeast"/>
        <w:rPr>
          <w:rFonts w:asciiTheme="minorEastAsia" w:eastAsiaTheme="minorEastAsia" w:hAnsiTheme="minorEastAsia" w:cs="宋体"/>
          <w:sz w:val="24"/>
        </w:rPr>
      </w:pPr>
    </w:p>
    <w:p w14:paraId="06F2C30C" w14:textId="77777777" w:rsidR="00065A3A" w:rsidRDefault="00065A3A">
      <w:pPr>
        <w:spacing w:line="400" w:lineRule="atLeast"/>
        <w:rPr>
          <w:rFonts w:asciiTheme="minorEastAsia" w:eastAsiaTheme="minorEastAsia" w:hAnsiTheme="minorEastAsia" w:cs="宋体"/>
          <w:sz w:val="24"/>
        </w:rPr>
      </w:pPr>
    </w:p>
    <w:p w14:paraId="2A314BAC" w14:textId="77777777" w:rsidR="00065A3A" w:rsidRDefault="00065A3A">
      <w:pPr>
        <w:spacing w:line="400" w:lineRule="atLeast"/>
        <w:rPr>
          <w:rFonts w:asciiTheme="minorEastAsia" w:eastAsiaTheme="minorEastAsia" w:hAnsiTheme="minorEastAsia" w:cs="宋体"/>
          <w:sz w:val="24"/>
        </w:rPr>
      </w:pPr>
    </w:p>
    <w:p w14:paraId="4030D4AF" w14:textId="77777777" w:rsidR="00065A3A" w:rsidRDefault="00C41667">
      <w:pPr>
        <w:pStyle w:val="1"/>
        <w:numPr>
          <w:ilvl w:val="0"/>
          <w:numId w:val="0"/>
        </w:numPr>
        <w:tabs>
          <w:tab w:val="clear" w:pos="360"/>
        </w:tabs>
        <w:spacing w:beforeLines="100" w:before="312" w:afterLines="100" w:after="312"/>
        <w:ind w:left="360" w:hanging="360"/>
        <w:jc w:val="left"/>
        <w:rPr>
          <w:rFonts w:ascii="黑体" w:eastAsia="黑体" w:hAnsi="黑体"/>
          <w:b w:val="0"/>
          <w:sz w:val="36"/>
          <w:szCs w:val="36"/>
        </w:rPr>
      </w:pPr>
      <w:bookmarkStart w:id="200" w:name="_Toc481258182"/>
      <w:bookmarkStart w:id="201" w:name="_Toc482175986"/>
      <w:bookmarkStart w:id="202" w:name="_Toc483557648"/>
      <w:r>
        <w:rPr>
          <w:rFonts w:ascii="黑体" w:eastAsia="黑体" w:hAnsi="黑体" w:hint="eastAsia"/>
          <w:b w:val="0"/>
          <w:sz w:val="36"/>
          <w:szCs w:val="36"/>
        </w:rPr>
        <w:lastRenderedPageBreak/>
        <w:t xml:space="preserve">8 </w:t>
      </w:r>
      <w:bookmarkEnd w:id="200"/>
      <w:r>
        <w:rPr>
          <w:rFonts w:ascii="黑体" w:eastAsia="黑体" w:hAnsi="黑体" w:hint="eastAsia"/>
          <w:b w:val="0"/>
          <w:sz w:val="36"/>
          <w:szCs w:val="36"/>
        </w:rPr>
        <w:t>总结</w:t>
      </w:r>
      <w:r>
        <w:rPr>
          <w:rFonts w:ascii="黑体" w:eastAsia="黑体" w:hAnsi="黑体"/>
          <w:b w:val="0"/>
          <w:sz w:val="36"/>
          <w:szCs w:val="36"/>
        </w:rPr>
        <w:t>和</w:t>
      </w:r>
      <w:r>
        <w:rPr>
          <w:rFonts w:ascii="黑体" w:eastAsia="黑体" w:hAnsi="黑体" w:hint="eastAsia"/>
          <w:b w:val="0"/>
          <w:sz w:val="36"/>
          <w:szCs w:val="36"/>
        </w:rPr>
        <w:t>展望</w:t>
      </w:r>
      <w:bookmarkEnd w:id="201"/>
      <w:bookmarkEnd w:id="202"/>
    </w:p>
    <w:p w14:paraId="2C5C173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从12年</w:t>
      </w:r>
      <w:r>
        <w:rPr>
          <w:rFonts w:asciiTheme="minorEastAsia" w:eastAsiaTheme="minorEastAsia" w:hAnsiTheme="minorEastAsia" w:cs="宋体"/>
          <w:sz w:val="24"/>
        </w:rPr>
        <w:t>开始</w:t>
      </w:r>
      <w:r>
        <w:rPr>
          <w:rFonts w:asciiTheme="minorEastAsia" w:eastAsiaTheme="minorEastAsia" w:hAnsiTheme="minorEastAsia" w:cs="宋体" w:hint="eastAsia"/>
          <w:sz w:val="24"/>
        </w:rPr>
        <w:t>一号店</w:t>
      </w:r>
      <w:r>
        <w:rPr>
          <w:rFonts w:asciiTheme="minorEastAsia" w:eastAsiaTheme="minorEastAsia" w:hAnsiTheme="minorEastAsia" w:cs="宋体"/>
          <w:sz w:val="24"/>
        </w:rPr>
        <w:t>就开始了</w:t>
      </w:r>
      <w:r>
        <w:rPr>
          <w:rFonts w:asciiTheme="minorEastAsia" w:eastAsiaTheme="minorEastAsia" w:hAnsiTheme="minorEastAsia" w:cs="宋体" w:hint="eastAsia"/>
          <w:sz w:val="24"/>
        </w:rPr>
        <w:t>公司</w:t>
      </w:r>
      <w:r>
        <w:rPr>
          <w:rFonts w:asciiTheme="minorEastAsia" w:eastAsiaTheme="minorEastAsia" w:hAnsiTheme="minorEastAsia" w:cs="宋体"/>
          <w:sz w:val="24"/>
        </w:rPr>
        <w:t>整体服务化的进程，</w:t>
      </w:r>
      <w:r>
        <w:rPr>
          <w:rFonts w:asciiTheme="minorEastAsia" w:eastAsiaTheme="minorEastAsia" w:hAnsiTheme="minorEastAsia" w:cs="宋体" w:hint="eastAsia"/>
          <w:sz w:val="24"/>
        </w:rPr>
        <w:t>其中</w:t>
      </w:r>
      <w:r>
        <w:rPr>
          <w:rFonts w:asciiTheme="minorEastAsia" w:eastAsiaTheme="minorEastAsia" w:hAnsiTheme="minorEastAsia" w:cs="宋体"/>
          <w:sz w:val="24"/>
        </w:rPr>
        <w:t>最主要的产品</w:t>
      </w:r>
      <w:r>
        <w:rPr>
          <w:rFonts w:asciiTheme="minorEastAsia" w:eastAsiaTheme="minorEastAsia" w:hAnsiTheme="minorEastAsia" w:cs="宋体" w:hint="eastAsia"/>
          <w:sz w:val="24"/>
        </w:rPr>
        <w:t>之一</w:t>
      </w:r>
      <w:r>
        <w:rPr>
          <w:rFonts w:asciiTheme="minorEastAsia" w:eastAsiaTheme="minorEastAsia" w:hAnsiTheme="minorEastAsia" w:cs="宋体"/>
          <w:sz w:val="24"/>
        </w:rPr>
        <w:t>是服务治理框架hedwig</w:t>
      </w:r>
      <w:r>
        <w:rPr>
          <w:rFonts w:asciiTheme="minorEastAsia" w:eastAsiaTheme="minorEastAsia" w:hAnsiTheme="minorEastAsia" w:cs="宋体" w:hint="eastAsia"/>
          <w:sz w:val="24"/>
        </w:rPr>
        <w:t>。</w:t>
      </w:r>
      <w:r>
        <w:rPr>
          <w:rFonts w:asciiTheme="minorEastAsia" w:eastAsiaTheme="minorEastAsia" w:hAnsiTheme="minorEastAsia" w:cs="宋体"/>
          <w:sz w:val="24"/>
        </w:rPr>
        <w:t>hedwig几乎承载了公司</w:t>
      </w:r>
      <w:r>
        <w:rPr>
          <w:rFonts w:asciiTheme="minorEastAsia" w:eastAsiaTheme="minorEastAsia" w:hAnsiTheme="minorEastAsia" w:cs="宋体" w:hint="eastAsia"/>
          <w:sz w:val="24"/>
        </w:rPr>
        <w:t>商城网站</w:t>
      </w:r>
      <w:r>
        <w:rPr>
          <w:rFonts w:asciiTheme="minorEastAsia" w:eastAsiaTheme="minorEastAsia" w:hAnsiTheme="minorEastAsia" w:cs="宋体"/>
          <w:sz w:val="24"/>
        </w:rPr>
        <w:t>和</w:t>
      </w:r>
      <w:r>
        <w:rPr>
          <w:rFonts w:asciiTheme="minorEastAsia" w:eastAsiaTheme="minorEastAsia" w:hAnsiTheme="minorEastAsia" w:cs="宋体" w:hint="eastAsia"/>
          <w:sz w:val="24"/>
        </w:rPr>
        <w:t>公司</w:t>
      </w:r>
      <w:r>
        <w:rPr>
          <w:rFonts w:asciiTheme="minorEastAsia" w:eastAsiaTheme="minorEastAsia" w:hAnsiTheme="minorEastAsia" w:cs="宋体"/>
          <w:sz w:val="24"/>
        </w:rPr>
        <w:t>内部所有的业务。H</w:t>
      </w:r>
      <w:r>
        <w:rPr>
          <w:rFonts w:asciiTheme="minorEastAsia" w:eastAsiaTheme="minorEastAsia" w:hAnsiTheme="minorEastAsia" w:cs="宋体" w:hint="eastAsia"/>
          <w:sz w:val="24"/>
        </w:rPr>
        <w:t>edwig在</w:t>
      </w:r>
      <w:r>
        <w:rPr>
          <w:rFonts w:asciiTheme="minorEastAsia" w:eastAsiaTheme="minorEastAsia" w:hAnsiTheme="minorEastAsia" w:cs="宋体"/>
          <w:sz w:val="24"/>
        </w:rPr>
        <w:t>这几年的发展中也是在各种大促和大流量</w:t>
      </w:r>
      <w:r>
        <w:rPr>
          <w:rFonts w:asciiTheme="minorEastAsia" w:eastAsiaTheme="minorEastAsia" w:hAnsiTheme="minorEastAsia" w:cs="宋体" w:hint="eastAsia"/>
          <w:sz w:val="24"/>
        </w:rPr>
        <w:t>的</w:t>
      </w:r>
      <w:r>
        <w:rPr>
          <w:rFonts w:asciiTheme="minorEastAsia" w:eastAsiaTheme="minorEastAsia" w:hAnsiTheme="minorEastAsia" w:cs="宋体"/>
          <w:sz w:val="24"/>
        </w:rPr>
        <w:t>情况下</w:t>
      </w:r>
      <w:r>
        <w:rPr>
          <w:rFonts w:asciiTheme="minorEastAsia" w:eastAsiaTheme="minorEastAsia" w:hAnsiTheme="minorEastAsia" w:cs="宋体" w:hint="eastAsia"/>
          <w:sz w:val="24"/>
        </w:rPr>
        <w:t>经受</w:t>
      </w:r>
      <w:r>
        <w:rPr>
          <w:rFonts w:asciiTheme="minorEastAsia" w:eastAsiaTheme="minorEastAsia" w:hAnsiTheme="minorEastAsia" w:cs="宋体"/>
          <w:sz w:val="24"/>
        </w:rPr>
        <w:t>过大考</w:t>
      </w:r>
      <w:r>
        <w:rPr>
          <w:rFonts w:asciiTheme="minorEastAsia" w:eastAsiaTheme="minorEastAsia" w:hAnsiTheme="minorEastAsia" w:cs="宋体" w:hint="eastAsia"/>
          <w:sz w:val="24"/>
        </w:rPr>
        <w:t>，一致</w:t>
      </w:r>
      <w:r>
        <w:rPr>
          <w:rFonts w:asciiTheme="minorEastAsia" w:eastAsiaTheme="minorEastAsia" w:hAnsiTheme="minorEastAsia" w:cs="宋体"/>
          <w:sz w:val="24"/>
        </w:rPr>
        <w:t>得到了公司的认可。</w:t>
      </w:r>
    </w:p>
    <w:p w14:paraId="63F26F9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w:t>
      </w:r>
      <w:r>
        <w:rPr>
          <w:rFonts w:asciiTheme="minorEastAsia" w:eastAsiaTheme="minorEastAsia" w:hAnsiTheme="minorEastAsia" w:cs="宋体" w:hint="eastAsia"/>
          <w:sz w:val="24"/>
        </w:rPr>
        <w:t>edwig</w:t>
      </w:r>
      <w:r>
        <w:rPr>
          <w:rFonts w:asciiTheme="minorEastAsia" w:eastAsiaTheme="minorEastAsia" w:hAnsiTheme="minorEastAsia" w:cs="宋体"/>
          <w:sz w:val="24"/>
        </w:rPr>
        <w:t>的</w:t>
      </w:r>
      <w:r>
        <w:rPr>
          <w:rFonts w:asciiTheme="minorEastAsia" w:eastAsiaTheme="minorEastAsia" w:hAnsiTheme="minorEastAsia" w:cs="宋体" w:hint="eastAsia"/>
          <w:sz w:val="24"/>
        </w:rPr>
        <w:t>核心的</w:t>
      </w:r>
      <w:r>
        <w:rPr>
          <w:rFonts w:asciiTheme="minorEastAsia" w:eastAsiaTheme="minorEastAsia" w:hAnsiTheme="minorEastAsia" w:cs="宋体"/>
          <w:sz w:val="24"/>
        </w:rPr>
        <w:t>功能和非功能特性已经</w:t>
      </w:r>
      <w:r>
        <w:rPr>
          <w:rFonts w:asciiTheme="minorEastAsia" w:eastAsiaTheme="minorEastAsia" w:hAnsiTheme="minorEastAsia" w:cs="宋体" w:hint="eastAsia"/>
          <w:sz w:val="24"/>
        </w:rPr>
        <w:t>实现</w:t>
      </w:r>
      <w:r>
        <w:rPr>
          <w:rFonts w:asciiTheme="minorEastAsia" w:eastAsiaTheme="minorEastAsia" w:hAnsiTheme="minorEastAsia" w:cs="宋体"/>
          <w:sz w:val="24"/>
        </w:rPr>
        <w:t>了</w:t>
      </w:r>
      <w:r>
        <w:rPr>
          <w:rFonts w:asciiTheme="minorEastAsia" w:eastAsiaTheme="minorEastAsia" w:hAnsiTheme="minorEastAsia" w:cs="宋体" w:hint="eastAsia"/>
          <w:sz w:val="24"/>
        </w:rPr>
        <w:t>，但</w:t>
      </w:r>
      <w:r>
        <w:rPr>
          <w:rFonts w:asciiTheme="minorEastAsia" w:eastAsiaTheme="minorEastAsia" w:hAnsiTheme="minorEastAsia" w:cs="宋体"/>
          <w:sz w:val="24"/>
        </w:rPr>
        <w:t>和</w:t>
      </w:r>
      <w:r>
        <w:rPr>
          <w:rFonts w:asciiTheme="minorEastAsia" w:eastAsiaTheme="minorEastAsia" w:hAnsiTheme="minorEastAsia" w:cs="宋体" w:hint="eastAsia"/>
          <w:sz w:val="24"/>
        </w:rPr>
        <w:t>阿里</w:t>
      </w:r>
      <w:r>
        <w:rPr>
          <w:rFonts w:asciiTheme="minorEastAsia" w:eastAsiaTheme="minorEastAsia" w:hAnsiTheme="minorEastAsia" w:cs="宋体"/>
          <w:sz w:val="24"/>
        </w:rPr>
        <w:t>的dubbo，唯品会的OSP</w:t>
      </w:r>
      <w:r>
        <w:rPr>
          <w:rFonts w:asciiTheme="minorEastAsia" w:eastAsiaTheme="minorEastAsia" w:hAnsiTheme="minorEastAsia" w:cs="宋体" w:hint="eastAsia"/>
          <w:sz w:val="24"/>
        </w:rPr>
        <w:t>，</w:t>
      </w:r>
      <w:r>
        <w:rPr>
          <w:rFonts w:asciiTheme="minorEastAsia" w:eastAsiaTheme="minorEastAsia" w:hAnsiTheme="minorEastAsia" w:cs="宋体"/>
          <w:sz w:val="24"/>
        </w:rPr>
        <w:t>点评的</w:t>
      </w:r>
      <w:r>
        <w:rPr>
          <w:rFonts w:asciiTheme="minorEastAsia" w:eastAsiaTheme="minorEastAsia" w:hAnsiTheme="minorEastAsia" w:cs="宋体" w:hint="eastAsia"/>
          <w:sz w:val="24"/>
        </w:rPr>
        <w:t>pegioin</w:t>
      </w:r>
      <w:r>
        <w:rPr>
          <w:rFonts w:asciiTheme="minorEastAsia" w:eastAsiaTheme="minorEastAsia" w:hAnsiTheme="minorEastAsia" w:cs="宋体"/>
          <w:sz w:val="24"/>
        </w:rPr>
        <w:t>相比，还</w:t>
      </w:r>
      <w:r>
        <w:rPr>
          <w:rFonts w:asciiTheme="minorEastAsia" w:eastAsiaTheme="minorEastAsia" w:hAnsiTheme="minorEastAsia" w:cs="宋体" w:hint="eastAsia"/>
          <w:sz w:val="24"/>
        </w:rPr>
        <w:t>是</w:t>
      </w:r>
      <w:r>
        <w:rPr>
          <w:rFonts w:asciiTheme="minorEastAsia" w:eastAsiaTheme="minorEastAsia" w:hAnsiTheme="minorEastAsia" w:cs="宋体"/>
          <w:sz w:val="24"/>
        </w:rPr>
        <w:t>有可以借鉴的地方</w:t>
      </w:r>
      <w:r>
        <w:rPr>
          <w:rFonts w:asciiTheme="minorEastAsia" w:eastAsiaTheme="minorEastAsia" w:hAnsiTheme="minorEastAsia" w:cs="宋体" w:hint="eastAsia"/>
          <w:sz w:val="24"/>
        </w:rPr>
        <w:t>，</w:t>
      </w:r>
      <w:r>
        <w:rPr>
          <w:rFonts w:asciiTheme="minorEastAsia" w:eastAsiaTheme="minorEastAsia" w:hAnsiTheme="minorEastAsia" w:cs="宋体"/>
          <w:sz w:val="24"/>
        </w:rPr>
        <w:t>有些算法和细节还有</w:t>
      </w:r>
      <w:r>
        <w:rPr>
          <w:rFonts w:asciiTheme="minorEastAsia" w:eastAsiaTheme="minorEastAsia" w:hAnsiTheme="minorEastAsia" w:cs="宋体" w:hint="eastAsia"/>
          <w:sz w:val="24"/>
        </w:rPr>
        <w:t>精雕细琢的</w:t>
      </w:r>
      <w:r>
        <w:rPr>
          <w:rFonts w:asciiTheme="minorEastAsia" w:eastAsiaTheme="minorEastAsia" w:hAnsiTheme="minorEastAsia" w:cs="宋体"/>
          <w:sz w:val="24"/>
        </w:rPr>
        <w:t>空间。</w:t>
      </w:r>
    </w:p>
    <w:p w14:paraId="66AEF36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调用</w:t>
      </w:r>
      <w:r>
        <w:rPr>
          <w:rFonts w:asciiTheme="minorEastAsia" w:eastAsiaTheme="minorEastAsia" w:hAnsiTheme="minorEastAsia" w:cs="宋体" w:hint="eastAsia"/>
          <w:sz w:val="24"/>
        </w:rPr>
        <w:t>错误</w:t>
      </w:r>
      <w:r>
        <w:rPr>
          <w:rFonts w:asciiTheme="minorEastAsia" w:eastAsiaTheme="minorEastAsia" w:hAnsiTheme="minorEastAsia" w:cs="宋体"/>
          <w:sz w:val="24"/>
        </w:rPr>
        <w:t>每天都在发生，</w:t>
      </w:r>
      <w:r>
        <w:rPr>
          <w:rFonts w:asciiTheme="minorEastAsia" w:eastAsiaTheme="minorEastAsia" w:hAnsiTheme="minorEastAsia" w:cs="宋体" w:hint="eastAsia"/>
          <w:sz w:val="24"/>
        </w:rPr>
        <w:t>错误</w:t>
      </w:r>
      <w:r>
        <w:rPr>
          <w:rFonts w:asciiTheme="minorEastAsia" w:eastAsiaTheme="minorEastAsia" w:hAnsiTheme="minorEastAsia" w:cs="宋体"/>
          <w:sz w:val="24"/>
        </w:rPr>
        <w:t>模式</w:t>
      </w:r>
      <w:r>
        <w:rPr>
          <w:rFonts w:asciiTheme="minorEastAsia" w:eastAsiaTheme="minorEastAsia" w:hAnsiTheme="minorEastAsia" w:cs="宋体" w:hint="eastAsia"/>
          <w:sz w:val="24"/>
        </w:rPr>
        <w:t>是</w:t>
      </w:r>
      <w:r>
        <w:rPr>
          <w:rFonts w:asciiTheme="minorEastAsia" w:eastAsiaTheme="minorEastAsia" w:hAnsiTheme="minorEastAsia" w:cs="宋体"/>
          <w:sz w:val="24"/>
        </w:rPr>
        <w:t>很好的一个</w:t>
      </w:r>
      <w:r>
        <w:rPr>
          <w:rFonts w:asciiTheme="minorEastAsia" w:eastAsiaTheme="minorEastAsia" w:hAnsiTheme="minorEastAsia" w:cs="宋体" w:hint="eastAsia"/>
          <w:sz w:val="24"/>
        </w:rPr>
        <w:t>总结，因此</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设计</w:t>
      </w:r>
      <w:r>
        <w:rPr>
          <w:rFonts w:asciiTheme="minorEastAsia" w:eastAsiaTheme="minorEastAsia" w:hAnsiTheme="minorEastAsia" w:cs="宋体"/>
          <w:sz w:val="24"/>
        </w:rPr>
        <w:t>和实现</w:t>
      </w:r>
      <w:r>
        <w:rPr>
          <w:rFonts w:asciiTheme="minorEastAsia" w:eastAsiaTheme="minorEastAsia" w:hAnsiTheme="minorEastAsia" w:cs="宋体" w:hint="eastAsia"/>
          <w:sz w:val="24"/>
        </w:rPr>
        <w:t>需要</w:t>
      </w:r>
      <w:r>
        <w:rPr>
          <w:rFonts w:asciiTheme="minorEastAsia" w:eastAsiaTheme="minorEastAsia" w:hAnsiTheme="minorEastAsia" w:cs="宋体"/>
          <w:sz w:val="24"/>
        </w:rPr>
        <w:t>参考</w:t>
      </w:r>
      <w:r>
        <w:rPr>
          <w:rFonts w:asciiTheme="minorEastAsia" w:eastAsiaTheme="minorEastAsia" w:hAnsiTheme="minorEastAsia" w:cs="宋体" w:hint="eastAsia"/>
          <w:sz w:val="24"/>
        </w:rPr>
        <w:t>这</w:t>
      </w:r>
      <w:r>
        <w:rPr>
          <w:rFonts w:asciiTheme="minorEastAsia" w:eastAsiaTheme="minorEastAsia" w:hAnsiTheme="minorEastAsia" w:cs="宋体"/>
          <w:sz w:val="24"/>
        </w:rPr>
        <w:t>部分的内容</w:t>
      </w:r>
      <w:r>
        <w:rPr>
          <w:rFonts w:asciiTheme="minorEastAsia" w:eastAsiaTheme="minorEastAsia" w:hAnsiTheme="minorEastAsia" w:cs="宋体" w:hint="eastAsia"/>
          <w:sz w:val="24"/>
        </w:rPr>
        <w:t>。</w:t>
      </w:r>
    </w:p>
    <w:p w14:paraId="60BD900F" w14:textId="3E3739C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hedwig</w:t>
      </w:r>
      <w:r>
        <w:rPr>
          <w:rFonts w:asciiTheme="minorEastAsia" w:eastAsiaTheme="minorEastAsia" w:hAnsiTheme="minorEastAsia" w:cs="宋体" w:hint="eastAsia"/>
          <w:sz w:val="24"/>
        </w:rPr>
        <w:t>监控</w:t>
      </w:r>
      <w:r>
        <w:rPr>
          <w:rFonts w:asciiTheme="minorEastAsia" w:eastAsiaTheme="minorEastAsia" w:hAnsiTheme="minorEastAsia" w:cs="宋体"/>
          <w:sz w:val="24"/>
        </w:rPr>
        <w:t>方面的功能基本都</w:t>
      </w:r>
      <w:r>
        <w:rPr>
          <w:rFonts w:asciiTheme="minorEastAsia" w:eastAsiaTheme="minorEastAsia" w:hAnsiTheme="minorEastAsia" w:cs="宋体" w:hint="eastAsia"/>
          <w:sz w:val="24"/>
        </w:rPr>
        <w:t>已经</w:t>
      </w:r>
      <w:r>
        <w:rPr>
          <w:rFonts w:asciiTheme="minorEastAsia" w:eastAsiaTheme="minorEastAsia" w:hAnsiTheme="minorEastAsia" w:cs="宋体"/>
          <w:sz w:val="24"/>
        </w:rPr>
        <w:t>实现了</w:t>
      </w:r>
      <w:r>
        <w:rPr>
          <w:rFonts w:asciiTheme="minorEastAsia" w:eastAsiaTheme="minorEastAsia" w:hAnsiTheme="minorEastAsia" w:cs="宋体" w:hint="eastAsia"/>
          <w:sz w:val="24"/>
        </w:rPr>
        <w:t>，</w:t>
      </w:r>
      <w:r>
        <w:rPr>
          <w:rFonts w:asciiTheme="minorEastAsia" w:eastAsiaTheme="minorEastAsia" w:hAnsiTheme="minorEastAsia" w:cs="宋体"/>
          <w:sz w:val="24"/>
        </w:rPr>
        <w:t>但在APM</w:t>
      </w:r>
      <w:r>
        <w:rPr>
          <w:rFonts w:asciiTheme="minorEastAsia" w:eastAsiaTheme="minorEastAsia" w:hAnsiTheme="minorEastAsia" w:cs="宋体" w:hint="eastAsia"/>
          <w:sz w:val="24"/>
        </w:rPr>
        <w:t>相关</w:t>
      </w:r>
      <w:r>
        <w:rPr>
          <w:rFonts w:asciiTheme="minorEastAsia" w:eastAsiaTheme="minorEastAsia" w:hAnsiTheme="minorEastAsia" w:cs="宋体"/>
          <w:sz w:val="24"/>
        </w:rPr>
        <w:t>的</w:t>
      </w:r>
      <w:r w:rsidR="00DE028C">
        <w:rPr>
          <w:rFonts w:asciiTheme="minorEastAsia" w:eastAsiaTheme="minorEastAsia" w:hAnsiTheme="minorEastAsia" w:cs="宋体" w:hint="eastAsia"/>
          <w:sz w:val="24"/>
        </w:rPr>
        <w:t>全链路</w:t>
      </w:r>
      <w:r w:rsidR="00DE028C">
        <w:rPr>
          <w:rFonts w:asciiTheme="minorEastAsia" w:eastAsiaTheme="minorEastAsia" w:hAnsiTheme="minorEastAsia" w:cs="宋体"/>
          <w:sz w:val="24"/>
        </w:rPr>
        <w:t>服务</w:t>
      </w:r>
      <w:r>
        <w:rPr>
          <w:rFonts w:asciiTheme="minorEastAsia" w:eastAsiaTheme="minorEastAsia" w:hAnsiTheme="minorEastAsia" w:cs="宋体"/>
          <w:sz w:val="24"/>
        </w:rPr>
        <w:t>监控还比较</w:t>
      </w:r>
      <w:r>
        <w:rPr>
          <w:rFonts w:asciiTheme="minorEastAsia" w:eastAsiaTheme="minorEastAsia" w:hAnsiTheme="minorEastAsia" w:cs="宋体" w:hint="eastAsia"/>
          <w:sz w:val="24"/>
        </w:rPr>
        <w:t>薄弱</w:t>
      </w:r>
      <w:r>
        <w:rPr>
          <w:rFonts w:asciiTheme="minorEastAsia" w:eastAsiaTheme="minorEastAsia" w:hAnsiTheme="minorEastAsia" w:cs="宋体"/>
          <w:sz w:val="24"/>
        </w:rPr>
        <w:t>，这</w:t>
      </w:r>
      <w:r>
        <w:rPr>
          <w:rFonts w:asciiTheme="minorEastAsia" w:eastAsiaTheme="minorEastAsia" w:hAnsiTheme="minorEastAsia" w:cs="宋体" w:hint="eastAsia"/>
          <w:sz w:val="24"/>
        </w:rPr>
        <w:t>是</w:t>
      </w:r>
      <w:r>
        <w:rPr>
          <w:rFonts w:asciiTheme="minorEastAsia" w:eastAsiaTheme="minorEastAsia" w:hAnsiTheme="minorEastAsia" w:cs="宋体"/>
          <w:sz w:val="24"/>
        </w:rPr>
        <w:t>以后要加强的一个方向</w:t>
      </w:r>
      <w:r>
        <w:rPr>
          <w:rFonts w:asciiTheme="minorEastAsia" w:eastAsiaTheme="minorEastAsia" w:hAnsiTheme="minorEastAsia" w:cs="宋体" w:hint="eastAsia"/>
          <w:sz w:val="24"/>
        </w:rPr>
        <w:t>，</w:t>
      </w:r>
      <w:r>
        <w:rPr>
          <w:rFonts w:asciiTheme="minorEastAsia" w:eastAsiaTheme="minorEastAsia" w:hAnsiTheme="minorEastAsia" w:cs="宋体"/>
          <w:sz w:val="24"/>
        </w:rPr>
        <w:t>能够</w:t>
      </w:r>
      <w:r>
        <w:rPr>
          <w:rFonts w:asciiTheme="minorEastAsia" w:eastAsiaTheme="minorEastAsia" w:hAnsiTheme="minorEastAsia" w:cs="宋体" w:hint="eastAsia"/>
          <w:sz w:val="24"/>
        </w:rPr>
        <w:t>更</w:t>
      </w:r>
      <w:r>
        <w:rPr>
          <w:rFonts w:asciiTheme="minorEastAsia" w:eastAsiaTheme="minorEastAsia" w:hAnsiTheme="minorEastAsia" w:cs="宋体"/>
          <w:sz w:val="24"/>
        </w:rPr>
        <w:t>快速</w:t>
      </w:r>
      <w:r>
        <w:rPr>
          <w:rFonts w:asciiTheme="minorEastAsia" w:eastAsiaTheme="minorEastAsia" w:hAnsiTheme="minorEastAsia" w:cs="宋体" w:hint="eastAsia"/>
          <w:sz w:val="24"/>
        </w:rPr>
        <w:t>响应</w:t>
      </w:r>
      <w:r>
        <w:rPr>
          <w:rFonts w:asciiTheme="minorEastAsia" w:eastAsiaTheme="minorEastAsia" w:hAnsiTheme="minorEastAsia" w:cs="宋体"/>
          <w:sz w:val="24"/>
        </w:rPr>
        <w:t>错误的服务调用。</w:t>
      </w:r>
    </w:p>
    <w:p w14:paraId="634C8C21" w14:textId="77777777" w:rsidR="00065A3A" w:rsidRDefault="00065A3A">
      <w:pPr>
        <w:spacing w:line="400" w:lineRule="atLeast"/>
        <w:ind w:firstLine="420"/>
        <w:rPr>
          <w:rFonts w:asciiTheme="minorEastAsia" w:eastAsiaTheme="minorEastAsia" w:hAnsiTheme="minorEastAsia" w:cs="宋体"/>
          <w:sz w:val="24"/>
        </w:rPr>
      </w:pPr>
    </w:p>
    <w:p w14:paraId="0AA8B16C" w14:textId="77777777" w:rsidR="00065A3A" w:rsidRDefault="00065A3A">
      <w:pPr>
        <w:jc w:val="left"/>
        <w:rPr>
          <w:rFonts w:asciiTheme="minorEastAsia" w:eastAsiaTheme="minorEastAsia" w:hAnsiTheme="minorEastAsia"/>
          <w:sz w:val="24"/>
        </w:rPr>
      </w:pPr>
    </w:p>
    <w:p w14:paraId="04AB3123" w14:textId="77777777" w:rsidR="00065A3A" w:rsidRDefault="00065A3A">
      <w:pPr>
        <w:jc w:val="left"/>
        <w:rPr>
          <w:rFonts w:asciiTheme="minorEastAsia" w:eastAsiaTheme="minorEastAsia" w:hAnsiTheme="minorEastAsia"/>
          <w:sz w:val="24"/>
        </w:rPr>
      </w:pPr>
    </w:p>
    <w:p w14:paraId="3688C855" w14:textId="77777777" w:rsidR="00065A3A" w:rsidRDefault="00065A3A">
      <w:pPr>
        <w:jc w:val="left"/>
        <w:rPr>
          <w:rFonts w:asciiTheme="minorEastAsia" w:eastAsiaTheme="minorEastAsia" w:hAnsiTheme="minorEastAsia"/>
          <w:sz w:val="24"/>
        </w:rPr>
      </w:pPr>
    </w:p>
    <w:p w14:paraId="387A3CB2" w14:textId="77777777" w:rsidR="00065A3A" w:rsidRDefault="00065A3A">
      <w:pPr>
        <w:jc w:val="left"/>
      </w:pPr>
    </w:p>
    <w:p w14:paraId="44774E02" w14:textId="77777777" w:rsidR="00065A3A" w:rsidRDefault="00065A3A">
      <w:pPr>
        <w:jc w:val="left"/>
      </w:pPr>
    </w:p>
    <w:p w14:paraId="2FF8784C" w14:textId="77777777" w:rsidR="00065A3A" w:rsidRDefault="00065A3A">
      <w:pPr>
        <w:jc w:val="left"/>
      </w:pPr>
    </w:p>
    <w:p w14:paraId="6A2BBFB8" w14:textId="77777777" w:rsidR="00065A3A" w:rsidRDefault="00065A3A">
      <w:pPr>
        <w:jc w:val="left"/>
      </w:pPr>
    </w:p>
    <w:p w14:paraId="2B66D3F5" w14:textId="77777777" w:rsidR="00065A3A" w:rsidRDefault="00065A3A">
      <w:pPr>
        <w:jc w:val="left"/>
      </w:pPr>
    </w:p>
    <w:p w14:paraId="22DE16E0" w14:textId="77777777" w:rsidR="00065A3A" w:rsidRDefault="00065A3A">
      <w:pPr>
        <w:jc w:val="left"/>
      </w:pPr>
    </w:p>
    <w:p w14:paraId="3D20640B" w14:textId="77777777" w:rsidR="00065A3A" w:rsidRDefault="00065A3A">
      <w:pPr>
        <w:jc w:val="left"/>
      </w:pPr>
    </w:p>
    <w:p w14:paraId="1EAADD94" w14:textId="77777777" w:rsidR="00065A3A" w:rsidRDefault="00065A3A">
      <w:pPr>
        <w:jc w:val="left"/>
      </w:pPr>
    </w:p>
    <w:p w14:paraId="1C03399B" w14:textId="77777777" w:rsidR="00065A3A" w:rsidRDefault="00065A3A">
      <w:pPr>
        <w:jc w:val="left"/>
      </w:pPr>
    </w:p>
    <w:p w14:paraId="42C5A3AF" w14:textId="77777777" w:rsidR="00065A3A" w:rsidRDefault="00065A3A">
      <w:pPr>
        <w:jc w:val="left"/>
      </w:pPr>
    </w:p>
    <w:p w14:paraId="33254924" w14:textId="77777777" w:rsidR="00065A3A" w:rsidRDefault="00065A3A">
      <w:pPr>
        <w:jc w:val="left"/>
      </w:pPr>
    </w:p>
    <w:p w14:paraId="3873B861" w14:textId="77777777" w:rsidR="00065A3A" w:rsidRDefault="00065A3A">
      <w:pPr>
        <w:jc w:val="left"/>
      </w:pPr>
    </w:p>
    <w:p w14:paraId="4A7533F5" w14:textId="77777777" w:rsidR="00065A3A" w:rsidRDefault="00065A3A">
      <w:pPr>
        <w:jc w:val="left"/>
      </w:pPr>
    </w:p>
    <w:p w14:paraId="0D572C3A" w14:textId="77777777" w:rsidR="00065A3A" w:rsidRDefault="00065A3A">
      <w:pPr>
        <w:jc w:val="left"/>
      </w:pPr>
    </w:p>
    <w:p w14:paraId="644867F6" w14:textId="77777777" w:rsidR="00065A3A" w:rsidRDefault="00065A3A">
      <w:pPr>
        <w:jc w:val="left"/>
      </w:pPr>
    </w:p>
    <w:p w14:paraId="48C93FBA" w14:textId="77777777" w:rsidR="00065A3A" w:rsidRDefault="00065A3A">
      <w:pPr>
        <w:jc w:val="left"/>
      </w:pPr>
    </w:p>
    <w:p w14:paraId="6B9EA9F8" w14:textId="77777777" w:rsidR="00065A3A" w:rsidRDefault="00065A3A">
      <w:pPr>
        <w:jc w:val="left"/>
      </w:pPr>
    </w:p>
    <w:p w14:paraId="40EB8269" w14:textId="77777777" w:rsidR="00065A3A" w:rsidRDefault="00065A3A">
      <w:pPr>
        <w:jc w:val="left"/>
      </w:pPr>
    </w:p>
    <w:p w14:paraId="25F6BE9A" w14:textId="77777777" w:rsidR="00065A3A" w:rsidRDefault="00065A3A">
      <w:pPr>
        <w:jc w:val="left"/>
      </w:pPr>
    </w:p>
    <w:p w14:paraId="05FAE63A" w14:textId="77777777" w:rsidR="00065A3A" w:rsidRDefault="00065A3A">
      <w:pPr>
        <w:jc w:val="left"/>
      </w:pPr>
    </w:p>
    <w:p w14:paraId="055EEF1A" w14:textId="77777777" w:rsidR="00065A3A" w:rsidRDefault="00065A3A">
      <w:pPr>
        <w:jc w:val="left"/>
      </w:pPr>
    </w:p>
    <w:p w14:paraId="26077C7B" w14:textId="77777777" w:rsidR="00065A3A" w:rsidRDefault="00065A3A">
      <w:pPr>
        <w:jc w:val="left"/>
      </w:pPr>
    </w:p>
    <w:p w14:paraId="083F51D4" w14:textId="77777777" w:rsidR="00065A3A" w:rsidRDefault="00C41667">
      <w:pPr>
        <w:pStyle w:val="1"/>
        <w:numPr>
          <w:ilvl w:val="0"/>
          <w:numId w:val="0"/>
        </w:numPr>
        <w:ind w:leftChars="100" w:left="210" w:firstLineChars="1150" w:firstLine="3233"/>
        <w:rPr>
          <w:rFonts w:ascii="黑体" w:eastAsia="黑体" w:hAnsi="黑体"/>
          <w:sz w:val="32"/>
        </w:rPr>
      </w:pPr>
      <w:bookmarkStart w:id="203" w:name="_Toc483557649"/>
      <w:bookmarkStart w:id="204" w:name="_Toc482175987"/>
      <w:bookmarkStart w:id="205" w:name="_Toc481258183"/>
      <w:r>
        <w:rPr>
          <w:rFonts w:ascii="黑体" w:eastAsia="黑体" w:hAnsi="黑体" w:hint="eastAsia"/>
        </w:rPr>
        <w:lastRenderedPageBreak/>
        <w:t>参 考 文 献</w:t>
      </w:r>
      <w:bookmarkEnd w:id="203"/>
      <w:bookmarkEnd w:id="204"/>
      <w:bookmarkEnd w:id="205"/>
    </w:p>
    <w:p w14:paraId="0032EF03" w14:textId="77777777" w:rsidR="00065A3A" w:rsidRDefault="00C41667">
      <w:pPr>
        <w:ind w:firstLine="420"/>
        <w:jc w:val="left"/>
        <w:rPr>
          <w:rFonts w:ascii="宋体" w:hAnsi="宋体" w:cs="宋体"/>
          <w:szCs w:val="21"/>
        </w:rPr>
      </w:pPr>
      <w:r>
        <w:rPr>
          <w:rFonts w:ascii="宋体" w:hAnsi="宋体" w:cs="宋体" w:hint="eastAsia"/>
          <w:szCs w:val="21"/>
        </w:rPr>
        <w:t>［1］Volter M. Remoting Patterns - Foundations of Enterprise, Internet and Realtime Distributed Object Middleware[J]. IEEE Computer Society, 2006, 8(6):60-68.</w:t>
      </w:r>
    </w:p>
    <w:p w14:paraId="3D07F405" w14:textId="77777777" w:rsidR="00065A3A" w:rsidRDefault="00065A3A">
      <w:pPr>
        <w:ind w:firstLine="420"/>
        <w:jc w:val="left"/>
        <w:rPr>
          <w:rFonts w:ascii="宋体" w:hAnsi="宋体" w:cs="宋体"/>
          <w:szCs w:val="21"/>
        </w:rPr>
      </w:pPr>
    </w:p>
    <w:p w14:paraId="75294AEB" w14:textId="77777777" w:rsidR="00065A3A" w:rsidRDefault="00C41667">
      <w:pPr>
        <w:ind w:firstLineChars="50" w:firstLine="105"/>
        <w:jc w:val="left"/>
        <w:rPr>
          <w:rFonts w:ascii="宋体" w:hAnsi="宋体" w:cs="宋体"/>
          <w:b/>
          <w:bCs/>
          <w:sz w:val="24"/>
        </w:rPr>
      </w:pPr>
      <w:r>
        <w:rPr>
          <w:rFonts w:ascii="宋体" w:hAnsi="宋体" w:cs="宋体" w:hint="eastAsia"/>
          <w:szCs w:val="21"/>
        </w:rPr>
        <w:t xml:space="preserve">   ［2］Brewer E. CAP twelve years later: How the "rules" have changed[J]. Computer, 2012, 45(2):23-29.</w:t>
      </w:r>
    </w:p>
    <w:p w14:paraId="4C2BFF33" w14:textId="77777777" w:rsidR="00065A3A" w:rsidRDefault="00065A3A">
      <w:pPr>
        <w:jc w:val="left"/>
        <w:rPr>
          <w:rFonts w:ascii="宋体" w:hAnsi="宋体" w:cs="宋体"/>
          <w:b/>
          <w:bCs/>
          <w:sz w:val="24"/>
        </w:rPr>
      </w:pPr>
    </w:p>
    <w:p w14:paraId="4EEA1BAC" w14:textId="77777777" w:rsidR="00065A3A" w:rsidRDefault="00C41667">
      <w:pPr>
        <w:ind w:firstLine="420"/>
        <w:jc w:val="left"/>
        <w:rPr>
          <w:rFonts w:ascii="宋体" w:hAnsi="宋体" w:cs="宋体"/>
          <w:szCs w:val="21"/>
        </w:rPr>
      </w:pPr>
      <w:r>
        <w:rPr>
          <w:rFonts w:ascii="宋体" w:hAnsi="宋体" w:cs="宋体" w:hint="eastAsia"/>
          <w:szCs w:val="21"/>
        </w:rPr>
        <w:t>［3］ Frank Buschmann ， Keclin Henney,  Douglas C.Schmidt (作者) 肖鹏 陈立 (译者)．面向模式的软件架构：分布式计算的模式语言(卷4)［Ｍ］.北京：人民邮电出版社，2010：348．</w:t>
      </w:r>
    </w:p>
    <w:p w14:paraId="06346EA7" w14:textId="77777777" w:rsidR="00065A3A" w:rsidRDefault="00065A3A">
      <w:pPr>
        <w:ind w:firstLine="420"/>
        <w:jc w:val="left"/>
        <w:rPr>
          <w:rFonts w:ascii="宋体" w:hAnsi="宋体" w:cs="宋体"/>
          <w:szCs w:val="21"/>
        </w:rPr>
      </w:pPr>
    </w:p>
    <w:p w14:paraId="2485B5FD" w14:textId="77777777" w:rsidR="00065A3A" w:rsidRDefault="00C41667">
      <w:pPr>
        <w:ind w:firstLine="420"/>
        <w:jc w:val="left"/>
        <w:rPr>
          <w:rFonts w:ascii="宋体" w:hAnsi="宋体" w:cs="宋体"/>
          <w:szCs w:val="21"/>
        </w:rPr>
      </w:pPr>
      <w:r>
        <w:rPr>
          <w:rFonts w:ascii="宋体" w:hAnsi="宋体" w:cs="宋体" w:hint="eastAsia"/>
          <w:szCs w:val="21"/>
        </w:rPr>
        <w:t>［4］李林锋．分布式服务框架:原理与实践［Ｍ］.北京：电子工业出版社，2016：312．</w:t>
      </w:r>
    </w:p>
    <w:p w14:paraId="38A38307" w14:textId="77777777" w:rsidR="00065A3A" w:rsidRDefault="00065A3A">
      <w:pPr>
        <w:ind w:firstLine="420"/>
        <w:jc w:val="left"/>
        <w:rPr>
          <w:rFonts w:ascii="宋体" w:hAnsi="宋体" w:cs="宋体"/>
          <w:szCs w:val="21"/>
        </w:rPr>
      </w:pPr>
    </w:p>
    <w:p w14:paraId="73E66E65" w14:textId="77777777" w:rsidR="00065A3A" w:rsidRDefault="00C41667">
      <w:pPr>
        <w:ind w:firstLine="420"/>
        <w:jc w:val="left"/>
        <w:rPr>
          <w:rFonts w:ascii="宋体" w:hAnsi="宋体" w:cs="宋体"/>
          <w:szCs w:val="21"/>
        </w:rPr>
      </w:pPr>
      <w:r>
        <w:rPr>
          <w:rFonts w:ascii="宋体" w:hAnsi="宋体" w:cs="宋体" w:hint="eastAsia"/>
          <w:szCs w:val="21"/>
        </w:rPr>
        <w:t>［5］曾宪杰．大型网站系统与Java中间件实践［Ｍ］.北京：电子工业出版社，2014：340．</w:t>
      </w:r>
    </w:p>
    <w:p w14:paraId="6A260423" w14:textId="77777777" w:rsidR="00065A3A" w:rsidRDefault="00065A3A">
      <w:pPr>
        <w:ind w:firstLine="420"/>
        <w:jc w:val="left"/>
        <w:rPr>
          <w:rFonts w:ascii="宋体" w:hAnsi="宋体" w:cs="宋体"/>
          <w:szCs w:val="21"/>
        </w:rPr>
      </w:pPr>
    </w:p>
    <w:p w14:paraId="4F799ED6" w14:textId="77777777" w:rsidR="00065A3A" w:rsidRDefault="00C41667">
      <w:pPr>
        <w:ind w:firstLine="420"/>
        <w:jc w:val="left"/>
        <w:rPr>
          <w:rFonts w:ascii="宋体" w:hAnsi="宋体" w:cs="宋体"/>
          <w:szCs w:val="21"/>
        </w:rPr>
      </w:pPr>
      <w:r>
        <w:rPr>
          <w:rFonts w:ascii="宋体" w:hAnsi="宋体" w:cs="宋体" w:hint="eastAsia"/>
          <w:szCs w:val="21"/>
        </w:rPr>
        <w:t>［6］Michael T. Nygard．Release It! Design and Deploy Production-Ready Software［Ｍ］.美国：The Pragmatic Programmers，2007：300．</w:t>
      </w:r>
    </w:p>
    <w:p w14:paraId="07CF55B5" w14:textId="77777777" w:rsidR="00065A3A" w:rsidRDefault="00065A3A">
      <w:pPr>
        <w:ind w:firstLine="420"/>
        <w:jc w:val="left"/>
        <w:rPr>
          <w:rFonts w:ascii="宋体" w:hAnsi="宋体" w:cs="宋体"/>
          <w:szCs w:val="21"/>
        </w:rPr>
      </w:pPr>
    </w:p>
    <w:p w14:paraId="3817ABB0" w14:textId="77777777" w:rsidR="00065A3A" w:rsidRDefault="00C41667">
      <w:pPr>
        <w:ind w:firstLine="420"/>
        <w:jc w:val="left"/>
        <w:rPr>
          <w:rFonts w:ascii="宋体" w:hAnsi="宋体" w:cs="宋体"/>
          <w:szCs w:val="21"/>
        </w:rPr>
      </w:pPr>
      <w:r>
        <w:rPr>
          <w:rFonts w:ascii="宋体" w:hAnsi="宋体" w:cs="宋体" w:hint="eastAsia"/>
          <w:szCs w:val="21"/>
        </w:rPr>
        <w:t>［7］Sam Newman．Building Microservices：Designing Fine-Grained Systems 微服务设计［Ｍ］.北京：人民邮电出版社，2016：228．</w:t>
      </w:r>
    </w:p>
    <w:p w14:paraId="7F225BD8" w14:textId="77777777" w:rsidR="00065A3A" w:rsidRDefault="00C41667">
      <w:pPr>
        <w:ind w:firstLine="420"/>
        <w:jc w:val="left"/>
        <w:rPr>
          <w:rFonts w:ascii="宋体" w:hAnsi="宋体" w:cs="宋体"/>
          <w:szCs w:val="21"/>
        </w:rPr>
      </w:pPr>
      <w:r>
        <w:rPr>
          <w:rFonts w:ascii="宋体" w:hAnsi="宋体" w:cs="宋体" w:hint="eastAsia"/>
          <w:szCs w:val="21"/>
        </w:rPr>
        <w:t xml:space="preserve"> </w:t>
      </w:r>
    </w:p>
    <w:p w14:paraId="642A76A9"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8</w:t>
      </w:r>
      <w:r>
        <w:rPr>
          <w:rFonts w:ascii="宋体" w:hAnsi="宋体" w:cs="宋体" w:hint="eastAsia"/>
          <w:szCs w:val="21"/>
        </w:rPr>
        <w:t>］张开涛. 亿级流量网站架构核心技术——跟开涛学搭建高可用高并发系统[M]. 北京:电子工业出版社, 2017.</w:t>
      </w:r>
    </w:p>
    <w:p w14:paraId="4C1721B6" w14:textId="77777777" w:rsidR="00065A3A" w:rsidRDefault="00C41667">
      <w:pPr>
        <w:ind w:firstLine="420"/>
        <w:jc w:val="left"/>
        <w:rPr>
          <w:rFonts w:ascii="宋体" w:hAnsi="宋体" w:cs="宋体"/>
          <w:szCs w:val="21"/>
        </w:rPr>
      </w:pPr>
      <w:r>
        <w:rPr>
          <w:rFonts w:ascii="宋体" w:hAnsi="宋体" w:cs="宋体" w:hint="eastAsia"/>
          <w:szCs w:val="21"/>
        </w:rPr>
        <w:t xml:space="preserve">   </w:t>
      </w:r>
    </w:p>
    <w:p w14:paraId="2E7527AC"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9</w:t>
      </w:r>
      <w:r>
        <w:rPr>
          <w:rFonts w:ascii="宋体" w:hAnsi="宋体" w:cs="宋体" w:hint="eastAsia"/>
          <w:szCs w:val="21"/>
        </w:rPr>
        <w:t>］布彻, (Paul, Butcher), (作者), 黄炎, (译者). 七周七并发模型[M]. 北京:人民邮电出版社, 2015.</w:t>
      </w:r>
    </w:p>
    <w:p w14:paraId="5F7FC22E" w14:textId="77777777" w:rsidR="00065A3A" w:rsidRDefault="00065A3A">
      <w:pPr>
        <w:ind w:firstLine="420"/>
        <w:jc w:val="left"/>
        <w:rPr>
          <w:rFonts w:ascii="宋体" w:hAnsi="宋体" w:cs="宋体"/>
          <w:szCs w:val="21"/>
        </w:rPr>
      </w:pPr>
    </w:p>
    <w:p w14:paraId="4349509A"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10</w:t>
      </w:r>
      <w:r>
        <w:rPr>
          <w:rFonts w:ascii="宋体" w:hAnsi="宋体" w:cs="宋体" w:hint="eastAsia"/>
          <w:szCs w:val="21"/>
        </w:rPr>
        <w:t>］宸存, 巴斯, 克莱门茨,等. 软件构架实践(第二版)[M]. 清华大学出版社, 2004.</w:t>
      </w:r>
    </w:p>
    <w:p w14:paraId="6EA60161" w14:textId="77777777" w:rsidR="00065A3A" w:rsidRDefault="00065A3A">
      <w:pPr>
        <w:ind w:firstLine="420"/>
        <w:jc w:val="left"/>
        <w:rPr>
          <w:rFonts w:ascii="宋体" w:hAnsi="宋体" w:cs="宋体"/>
          <w:szCs w:val="21"/>
        </w:rPr>
      </w:pPr>
    </w:p>
    <w:p w14:paraId="718FD37B"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11</w:t>
      </w:r>
      <w:r>
        <w:rPr>
          <w:rFonts w:ascii="宋体" w:hAnsi="宋体" w:cs="宋体" w:hint="eastAsia"/>
          <w:szCs w:val="21"/>
        </w:rPr>
        <w:t>］Hamilton J. On designing and deploying internet-scale services[C] Conference on Large Installation System Administration Conference. USENIX Association, 2007:18.</w:t>
      </w:r>
    </w:p>
    <w:p w14:paraId="35B10F98" w14:textId="77777777" w:rsidR="00065A3A" w:rsidRDefault="00C41667">
      <w:pPr>
        <w:ind w:firstLine="420"/>
        <w:jc w:val="left"/>
        <w:rPr>
          <w:rFonts w:ascii="宋体" w:hAnsi="宋体" w:cs="宋体"/>
          <w:szCs w:val="21"/>
        </w:rPr>
      </w:pPr>
      <w:r>
        <w:rPr>
          <w:rFonts w:ascii="宋体" w:hAnsi="宋体" w:cs="宋体" w:hint="eastAsia"/>
          <w:szCs w:val="21"/>
        </w:rPr>
        <w:t xml:space="preserve">        </w:t>
      </w:r>
    </w:p>
    <w:p w14:paraId="64B00213"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12</w:t>
      </w:r>
      <w:r>
        <w:rPr>
          <w:rFonts w:ascii="宋体" w:hAnsi="宋体" w:cs="宋体" w:hint="eastAsia"/>
          <w:szCs w:val="21"/>
        </w:rPr>
        <w:t>］Mcheick H, Mohammed Z R, Lakiss A. Evaluation of Load Balance Algorithms[C] International Conference on Software Engineering Research, Management and Applications. IEEE, 2011:104-109.</w:t>
      </w:r>
    </w:p>
    <w:p w14:paraId="4F4C7429" w14:textId="77777777" w:rsidR="00065A3A" w:rsidRDefault="00065A3A">
      <w:pPr>
        <w:spacing w:line="400" w:lineRule="atLeast"/>
      </w:pPr>
    </w:p>
    <w:p w14:paraId="431119E4" w14:textId="77777777" w:rsidR="00065A3A" w:rsidRDefault="00C41667">
      <w:pPr>
        <w:ind w:firstLine="420"/>
        <w:jc w:val="left"/>
        <w:rPr>
          <w:rFonts w:ascii="宋体" w:hAnsi="宋体" w:cs="宋体"/>
          <w:szCs w:val="21"/>
        </w:rPr>
      </w:pPr>
      <w:r>
        <w:rPr>
          <w:rFonts w:ascii="宋体" w:hAnsi="宋体" w:cs="宋体" w:hint="eastAsia"/>
          <w:szCs w:val="21"/>
        </w:rPr>
        <w:t>［1</w:t>
      </w:r>
      <w:r>
        <w:rPr>
          <w:rFonts w:ascii="宋体" w:hAnsi="宋体" w:cs="宋体"/>
          <w:szCs w:val="21"/>
        </w:rPr>
        <w:t>3</w:t>
      </w:r>
      <w:r>
        <w:rPr>
          <w:rFonts w:ascii="宋体" w:hAnsi="宋体" w:cs="宋体" w:hint="eastAsia"/>
          <w:szCs w:val="21"/>
        </w:rPr>
        <w:t>］郭正敏. 基于SOA架构的分布式服务化治理方案的研究[D]. 南京邮电大学, 2016.</w:t>
      </w:r>
    </w:p>
    <w:p w14:paraId="021B273C" w14:textId="77777777" w:rsidR="00065A3A" w:rsidRDefault="00065A3A">
      <w:pPr>
        <w:spacing w:line="400" w:lineRule="atLeast"/>
        <w:rPr>
          <w:rFonts w:ascii="宋体" w:hAnsi="宋体" w:cs="宋体"/>
          <w:szCs w:val="21"/>
        </w:rPr>
      </w:pPr>
    </w:p>
    <w:p w14:paraId="66BCCF62" w14:textId="77777777" w:rsidR="00065A3A" w:rsidRDefault="00C41667">
      <w:pPr>
        <w:ind w:firstLine="420"/>
        <w:jc w:val="left"/>
        <w:rPr>
          <w:rFonts w:ascii="宋体" w:hAnsi="宋体" w:cs="宋体"/>
          <w:szCs w:val="21"/>
        </w:rPr>
      </w:pPr>
      <w:r>
        <w:rPr>
          <w:rFonts w:ascii="宋体" w:hAnsi="宋体" w:cs="宋体" w:hint="eastAsia"/>
          <w:szCs w:val="21"/>
        </w:rPr>
        <w:t>［14］</w:t>
      </w:r>
      <w:r>
        <w:rPr>
          <w:rFonts w:ascii="宋体" w:hAnsi="宋体" w:cs="宋体"/>
          <w:szCs w:val="21"/>
        </w:rPr>
        <w:t xml:space="preserve">章耿. 服务化框架技术选型与京东JSF解密[EB/OL]. </w:t>
      </w:r>
      <w:r>
        <w:rPr>
          <w:rFonts w:ascii="宋体" w:hAnsi="宋体" w:cs="宋体"/>
          <w:szCs w:val="21"/>
        </w:rPr>
        <w:lastRenderedPageBreak/>
        <w:t>http://mt.sohu.com/20161222/n476595246.shtml, 2016-12-22</w:t>
      </w:r>
    </w:p>
    <w:p w14:paraId="746CD158" w14:textId="77777777" w:rsidR="00065A3A" w:rsidRDefault="00065A3A">
      <w:pPr>
        <w:ind w:firstLine="420"/>
        <w:jc w:val="left"/>
        <w:rPr>
          <w:rFonts w:ascii="宋体" w:hAnsi="宋体" w:cs="宋体"/>
          <w:szCs w:val="21"/>
        </w:rPr>
      </w:pPr>
    </w:p>
    <w:p w14:paraId="0DA81FA6" w14:textId="77777777" w:rsidR="00065A3A" w:rsidRDefault="00C41667">
      <w:pPr>
        <w:ind w:firstLine="420"/>
        <w:jc w:val="left"/>
        <w:rPr>
          <w:rFonts w:ascii="宋体" w:hAnsi="宋体" w:cs="宋体"/>
          <w:szCs w:val="21"/>
        </w:rPr>
      </w:pPr>
      <w:r>
        <w:rPr>
          <w:rFonts w:ascii="宋体" w:hAnsi="宋体" w:cs="宋体" w:hint="eastAsia"/>
          <w:szCs w:val="21"/>
        </w:rPr>
        <w:t>［15］臧秀涛. 专访阿里巴巴毕玄：异地多活数据中心项目的来龙去脉[EB/OL]. http://www.infoq.com/cn/articles/interview-alibaba-bixuan, 2015-04-07</w:t>
      </w:r>
    </w:p>
    <w:p w14:paraId="05D2CE64" w14:textId="77777777" w:rsidR="00065A3A" w:rsidRDefault="00065A3A">
      <w:pPr>
        <w:ind w:firstLine="420"/>
        <w:jc w:val="left"/>
        <w:rPr>
          <w:rFonts w:ascii="宋体" w:hAnsi="宋体" w:cs="宋体"/>
          <w:szCs w:val="21"/>
        </w:rPr>
      </w:pPr>
    </w:p>
    <w:p w14:paraId="034496D1"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16</w:t>
      </w:r>
      <w:r>
        <w:rPr>
          <w:rFonts w:ascii="宋体" w:hAnsi="宋体" w:cs="宋体" w:hint="eastAsia"/>
          <w:szCs w:val="21"/>
        </w:rPr>
        <w:t>］</w:t>
      </w:r>
      <w:r>
        <w:rPr>
          <w:rFonts w:ascii="宋体" w:hAnsi="宋体" w:cs="宋体"/>
          <w:szCs w:val="21"/>
        </w:rPr>
        <w:t>Chris, Richardson. Microservices patterns[EB/OL]. http://microservices.io.</w:t>
      </w:r>
    </w:p>
    <w:p w14:paraId="795A8426" w14:textId="77777777" w:rsidR="00065A3A" w:rsidRDefault="00065A3A">
      <w:pPr>
        <w:ind w:firstLine="420"/>
        <w:jc w:val="left"/>
        <w:rPr>
          <w:rFonts w:ascii="宋体" w:hAnsi="宋体" w:cs="宋体"/>
          <w:szCs w:val="21"/>
        </w:rPr>
      </w:pPr>
    </w:p>
    <w:p w14:paraId="208C96CD"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17</w:t>
      </w:r>
      <w:r>
        <w:rPr>
          <w:rFonts w:ascii="宋体" w:hAnsi="宋体" w:cs="宋体" w:hint="eastAsia"/>
          <w:szCs w:val="21"/>
        </w:rPr>
        <w:t>］</w:t>
      </w:r>
      <w:r>
        <w:rPr>
          <w:rFonts w:ascii="宋体" w:hAnsi="宋体" w:cs="宋体"/>
          <w:szCs w:val="21"/>
        </w:rPr>
        <w:t>Tony, Mauro. Adopting Microservices at Netflix: Lessons for Architectural Design[EB/OL]. https://www.nginx.com/blog/microservices-at-netflix-architectural-best-practices/, 2015-02-19</w:t>
      </w:r>
    </w:p>
    <w:p w14:paraId="4C81FDBB" w14:textId="77777777" w:rsidR="00065A3A" w:rsidRDefault="00065A3A">
      <w:pPr>
        <w:ind w:firstLine="420"/>
        <w:jc w:val="left"/>
        <w:rPr>
          <w:rFonts w:ascii="宋体" w:hAnsi="宋体" w:cs="宋体"/>
          <w:szCs w:val="21"/>
        </w:rPr>
      </w:pPr>
    </w:p>
    <w:p w14:paraId="31EFBECF" w14:textId="77777777" w:rsidR="00065A3A" w:rsidRDefault="00C41667">
      <w:pPr>
        <w:ind w:firstLine="420"/>
        <w:jc w:val="left"/>
        <w:rPr>
          <w:rFonts w:ascii="宋体" w:hAnsi="宋体" w:cs="宋体"/>
          <w:szCs w:val="21"/>
        </w:rPr>
      </w:pPr>
      <w:r>
        <w:rPr>
          <w:rFonts w:ascii="宋体" w:hAnsi="宋体" w:cs="宋体" w:hint="eastAsia"/>
          <w:szCs w:val="21"/>
        </w:rPr>
        <w:t>［18］刘丁. 序列化和反序列化[EB/OL]. http://tech.meituan.com/serialization_vs_deserialization.html, 2015-02-26</w:t>
      </w:r>
    </w:p>
    <w:p w14:paraId="5577D6CD" w14:textId="77777777" w:rsidR="00065A3A" w:rsidRDefault="00065A3A">
      <w:pPr>
        <w:ind w:firstLine="420"/>
        <w:jc w:val="left"/>
        <w:rPr>
          <w:rFonts w:ascii="宋体" w:hAnsi="宋体" w:cs="宋体"/>
          <w:szCs w:val="21"/>
        </w:rPr>
      </w:pPr>
    </w:p>
    <w:p w14:paraId="71785AE0" w14:textId="77777777" w:rsidR="00065A3A" w:rsidRDefault="00C41667">
      <w:pPr>
        <w:ind w:firstLine="420"/>
        <w:jc w:val="left"/>
        <w:rPr>
          <w:rFonts w:ascii="宋体" w:hAnsi="宋体" w:cs="宋体"/>
          <w:szCs w:val="21"/>
        </w:rPr>
      </w:pPr>
      <w:r>
        <w:rPr>
          <w:rFonts w:ascii="宋体" w:hAnsi="宋体" w:cs="宋体" w:hint="eastAsia"/>
          <w:szCs w:val="21"/>
        </w:rPr>
        <w:t>［</w:t>
      </w:r>
      <w:r>
        <w:rPr>
          <w:rFonts w:ascii="宋体" w:hAnsi="宋体" w:cs="宋体"/>
          <w:szCs w:val="21"/>
        </w:rPr>
        <w:t>19</w:t>
      </w:r>
      <w:r>
        <w:rPr>
          <w:rFonts w:ascii="宋体" w:hAnsi="宋体" w:cs="宋体" w:hint="eastAsia"/>
          <w:szCs w:val="21"/>
        </w:rPr>
        <w:t>］林世洪. 京东大促备战思路和方法2.0解密[EB/OL].http://zhuanlan.51cto.com/art/201612/525311.htm, 2016-12-19</w:t>
      </w:r>
    </w:p>
    <w:p w14:paraId="31432C80" w14:textId="77777777" w:rsidR="00065A3A" w:rsidRDefault="00065A3A">
      <w:pPr>
        <w:ind w:firstLine="420"/>
        <w:jc w:val="left"/>
        <w:rPr>
          <w:rFonts w:ascii="宋体" w:hAnsi="宋体" w:cs="宋体"/>
          <w:szCs w:val="21"/>
        </w:rPr>
      </w:pPr>
    </w:p>
    <w:p w14:paraId="790EFE57" w14:textId="77777777" w:rsidR="00065A3A" w:rsidRDefault="00C41667">
      <w:pPr>
        <w:ind w:firstLine="420"/>
        <w:jc w:val="left"/>
        <w:rPr>
          <w:rFonts w:ascii="宋体" w:hAnsi="宋体" w:cs="宋体"/>
          <w:szCs w:val="21"/>
        </w:rPr>
      </w:pPr>
      <w:r>
        <w:rPr>
          <w:rFonts w:ascii="宋体" w:hAnsi="宋体" w:cs="宋体" w:hint="eastAsia"/>
          <w:szCs w:val="21"/>
        </w:rPr>
        <w:t>［20］小邪. 稳定性思考-强弱依赖 [EB/OL]. http://jm.taobao.org/2012/10/31/stability-considerations-dependent-strength/.</w:t>
      </w:r>
    </w:p>
    <w:p w14:paraId="4F40599F" w14:textId="77777777" w:rsidR="00065A3A" w:rsidRDefault="00065A3A">
      <w:pPr>
        <w:ind w:firstLine="420"/>
        <w:jc w:val="left"/>
        <w:rPr>
          <w:rFonts w:ascii="宋体" w:hAnsi="宋体" w:cs="宋体"/>
          <w:szCs w:val="21"/>
        </w:rPr>
      </w:pPr>
    </w:p>
    <w:p w14:paraId="72BB1914" w14:textId="77777777" w:rsidR="00065A3A" w:rsidRDefault="00C41667">
      <w:pPr>
        <w:ind w:firstLine="420"/>
        <w:jc w:val="left"/>
        <w:rPr>
          <w:rFonts w:ascii="宋体" w:hAnsi="宋体" w:cs="宋体"/>
          <w:szCs w:val="21"/>
        </w:rPr>
      </w:pPr>
      <w:r>
        <w:rPr>
          <w:rFonts w:ascii="宋体" w:hAnsi="宋体" w:cs="宋体" w:hint="eastAsia"/>
          <w:szCs w:val="21"/>
        </w:rPr>
        <w:t>［21］阿里小邪. 稳定性思考-强弱依赖2[EB/OL]. http://jm.taobao.org/2012/10/31/stability-considerations-dependent-strength-2/.</w:t>
      </w:r>
    </w:p>
    <w:p w14:paraId="0EBDF8D3" w14:textId="77777777" w:rsidR="00065A3A" w:rsidRDefault="00065A3A">
      <w:pPr>
        <w:ind w:firstLine="420"/>
        <w:jc w:val="left"/>
        <w:rPr>
          <w:rFonts w:ascii="宋体" w:hAnsi="宋体" w:cs="宋体"/>
          <w:szCs w:val="21"/>
        </w:rPr>
      </w:pPr>
    </w:p>
    <w:p w14:paraId="28FF6123" w14:textId="77777777" w:rsidR="00065A3A" w:rsidRDefault="00C41667">
      <w:pPr>
        <w:ind w:firstLine="420"/>
        <w:jc w:val="left"/>
        <w:rPr>
          <w:rFonts w:ascii="宋体" w:hAnsi="宋体" w:cs="宋体"/>
          <w:szCs w:val="21"/>
        </w:rPr>
      </w:pPr>
      <w:r>
        <w:rPr>
          <w:rFonts w:ascii="宋体" w:hAnsi="宋体" w:cs="宋体" w:hint="eastAsia"/>
          <w:szCs w:val="21"/>
        </w:rPr>
        <w:t>［22］</w:t>
      </w:r>
      <w:r>
        <w:rPr>
          <w:rFonts w:ascii="宋体" w:hAnsi="宋体" w:cs="宋体"/>
          <w:szCs w:val="21"/>
        </w:rPr>
        <w:t xml:space="preserve">Dubbo开发团队. Dubbo用户指南[EB/OL]. </w:t>
      </w:r>
      <w:hyperlink r:id="rId57" w:history="1">
        <w:r>
          <w:rPr>
            <w:rFonts w:ascii="宋体" w:hAnsi="宋体" w:cs="宋体"/>
            <w:szCs w:val="21"/>
          </w:rPr>
          <w:t>http://dubbo.io/User+Guide-zh.htm</w:t>
        </w:r>
      </w:hyperlink>
      <w:r>
        <w:rPr>
          <w:rFonts w:ascii="宋体" w:hAnsi="宋体" w:cs="宋体"/>
          <w:szCs w:val="21"/>
        </w:rPr>
        <w:t>.</w:t>
      </w:r>
    </w:p>
    <w:p w14:paraId="683E552D" w14:textId="77777777" w:rsidR="00065A3A" w:rsidRDefault="00065A3A">
      <w:pPr>
        <w:ind w:firstLine="420"/>
        <w:jc w:val="left"/>
        <w:rPr>
          <w:rFonts w:ascii="宋体" w:hAnsi="宋体" w:cs="宋体"/>
          <w:szCs w:val="21"/>
        </w:rPr>
      </w:pPr>
    </w:p>
    <w:p w14:paraId="3A569AE8" w14:textId="77777777" w:rsidR="00065A3A" w:rsidRDefault="00C41667">
      <w:pPr>
        <w:ind w:firstLine="420"/>
        <w:jc w:val="left"/>
        <w:rPr>
          <w:rFonts w:ascii="宋体" w:hAnsi="宋体" w:cs="宋体"/>
          <w:szCs w:val="21"/>
        </w:rPr>
      </w:pPr>
      <w:r>
        <w:rPr>
          <w:rFonts w:ascii="宋体" w:hAnsi="宋体" w:cs="宋体" w:hint="eastAsia"/>
          <w:szCs w:val="21"/>
        </w:rPr>
        <w:t>［23］</w:t>
      </w:r>
      <w:r>
        <w:rPr>
          <w:rFonts w:ascii="宋体" w:hAnsi="宋体" w:cs="宋体"/>
          <w:szCs w:val="21"/>
        </w:rPr>
        <w:t xml:space="preserve">绿麟. 服务容错模式[EB/OL]. </w:t>
      </w:r>
      <w:hyperlink r:id="rId58" w:history="1">
        <w:r>
          <w:rPr>
            <w:rFonts w:ascii="宋体" w:hAnsi="宋体" w:cs="宋体"/>
            <w:szCs w:val="21"/>
          </w:rPr>
          <w:t>http://tech.meituan.com/service-fault-tolerant-pattern.html</w:t>
        </w:r>
      </w:hyperlink>
      <w:r>
        <w:rPr>
          <w:rFonts w:ascii="宋体" w:hAnsi="宋体" w:cs="宋体"/>
          <w:szCs w:val="21"/>
        </w:rPr>
        <w:t>.</w:t>
      </w:r>
    </w:p>
    <w:p w14:paraId="27817DEA" w14:textId="77777777" w:rsidR="00065A3A" w:rsidRDefault="00065A3A">
      <w:pPr>
        <w:ind w:firstLine="420"/>
        <w:jc w:val="left"/>
        <w:rPr>
          <w:rFonts w:ascii="宋体" w:hAnsi="宋体" w:cs="宋体"/>
          <w:szCs w:val="21"/>
        </w:rPr>
      </w:pPr>
    </w:p>
    <w:p w14:paraId="2DC8465C" w14:textId="77777777" w:rsidR="00065A3A" w:rsidRDefault="00C41667">
      <w:pPr>
        <w:ind w:firstLine="420"/>
        <w:jc w:val="left"/>
        <w:rPr>
          <w:rFonts w:ascii="宋体" w:hAnsi="宋体" w:cs="宋体"/>
          <w:szCs w:val="21"/>
        </w:rPr>
      </w:pPr>
      <w:r>
        <w:rPr>
          <w:rFonts w:ascii="宋体" w:hAnsi="宋体" w:cs="宋体" w:hint="eastAsia"/>
          <w:szCs w:val="21"/>
        </w:rPr>
        <w:t>［24］</w:t>
      </w:r>
      <w:r>
        <w:rPr>
          <w:rFonts w:ascii="宋体" w:hAnsi="宋体" w:cs="宋体"/>
          <w:szCs w:val="21"/>
        </w:rPr>
        <w:t>What is Akka?[EB/OL]. http://doc.akka.io/docs/akka/snapshot/intro/what-is-akka.html.</w:t>
      </w:r>
    </w:p>
    <w:p w14:paraId="774014C8" w14:textId="77777777" w:rsidR="00065A3A" w:rsidRDefault="00065A3A">
      <w:pPr>
        <w:ind w:firstLine="420"/>
        <w:jc w:val="left"/>
        <w:rPr>
          <w:rFonts w:ascii="宋体" w:hAnsi="宋体" w:cs="宋体"/>
          <w:szCs w:val="21"/>
        </w:rPr>
      </w:pPr>
    </w:p>
    <w:p w14:paraId="706A22EE" w14:textId="77777777" w:rsidR="00065A3A" w:rsidRDefault="00C41667">
      <w:pPr>
        <w:ind w:firstLine="420"/>
        <w:jc w:val="left"/>
        <w:rPr>
          <w:rFonts w:ascii="宋体" w:hAnsi="宋体" w:cs="宋体"/>
          <w:szCs w:val="21"/>
        </w:rPr>
      </w:pPr>
      <w:r>
        <w:rPr>
          <w:rFonts w:ascii="宋体" w:hAnsi="宋体" w:cs="宋体" w:hint="eastAsia"/>
          <w:szCs w:val="21"/>
        </w:rPr>
        <w:t>［25］</w:t>
      </w:r>
      <w:r>
        <w:rPr>
          <w:rFonts w:ascii="宋体" w:hAnsi="宋体" w:cs="宋体"/>
          <w:szCs w:val="21"/>
        </w:rPr>
        <w:t xml:space="preserve">Shailesh, Mangal. Monitoring Connect applications[EB/OL]. </w:t>
      </w:r>
      <w:hyperlink r:id="rId59" w:history="1">
        <w:r>
          <w:rPr>
            <w:rStyle w:val="ad"/>
            <w:rFonts w:ascii="宋体" w:hAnsi="宋体" w:cs="宋体"/>
            <w:szCs w:val="21"/>
          </w:rPr>
          <w:t>https://developer.atlassian.com/blog/2015/08/monitoring-connect-applications/</w:t>
        </w:r>
      </w:hyperlink>
      <w:r>
        <w:rPr>
          <w:rFonts w:ascii="宋体" w:hAnsi="宋体" w:cs="宋体"/>
          <w:szCs w:val="21"/>
        </w:rPr>
        <w:t>.</w:t>
      </w:r>
    </w:p>
    <w:p w14:paraId="32CB026B" w14:textId="77777777" w:rsidR="00065A3A" w:rsidRDefault="00065A3A">
      <w:pPr>
        <w:ind w:firstLine="420"/>
        <w:jc w:val="left"/>
        <w:rPr>
          <w:rFonts w:ascii="宋体" w:hAnsi="宋体" w:cs="宋体"/>
          <w:szCs w:val="21"/>
        </w:rPr>
      </w:pPr>
    </w:p>
    <w:p w14:paraId="31288363" w14:textId="77777777" w:rsidR="00065A3A" w:rsidRDefault="00C41667">
      <w:pPr>
        <w:ind w:firstLine="420"/>
        <w:jc w:val="left"/>
        <w:rPr>
          <w:rFonts w:ascii="宋体" w:hAnsi="宋体" w:cs="宋体"/>
          <w:szCs w:val="21"/>
        </w:rPr>
      </w:pPr>
      <w:r>
        <w:rPr>
          <w:rFonts w:ascii="宋体" w:hAnsi="宋体" w:cs="宋体" w:hint="eastAsia"/>
          <w:szCs w:val="21"/>
        </w:rPr>
        <w:t>［26］blogdevteam. Dubbo 团队成员梁飞专访 [EB/OL].http://blog.csdn.net/blogdevteam/article/details/8173233.</w:t>
      </w:r>
    </w:p>
    <w:p w14:paraId="7A452F7F" w14:textId="77777777" w:rsidR="00065A3A" w:rsidRDefault="00065A3A">
      <w:pPr>
        <w:ind w:firstLine="420"/>
        <w:jc w:val="left"/>
        <w:rPr>
          <w:rFonts w:ascii="宋体" w:hAnsi="宋体" w:cs="宋体"/>
          <w:szCs w:val="21"/>
        </w:rPr>
      </w:pPr>
    </w:p>
    <w:p w14:paraId="4B3C26BA" w14:textId="77777777" w:rsidR="00065A3A" w:rsidRDefault="00C41667">
      <w:pPr>
        <w:ind w:firstLine="420"/>
        <w:jc w:val="left"/>
        <w:rPr>
          <w:rFonts w:ascii="宋体" w:hAnsi="宋体" w:cs="宋体"/>
          <w:szCs w:val="21"/>
        </w:rPr>
      </w:pPr>
      <w:r>
        <w:rPr>
          <w:rFonts w:ascii="宋体" w:hAnsi="宋体" w:cs="宋体" w:hint="eastAsia"/>
          <w:szCs w:val="21"/>
        </w:rPr>
        <w:t xml:space="preserve">［27］梁宇鹏. 单元化架构，为什么要用以及我们如何做到[EB/OL]. </w:t>
      </w:r>
      <w:hyperlink r:id="rId60" w:history="1">
        <w:r>
          <w:rPr>
            <w:rFonts w:hint="eastAsia"/>
          </w:rPr>
          <w:t>http://www.infoq.com/cn/articles/how-weibo-do-unit-architecture</w:t>
        </w:r>
      </w:hyperlink>
      <w:r>
        <w:rPr>
          <w:rFonts w:ascii="宋体" w:hAnsi="宋体" w:cs="宋体" w:hint="eastAsia"/>
          <w:szCs w:val="21"/>
        </w:rPr>
        <w:t>.</w:t>
      </w:r>
    </w:p>
    <w:p w14:paraId="5DA696B1" w14:textId="77777777" w:rsidR="00065A3A" w:rsidRDefault="00065A3A">
      <w:pPr>
        <w:ind w:firstLine="420"/>
        <w:jc w:val="left"/>
        <w:rPr>
          <w:rFonts w:ascii="宋体" w:hAnsi="宋体" w:cs="宋体"/>
          <w:szCs w:val="21"/>
        </w:rPr>
      </w:pPr>
    </w:p>
    <w:p w14:paraId="5AEFFE6F" w14:textId="77777777" w:rsidR="00065A3A" w:rsidRDefault="00C41667">
      <w:pPr>
        <w:ind w:firstLine="420"/>
        <w:jc w:val="left"/>
        <w:rPr>
          <w:rFonts w:ascii="宋体" w:hAnsi="宋体" w:cs="宋体"/>
          <w:szCs w:val="21"/>
        </w:rPr>
      </w:pPr>
      <w:r>
        <w:rPr>
          <w:rFonts w:ascii="宋体" w:hAnsi="宋体" w:cs="宋体" w:hint="eastAsia"/>
          <w:szCs w:val="21"/>
        </w:rPr>
        <w:t xml:space="preserve">［28］邱小侠. 微服务（Microservice）那点事[EB/OL]. </w:t>
      </w:r>
      <w:hyperlink r:id="rId61" w:history="1">
        <w:r>
          <w:rPr>
            <w:rStyle w:val="ad"/>
            <w:rFonts w:ascii="宋体" w:hAnsi="宋体" w:cs="宋体" w:hint="eastAsia"/>
            <w:szCs w:val="21"/>
          </w:rPr>
          <w:t>https://yq.aliyun.com/articles/2764</w:t>
        </w:r>
      </w:hyperlink>
      <w:r>
        <w:rPr>
          <w:rFonts w:ascii="宋体" w:hAnsi="宋体" w:cs="宋体" w:hint="eastAsia"/>
          <w:szCs w:val="21"/>
        </w:rPr>
        <w:t>.</w:t>
      </w:r>
    </w:p>
    <w:p w14:paraId="4400C503" w14:textId="77777777" w:rsidR="00065A3A" w:rsidRDefault="00065A3A">
      <w:pPr>
        <w:ind w:firstLine="420"/>
        <w:jc w:val="left"/>
        <w:rPr>
          <w:rFonts w:ascii="宋体" w:hAnsi="宋体" w:cs="宋体"/>
          <w:szCs w:val="21"/>
        </w:rPr>
      </w:pPr>
    </w:p>
    <w:p w14:paraId="6C92D203" w14:textId="77777777" w:rsidR="00065A3A" w:rsidRDefault="00C41667">
      <w:pPr>
        <w:ind w:firstLine="420"/>
        <w:jc w:val="left"/>
        <w:rPr>
          <w:rFonts w:ascii="宋体" w:hAnsi="宋体" w:cs="宋体"/>
          <w:szCs w:val="21"/>
        </w:rPr>
      </w:pPr>
      <w:r>
        <w:rPr>
          <w:rFonts w:ascii="宋体" w:hAnsi="宋体" w:cs="宋体" w:hint="eastAsia"/>
          <w:szCs w:val="21"/>
        </w:rPr>
        <w:t>［29］</w:t>
      </w:r>
      <w:r>
        <w:rPr>
          <w:rFonts w:ascii="宋体" w:hAnsi="宋体" w:cs="宋体"/>
          <w:szCs w:val="21"/>
        </w:rPr>
        <w:t xml:space="preserve">Jonas, Boner. Scalability,Availability &amp; Stability Patterns[EB/OL]. </w:t>
      </w:r>
      <w:hyperlink r:id="rId62" w:history="1">
        <w:r>
          <w:rPr>
            <w:rStyle w:val="ad"/>
            <w:rFonts w:ascii="宋体" w:hAnsi="宋体" w:cs="宋体"/>
            <w:szCs w:val="21"/>
          </w:rPr>
          <w:t>http://www.mif.vu.lt/~donatas/Vadovavimas/Temos/Reactive%20systems/Scalability/2010%20Scalability%20patterns%28slides%29.pdf</w:t>
        </w:r>
      </w:hyperlink>
      <w:r>
        <w:rPr>
          <w:rFonts w:ascii="宋体" w:hAnsi="宋体" w:cs="宋体"/>
          <w:szCs w:val="21"/>
        </w:rPr>
        <w:t>.</w:t>
      </w:r>
    </w:p>
    <w:p w14:paraId="578FB9B2" w14:textId="77777777" w:rsidR="00065A3A" w:rsidRDefault="00065A3A">
      <w:pPr>
        <w:jc w:val="left"/>
        <w:rPr>
          <w:rFonts w:ascii="宋体" w:hAnsi="宋体" w:cs="宋体"/>
          <w:szCs w:val="21"/>
        </w:rPr>
      </w:pPr>
    </w:p>
    <w:p w14:paraId="3FD3BE33" w14:textId="77777777" w:rsidR="00065A3A" w:rsidRDefault="00C41667">
      <w:pPr>
        <w:ind w:firstLine="420"/>
        <w:jc w:val="left"/>
        <w:rPr>
          <w:rFonts w:ascii="宋体" w:hAnsi="宋体" w:cs="宋体"/>
          <w:szCs w:val="21"/>
        </w:rPr>
      </w:pPr>
      <w:r>
        <w:rPr>
          <w:rFonts w:ascii="宋体" w:hAnsi="宋体" w:cs="宋体" w:hint="eastAsia"/>
          <w:szCs w:val="21"/>
        </w:rPr>
        <w:t xml:space="preserve">［30］点评. RPC framework of DIANPING[EB/OL]. </w:t>
      </w:r>
      <w:hyperlink r:id="rId63" w:history="1">
        <w:r>
          <w:rPr>
            <w:rStyle w:val="ad"/>
            <w:rFonts w:ascii="宋体" w:hAnsi="宋体" w:cs="宋体" w:hint="eastAsia"/>
            <w:szCs w:val="21"/>
          </w:rPr>
          <w:t>https://github.com/dianping/pigeon</w:t>
        </w:r>
      </w:hyperlink>
      <w:r>
        <w:rPr>
          <w:rFonts w:ascii="宋体" w:hAnsi="宋体" w:cs="宋体" w:hint="eastAsia"/>
          <w:szCs w:val="21"/>
        </w:rPr>
        <w:t>.</w:t>
      </w:r>
    </w:p>
    <w:p w14:paraId="393490E1" w14:textId="77777777" w:rsidR="00065A3A" w:rsidRDefault="00065A3A">
      <w:pPr>
        <w:ind w:firstLine="420"/>
        <w:jc w:val="left"/>
        <w:rPr>
          <w:rFonts w:ascii="宋体" w:hAnsi="宋体" w:cs="宋体"/>
          <w:szCs w:val="21"/>
        </w:rPr>
      </w:pPr>
    </w:p>
    <w:p w14:paraId="30A6E639" w14:textId="77777777" w:rsidR="00065A3A" w:rsidRDefault="00C41667">
      <w:pPr>
        <w:ind w:firstLine="420"/>
        <w:jc w:val="left"/>
        <w:rPr>
          <w:rFonts w:ascii="宋体" w:hAnsi="宋体" w:cs="宋体"/>
          <w:szCs w:val="21"/>
        </w:rPr>
      </w:pPr>
      <w:r>
        <w:rPr>
          <w:rFonts w:ascii="宋体" w:hAnsi="宋体" w:cs="宋体" w:hint="eastAsia"/>
          <w:szCs w:val="21"/>
        </w:rPr>
        <w:t>［31］陶明. 一种分布式服务框架的设计与实现[D]. 北京邮电大学, 2013.</w:t>
      </w:r>
    </w:p>
    <w:p w14:paraId="0DDAF46C" w14:textId="77777777" w:rsidR="00065A3A" w:rsidRDefault="00065A3A">
      <w:pPr>
        <w:ind w:firstLine="420"/>
        <w:jc w:val="left"/>
        <w:rPr>
          <w:rFonts w:ascii="宋体" w:hAnsi="宋体" w:cs="宋体"/>
          <w:szCs w:val="21"/>
        </w:rPr>
      </w:pPr>
    </w:p>
    <w:p w14:paraId="23DF934D" w14:textId="77777777" w:rsidR="00065A3A" w:rsidRDefault="00065A3A">
      <w:pPr>
        <w:ind w:firstLine="420"/>
        <w:jc w:val="left"/>
        <w:rPr>
          <w:rFonts w:ascii="宋体" w:hAnsi="宋体" w:cs="宋体"/>
          <w:szCs w:val="21"/>
        </w:rPr>
      </w:pPr>
    </w:p>
    <w:p w14:paraId="5322B010" w14:textId="77777777" w:rsidR="00065A3A" w:rsidRDefault="00065A3A">
      <w:pPr>
        <w:ind w:firstLine="420"/>
        <w:jc w:val="left"/>
        <w:rPr>
          <w:rFonts w:ascii="宋体" w:hAnsi="宋体" w:cs="宋体"/>
          <w:szCs w:val="21"/>
        </w:rPr>
      </w:pPr>
    </w:p>
    <w:p w14:paraId="74C92D67" w14:textId="77777777" w:rsidR="00065A3A" w:rsidRDefault="00065A3A">
      <w:pPr>
        <w:ind w:firstLine="420"/>
        <w:jc w:val="left"/>
        <w:rPr>
          <w:rFonts w:ascii="宋体" w:hAnsi="宋体" w:cs="宋体"/>
          <w:szCs w:val="21"/>
        </w:rPr>
      </w:pPr>
    </w:p>
    <w:p w14:paraId="64DFAF38" w14:textId="77777777" w:rsidR="00065A3A" w:rsidRDefault="00065A3A">
      <w:pPr>
        <w:ind w:firstLine="420"/>
        <w:jc w:val="left"/>
        <w:rPr>
          <w:rFonts w:ascii="宋体" w:hAnsi="宋体" w:cs="宋体"/>
          <w:szCs w:val="21"/>
        </w:rPr>
      </w:pPr>
    </w:p>
    <w:p w14:paraId="7451D946" w14:textId="77777777" w:rsidR="00065A3A" w:rsidRDefault="00065A3A">
      <w:pPr>
        <w:ind w:firstLine="420"/>
        <w:jc w:val="left"/>
        <w:rPr>
          <w:rFonts w:ascii="宋体" w:hAnsi="宋体" w:cs="宋体"/>
          <w:szCs w:val="21"/>
        </w:rPr>
      </w:pPr>
    </w:p>
    <w:p w14:paraId="03093BC8" w14:textId="77777777" w:rsidR="00065A3A" w:rsidRDefault="00065A3A">
      <w:pPr>
        <w:ind w:firstLine="420"/>
        <w:jc w:val="left"/>
        <w:rPr>
          <w:rFonts w:ascii="宋体" w:hAnsi="宋体" w:cs="宋体"/>
          <w:szCs w:val="21"/>
        </w:rPr>
      </w:pPr>
    </w:p>
    <w:p w14:paraId="14472A1F" w14:textId="77777777" w:rsidR="00065A3A" w:rsidRDefault="00065A3A">
      <w:pPr>
        <w:ind w:firstLine="420"/>
        <w:jc w:val="left"/>
        <w:rPr>
          <w:rFonts w:ascii="宋体" w:hAnsi="宋体" w:cs="宋体"/>
          <w:szCs w:val="21"/>
        </w:rPr>
      </w:pPr>
    </w:p>
    <w:p w14:paraId="09279F2A" w14:textId="77777777" w:rsidR="00065A3A" w:rsidRDefault="00065A3A">
      <w:pPr>
        <w:ind w:firstLine="420"/>
        <w:jc w:val="left"/>
        <w:rPr>
          <w:rFonts w:ascii="宋体" w:hAnsi="宋体" w:cs="宋体"/>
          <w:szCs w:val="21"/>
        </w:rPr>
      </w:pPr>
    </w:p>
    <w:p w14:paraId="5011C5B4" w14:textId="77777777" w:rsidR="00065A3A" w:rsidRDefault="00065A3A">
      <w:pPr>
        <w:ind w:firstLine="420"/>
        <w:jc w:val="left"/>
        <w:rPr>
          <w:rFonts w:ascii="宋体" w:hAnsi="宋体" w:cs="宋体"/>
          <w:szCs w:val="21"/>
        </w:rPr>
      </w:pPr>
    </w:p>
    <w:p w14:paraId="54DA741D" w14:textId="77777777" w:rsidR="00065A3A" w:rsidRDefault="00065A3A">
      <w:pPr>
        <w:ind w:firstLine="420"/>
        <w:jc w:val="left"/>
        <w:rPr>
          <w:rFonts w:ascii="宋体" w:hAnsi="宋体" w:cs="宋体"/>
          <w:szCs w:val="21"/>
        </w:rPr>
      </w:pPr>
    </w:p>
    <w:p w14:paraId="5BA561B0" w14:textId="77777777" w:rsidR="00065A3A" w:rsidRDefault="00065A3A">
      <w:pPr>
        <w:ind w:firstLine="420"/>
        <w:jc w:val="left"/>
        <w:rPr>
          <w:rFonts w:ascii="宋体" w:hAnsi="宋体" w:cs="宋体"/>
          <w:szCs w:val="21"/>
        </w:rPr>
      </w:pPr>
    </w:p>
    <w:p w14:paraId="72A17F04" w14:textId="77777777" w:rsidR="00065A3A" w:rsidRDefault="00065A3A">
      <w:pPr>
        <w:ind w:firstLine="420"/>
        <w:jc w:val="left"/>
        <w:rPr>
          <w:rFonts w:ascii="宋体" w:hAnsi="宋体" w:cs="宋体"/>
          <w:szCs w:val="21"/>
        </w:rPr>
      </w:pPr>
    </w:p>
    <w:p w14:paraId="3892B3BD" w14:textId="77777777" w:rsidR="00065A3A" w:rsidRDefault="00065A3A">
      <w:pPr>
        <w:ind w:firstLine="420"/>
        <w:jc w:val="left"/>
        <w:rPr>
          <w:rFonts w:ascii="宋体" w:hAnsi="宋体" w:cs="宋体"/>
          <w:szCs w:val="21"/>
        </w:rPr>
      </w:pPr>
    </w:p>
    <w:p w14:paraId="6F063A17" w14:textId="77777777" w:rsidR="00065A3A" w:rsidRDefault="00065A3A">
      <w:pPr>
        <w:ind w:firstLine="420"/>
        <w:jc w:val="left"/>
        <w:rPr>
          <w:rFonts w:ascii="宋体" w:hAnsi="宋体" w:cs="宋体"/>
          <w:szCs w:val="21"/>
        </w:rPr>
      </w:pPr>
    </w:p>
    <w:p w14:paraId="5CEF7BCA" w14:textId="77777777" w:rsidR="00065A3A" w:rsidRDefault="00065A3A">
      <w:pPr>
        <w:ind w:firstLine="420"/>
        <w:jc w:val="left"/>
        <w:rPr>
          <w:rFonts w:ascii="宋体" w:hAnsi="宋体" w:cs="宋体"/>
          <w:szCs w:val="21"/>
        </w:rPr>
      </w:pPr>
    </w:p>
    <w:p w14:paraId="6A6CE2E6" w14:textId="77777777" w:rsidR="00065A3A" w:rsidRDefault="00065A3A">
      <w:pPr>
        <w:ind w:firstLine="420"/>
        <w:jc w:val="left"/>
        <w:rPr>
          <w:rFonts w:ascii="宋体" w:hAnsi="宋体" w:cs="宋体"/>
          <w:szCs w:val="21"/>
        </w:rPr>
      </w:pPr>
    </w:p>
    <w:p w14:paraId="6E498EAF" w14:textId="77777777" w:rsidR="00065A3A" w:rsidRDefault="00065A3A">
      <w:pPr>
        <w:ind w:firstLine="420"/>
        <w:jc w:val="left"/>
        <w:rPr>
          <w:rFonts w:ascii="宋体" w:hAnsi="宋体" w:cs="宋体"/>
          <w:szCs w:val="21"/>
        </w:rPr>
      </w:pPr>
    </w:p>
    <w:p w14:paraId="16F3B674" w14:textId="77777777" w:rsidR="00065A3A" w:rsidRDefault="00065A3A">
      <w:pPr>
        <w:ind w:firstLine="420"/>
        <w:jc w:val="left"/>
        <w:rPr>
          <w:rFonts w:ascii="宋体" w:hAnsi="宋体" w:cs="宋体"/>
          <w:szCs w:val="21"/>
        </w:rPr>
      </w:pPr>
    </w:p>
    <w:p w14:paraId="1EAB42C1" w14:textId="77777777" w:rsidR="00065A3A" w:rsidRDefault="00065A3A">
      <w:pPr>
        <w:ind w:firstLine="420"/>
        <w:jc w:val="left"/>
        <w:rPr>
          <w:rFonts w:ascii="宋体" w:hAnsi="宋体" w:cs="宋体"/>
          <w:szCs w:val="21"/>
        </w:rPr>
      </w:pPr>
    </w:p>
    <w:p w14:paraId="2B2CABF3" w14:textId="77777777" w:rsidR="00065A3A" w:rsidRDefault="00065A3A">
      <w:pPr>
        <w:ind w:firstLine="420"/>
        <w:jc w:val="left"/>
        <w:rPr>
          <w:rFonts w:ascii="宋体" w:hAnsi="宋体" w:cs="宋体"/>
          <w:szCs w:val="21"/>
        </w:rPr>
      </w:pPr>
    </w:p>
    <w:p w14:paraId="6BCD47D7" w14:textId="77777777" w:rsidR="00065A3A" w:rsidRDefault="00065A3A">
      <w:pPr>
        <w:ind w:firstLine="420"/>
        <w:jc w:val="left"/>
        <w:rPr>
          <w:rFonts w:ascii="宋体" w:hAnsi="宋体" w:cs="宋体"/>
          <w:szCs w:val="21"/>
        </w:rPr>
      </w:pPr>
    </w:p>
    <w:p w14:paraId="3D49F6A5" w14:textId="77777777" w:rsidR="00065A3A" w:rsidRDefault="00065A3A">
      <w:pPr>
        <w:ind w:firstLine="420"/>
        <w:jc w:val="left"/>
        <w:rPr>
          <w:rFonts w:ascii="宋体" w:hAnsi="宋体" w:cs="宋体"/>
          <w:szCs w:val="21"/>
        </w:rPr>
      </w:pPr>
    </w:p>
    <w:p w14:paraId="5987F560" w14:textId="77777777" w:rsidR="00065A3A" w:rsidRDefault="00065A3A">
      <w:pPr>
        <w:ind w:firstLine="420"/>
        <w:jc w:val="left"/>
        <w:rPr>
          <w:rFonts w:ascii="宋体" w:hAnsi="宋体" w:cs="宋体"/>
          <w:szCs w:val="21"/>
        </w:rPr>
      </w:pPr>
    </w:p>
    <w:p w14:paraId="4FDD511F" w14:textId="77777777" w:rsidR="00065A3A" w:rsidRDefault="00065A3A">
      <w:pPr>
        <w:ind w:firstLine="420"/>
        <w:jc w:val="left"/>
        <w:rPr>
          <w:rFonts w:ascii="宋体" w:hAnsi="宋体" w:cs="宋体"/>
          <w:szCs w:val="21"/>
        </w:rPr>
      </w:pPr>
    </w:p>
    <w:p w14:paraId="787DE5A7" w14:textId="77777777" w:rsidR="00065A3A" w:rsidRDefault="00065A3A">
      <w:pPr>
        <w:ind w:firstLine="420"/>
        <w:jc w:val="left"/>
        <w:rPr>
          <w:rFonts w:ascii="宋体" w:hAnsi="宋体" w:cs="宋体"/>
          <w:szCs w:val="21"/>
        </w:rPr>
      </w:pPr>
    </w:p>
    <w:p w14:paraId="10E03E3E" w14:textId="77777777" w:rsidR="00065A3A" w:rsidRDefault="00065A3A">
      <w:pPr>
        <w:ind w:firstLine="420"/>
        <w:jc w:val="left"/>
        <w:rPr>
          <w:rFonts w:ascii="宋体" w:hAnsi="宋体" w:cs="宋体"/>
          <w:szCs w:val="21"/>
        </w:rPr>
      </w:pPr>
    </w:p>
    <w:p w14:paraId="05C08CB2" w14:textId="77777777" w:rsidR="00065A3A" w:rsidRDefault="00065A3A">
      <w:pPr>
        <w:ind w:firstLine="420"/>
        <w:jc w:val="left"/>
        <w:rPr>
          <w:rFonts w:ascii="宋体" w:hAnsi="宋体" w:cs="宋体"/>
          <w:szCs w:val="21"/>
        </w:rPr>
      </w:pPr>
    </w:p>
    <w:p w14:paraId="46E236AC" w14:textId="77777777" w:rsidR="00065A3A" w:rsidRDefault="00065A3A">
      <w:pPr>
        <w:ind w:firstLine="420"/>
        <w:jc w:val="left"/>
        <w:rPr>
          <w:rFonts w:ascii="宋体" w:hAnsi="宋体" w:cs="宋体"/>
          <w:szCs w:val="21"/>
        </w:rPr>
      </w:pPr>
    </w:p>
    <w:p w14:paraId="6F582C30" w14:textId="77777777" w:rsidR="00065A3A" w:rsidRDefault="00065A3A">
      <w:pPr>
        <w:ind w:firstLine="420"/>
        <w:jc w:val="left"/>
        <w:rPr>
          <w:rFonts w:ascii="宋体" w:hAnsi="宋体" w:cs="宋体"/>
          <w:szCs w:val="21"/>
        </w:rPr>
      </w:pPr>
    </w:p>
    <w:p w14:paraId="24A4271F" w14:textId="77777777" w:rsidR="00065A3A" w:rsidRDefault="00065A3A">
      <w:pPr>
        <w:jc w:val="left"/>
        <w:rPr>
          <w:rFonts w:ascii="宋体" w:hAnsi="宋体" w:cs="宋体"/>
          <w:szCs w:val="21"/>
        </w:rPr>
      </w:pPr>
    </w:p>
    <w:p w14:paraId="487DA980" w14:textId="77777777" w:rsidR="00065A3A" w:rsidRDefault="00065A3A">
      <w:pPr>
        <w:jc w:val="left"/>
        <w:rPr>
          <w:rFonts w:ascii="宋体" w:hAnsi="宋体" w:cs="宋体"/>
          <w:szCs w:val="21"/>
        </w:rPr>
      </w:pPr>
    </w:p>
    <w:p w14:paraId="17DC7A28" w14:textId="77777777" w:rsidR="00065A3A" w:rsidRDefault="00065A3A">
      <w:pPr>
        <w:jc w:val="left"/>
        <w:rPr>
          <w:rFonts w:ascii="宋体" w:hAnsi="宋体" w:cs="宋体"/>
          <w:szCs w:val="21"/>
        </w:rPr>
      </w:pPr>
    </w:p>
    <w:p w14:paraId="0046FE2B" w14:textId="77777777" w:rsidR="00065A3A" w:rsidRDefault="00C41667">
      <w:pPr>
        <w:pStyle w:val="1"/>
        <w:numPr>
          <w:ilvl w:val="0"/>
          <w:numId w:val="0"/>
        </w:numPr>
        <w:ind w:leftChars="271" w:left="569" w:firstLineChars="950" w:firstLine="2289"/>
        <w:rPr>
          <w:rFonts w:ascii="黑体" w:eastAsia="黑体" w:hAnsi="黑体"/>
          <w:sz w:val="32"/>
        </w:rPr>
      </w:pPr>
      <w:bookmarkStart w:id="206" w:name="_Toc482175988"/>
      <w:bookmarkStart w:id="207" w:name="_Toc483557650"/>
      <w:r>
        <w:rPr>
          <w:rFonts w:hint="eastAsia"/>
          <w:sz w:val="24"/>
          <w:szCs w:val="24"/>
        </w:rPr>
        <w:t>致</w:t>
      </w:r>
      <w:r>
        <w:rPr>
          <w:rFonts w:hint="eastAsia"/>
          <w:sz w:val="24"/>
          <w:szCs w:val="24"/>
        </w:rPr>
        <w:t xml:space="preserve">         </w:t>
      </w:r>
      <w:r>
        <w:rPr>
          <w:rFonts w:hint="eastAsia"/>
          <w:sz w:val="24"/>
          <w:szCs w:val="24"/>
        </w:rPr>
        <w:t>谢</w:t>
      </w:r>
      <w:bookmarkEnd w:id="206"/>
      <w:bookmarkEnd w:id="207"/>
    </w:p>
    <w:p w14:paraId="3E915C7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lastRenderedPageBreak/>
        <w:t>本文是在我的导师</w:t>
      </w:r>
      <w:r>
        <w:rPr>
          <w:rFonts w:asciiTheme="minorEastAsia" w:eastAsiaTheme="minorEastAsia" w:hAnsiTheme="minorEastAsia" w:cs="宋体" w:hint="eastAsia"/>
          <w:sz w:val="24"/>
        </w:rPr>
        <w:t>龚</w:t>
      </w:r>
      <w:r>
        <w:rPr>
          <w:rFonts w:asciiTheme="minorEastAsia" w:eastAsiaTheme="minorEastAsia" w:hAnsiTheme="minorEastAsia" w:cs="宋体"/>
          <w:sz w:val="24"/>
        </w:rPr>
        <w:t>奕利教授的悉心指导下完成的。从课程的学习、论文的选题及最终定稿都</w:t>
      </w:r>
      <w:r>
        <w:rPr>
          <w:rFonts w:asciiTheme="minorEastAsia" w:eastAsiaTheme="minorEastAsia" w:hAnsiTheme="minorEastAsia" w:cs="宋体" w:hint="eastAsia"/>
          <w:sz w:val="24"/>
        </w:rPr>
        <w:t>得到</w:t>
      </w:r>
      <w:r>
        <w:rPr>
          <w:rFonts w:asciiTheme="minorEastAsia" w:eastAsiaTheme="minorEastAsia" w:hAnsiTheme="minorEastAsia" w:cs="宋体"/>
          <w:sz w:val="24"/>
        </w:rPr>
        <w:t>了导师的</w:t>
      </w:r>
      <w:r>
        <w:rPr>
          <w:rFonts w:asciiTheme="minorEastAsia" w:eastAsiaTheme="minorEastAsia" w:hAnsiTheme="minorEastAsia" w:cs="宋体" w:hint="eastAsia"/>
          <w:sz w:val="24"/>
        </w:rPr>
        <w:t>帮助</w:t>
      </w:r>
      <w:r>
        <w:rPr>
          <w:rFonts w:asciiTheme="minorEastAsia" w:eastAsiaTheme="minorEastAsia" w:hAnsiTheme="minorEastAsia" w:cs="宋体"/>
          <w:sz w:val="24"/>
        </w:rPr>
        <w:t>。导师严谨的治学态度，平易近人、诲人不倦的品格给我留下了深刻的印象，使我终生受益。在此，谨向导师表示最深深的敬意和由衷的感谢!</w:t>
      </w:r>
    </w:p>
    <w:p w14:paraId="6995E8F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同</w:t>
      </w:r>
      <w:r>
        <w:rPr>
          <w:rFonts w:asciiTheme="minorEastAsia" w:eastAsiaTheme="minorEastAsia" w:hAnsiTheme="minorEastAsia" w:cs="宋体" w:hint="eastAsia"/>
          <w:sz w:val="24"/>
        </w:rPr>
        <w:t>时</w:t>
      </w:r>
      <w:r>
        <w:rPr>
          <w:rFonts w:asciiTheme="minorEastAsia" w:eastAsiaTheme="minorEastAsia" w:hAnsiTheme="minorEastAsia" w:cs="宋体"/>
          <w:sz w:val="24"/>
        </w:rPr>
        <w:t>感谢</w:t>
      </w:r>
      <w:r>
        <w:rPr>
          <w:rFonts w:asciiTheme="minorEastAsia" w:eastAsiaTheme="minorEastAsia" w:hAnsiTheme="minorEastAsia" w:cs="宋体" w:hint="eastAsia"/>
          <w:sz w:val="24"/>
        </w:rPr>
        <w:t>武大</w:t>
      </w:r>
      <w:r>
        <w:rPr>
          <w:rFonts w:asciiTheme="minorEastAsia" w:eastAsiaTheme="minorEastAsia" w:hAnsiTheme="minorEastAsia" w:cs="宋体"/>
          <w:sz w:val="24"/>
        </w:rPr>
        <w:t>计算机学院，感谢所有的授课和指导老师，对我在学业上的帮助和生活上的关心!正是你们孜孜不倦的传道、授业、解惑，使我在思想上和学业上都取得了巨大的进步。</w:t>
      </w:r>
    </w:p>
    <w:p w14:paraId="37177E3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感谢在这两年多的学习和生活中帮助、关心我的同学以及给我的论文提供许多宝贵素材的朋友们。有了这么多人的帮助，使我顺利的完成了我的研究生阶段学习，在今后的工作中，我会将这些人的帮助化为自己前进的动力。</w:t>
      </w:r>
    </w:p>
    <w:p w14:paraId="1B51AAB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最后，我要特别感谢我的家人长期以来对我默默的奉献和支持,是他们为我提供了坚忍不拔和不断进取的强大精神动力，使我能顺利完成学业。家是我终生的精 神寄托和心灵归宿，也是我今后人生道路上扬帆远航为理想打拼的起点。感谢我的父母为我营造了一个的温馨的港湾，当我身心疲弊时能得以憩息和修养。</w:t>
      </w:r>
    </w:p>
    <w:p w14:paraId="270F2B2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在毕业之际衷心的祝愿你们生活美满、前程似锦!</w:t>
      </w:r>
    </w:p>
    <w:sectPr w:rsidR="00065A3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ED6E9" w14:textId="77777777" w:rsidR="00EE4E36" w:rsidRDefault="00EE4E36">
      <w:r>
        <w:separator/>
      </w:r>
    </w:p>
  </w:endnote>
  <w:endnote w:type="continuationSeparator" w:id="0">
    <w:p w14:paraId="4AAC2DB5" w14:textId="77777777" w:rsidR="00EE4E36" w:rsidRDefault="00EE4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imes New Roman Bold">
    <w:altName w:val="方正舒体"/>
    <w:charset w:val="86"/>
    <w:family w:val="auto"/>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613074"/>
    </w:sdtPr>
    <w:sdtEndPr/>
    <w:sdtContent>
      <w:p w14:paraId="3529926E" w14:textId="77777777" w:rsidR="00DA66E7" w:rsidRDefault="00DA66E7">
        <w:pPr>
          <w:pStyle w:val="a8"/>
          <w:ind w:firstLineChars="4450" w:firstLine="8010"/>
        </w:pPr>
        <w:r>
          <w:fldChar w:fldCharType="begin"/>
        </w:r>
        <w:r>
          <w:instrText>PAGE   \* MERGEFORMAT</w:instrText>
        </w:r>
        <w:r>
          <w:fldChar w:fldCharType="separate"/>
        </w:r>
        <w:r w:rsidR="00761819" w:rsidRPr="00761819">
          <w:rPr>
            <w:noProof/>
            <w:lang w:val="zh-CN"/>
          </w:rPr>
          <w:t>40</w:t>
        </w:r>
        <w:r>
          <w:fldChar w:fldCharType="end"/>
        </w:r>
      </w:p>
    </w:sdtContent>
  </w:sdt>
  <w:p w14:paraId="16E3638D" w14:textId="77777777" w:rsidR="00DA66E7" w:rsidRDefault="00DA66E7">
    <w:pPr>
      <w:pStyle w:val="a8"/>
      <w:ind w:firstLineChars="4500" w:firstLine="81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74EFC" w14:textId="77777777" w:rsidR="00EE4E36" w:rsidRDefault="00EE4E36">
      <w:r>
        <w:separator/>
      </w:r>
    </w:p>
  </w:footnote>
  <w:footnote w:type="continuationSeparator" w:id="0">
    <w:p w14:paraId="3EF82BBC" w14:textId="77777777" w:rsidR="00EE4E36" w:rsidRDefault="00EE4E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1"/>
      <w:lvlText w:val="%1."/>
      <w:lvlJc w:val="left"/>
      <w:pPr>
        <w:tabs>
          <w:tab w:val="left" w:pos="0"/>
        </w:tabs>
        <w:ind w:left="360" w:hanging="360"/>
      </w:pPr>
      <w:rPr>
        <w:rFonts w:hint="default"/>
        <w:lang w:val="en-US"/>
      </w:rPr>
    </w:lvl>
    <w:lvl w:ilvl="1">
      <w:start w:val="1"/>
      <w:numFmt w:val="lowerLetter"/>
      <w:lvlText w:val="%2)"/>
      <w:lvlJc w:val="left"/>
      <w:pPr>
        <w:tabs>
          <w:tab w:val="left" w:pos="0"/>
        </w:tabs>
        <w:ind w:left="840" w:hanging="420"/>
      </w:pPr>
    </w:lvl>
    <w:lvl w:ilvl="2">
      <w:start w:val="1"/>
      <w:numFmt w:val="lowerRoman"/>
      <w:lvlText w:val="%3."/>
      <w:lvlJc w:val="right"/>
      <w:pPr>
        <w:tabs>
          <w:tab w:val="left" w:pos="0"/>
        </w:tabs>
        <w:ind w:left="1260" w:hanging="420"/>
      </w:pPr>
    </w:lvl>
    <w:lvl w:ilvl="3">
      <w:start w:val="1"/>
      <w:numFmt w:val="decimal"/>
      <w:lvlText w:val="%4."/>
      <w:lvlJc w:val="left"/>
      <w:pPr>
        <w:tabs>
          <w:tab w:val="left" w:pos="0"/>
        </w:tabs>
        <w:ind w:left="1680" w:hanging="420"/>
      </w:pPr>
    </w:lvl>
    <w:lvl w:ilvl="4">
      <w:start w:val="1"/>
      <w:numFmt w:val="lowerLetter"/>
      <w:lvlText w:val="%5)"/>
      <w:lvlJc w:val="left"/>
      <w:pPr>
        <w:tabs>
          <w:tab w:val="left" w:pos="0"/>
        </w:tabs>
        <w:ind w:left="2100" w:hanging="420"/>
      </w:pPr>
    </w:lvl>
    <w:lvl w:ilvl="5">
      <w:start w:val="1"/>
      <w:numFmt w:val="lowerRoman"/>
      <w:lvlText w:val="%6."/>
      <w:lvlJc w:val="right"/>
      <w:pPr>
        <w:tabs>
          <w:tab w:val="left" w:pos="0"/>
        </w:tabs>
        <w:ind w:left="2520" w:hanging="420"/>
      </w:pPr>
    </w:lvl>
    <w:lvl w:ilvl="6">
      <w:start w:val="1"/>
      <w:numFmt w:val="decimal"/>
      <w:lvlText w:val="%7."/>
      <w:lvlJc w:val="left"/>
      <w:pPr>
        <w:tabs>
          <w:tab w:val="left" w:pos="0"/>
        </w:tabs>
        <w:ind w:left="2940" w:hanging="420"/>
      </w:pPr>
    </w:lvl>
    <w:lvl w:ilvl="7">
      <w:start w:val="1"/>
      <w:numFmt w:val="lowerLetter"/>
      <w:lvlText w:val="%8)"/>
      <w:lvlJc w:val="left"/>
      <w:pPr>
        <w:tabs>
          <w:tab w:val="left" w:pos="0"/>
        </w:tabs>
        <w:ind w:left="3360" w:hanging="420"/>
      </w:pPr>
    </w:lvl>
    <w:lvl w:ilvl="8">
      <w:start w:val="1"/>
      <w:numFmt w:val="lowerRoman"/>
      <w:lvlText w:val="%9."/>
      <w:lvlJc w:val="right"/>
      <w:pPr>
        <w:tabs>
          <w:tab w:val="left" w:pos="0"/>
        </w:tabs>
        <w:ind w:left="3780" w:hanging="420"/>
      </w:pPr>
    </w:lvl>
  </w:abstractNum>
  <w:abstractNum w:abstractNumId="1" w15:restartNumberingAfterBreak="0">
    <w:nsid w:val="026C0705"/>
    <w:multiLevelType w:val="multilevel"/>
    <w:tmpl w:val="026C07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FA322BC"/>
    <w:multiLevelType w:val="multilevel"/>
    <w:tmpl w:val="3FA322B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4007C44"/>
    <w:multiLevelType w:val="multilevel"/>
    <w:tmpl w:val="44007C44"/>
    <w:lvl w:ilvl="0">
      <w:start w:val="1"/>
      <w:numFmt w:val="decimal"/>
      <w:lvlText w:val="%1."/>
      <w:lvlJc w:val="left"/>
      <w:pPr>
        <w:ind w:left="360" w:hanging="360"/>
      </w:pPr>
      <w:rPr>
        <w:rFonts w:hint="default"/>
      </w:rPr>
    </w:lvl>
    <w:lvl w:ilvl="1">
      <w:start w:val="2"/>
      <w:numFmt w:val="decimal"/>
      <w:isLgl/>
      <w:lvlText w:val="%1.%2"/>
      <w:lvlJc w:val="left"/>
      <w:pPr>
        <w:ind w:left="768" w:hanging="768"/>
      </w:pPr>
      <w:rPr>
        <w:rFonts w:hint="default"/>
      </w:rPr>
    </w:lvl>
    <w:lvl w:ilvl="2">
      <w:start w:val="1"/>
      <w:numFmt w:val="decimal"/>
      <w:isLgl/>
      <w:lvlText w:val="%1.%2.%3"/>
      <w:lvlJc w:val="left"/>
      <w:pPr>
        <w:ind w:left="768" w:hanging="768"/>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4FED065A"/>
    <w:multiLevelType w:val="multilevel"/>
    <w:tmpl w:val="4FED065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54B64A0"/>
    <w:multiLevelType w:val="multilevel"/>
    <w:tmpl w:val="554B64A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6232045"/>
    <w:multiLevelType w:val="multilevel"/>
    <w:tmpl w:val="662320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E670189"/>
    <w:multiLevelType w:val="multilevel"/>
    <w:tmpl w:val="7E67018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0"/>
  </w:num>
  <w:num w:numId="2">
    <w:abstractNumId w:val="5"/>
  </w:num>
  <w:num w:numId="3">
    <w:abstractNumId w:val="4"/>
  </w:num>
  <w:num w:numId="4">
    <w:abstractNumId w:val="1"/>
  </w:num>
  <w:num w:numId="5">
    <w:abstractNumId w:val="3"/>
  </w:num>
  <w:num w:numId="6">
    <w:abstractNumId w:val="7"/>
  </w:num>
  <w:num w:numId="7">
    <w:abstractNumId w:val="6"/>
  </w:num>
  <w:num w:numId="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ei14(上海_技术部_平台保障_王伟)">
    <w15:presenceInfo w15:providerId="AD" w15:userId="S-1-5-21-1713849901-2797640346-4150151575-577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trackRevisions/>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EE"/>
    <w:rsid w:val="00000A94"/>
    <w:rsid w:val="00000F39"/>
    <w:rsid w:val="00000F6B"/>
    <w:rsid w:val="000010BC"/>
    <w:rsid w:val="00001202"/>
    <w:rsid w:val="000018B1"/>
    <w:rsid w:val="000019D9"/>
    <w:rsid w:val="000019FE"/>
    <w:rsid w:val="00001BE9"/>
    <w:rsid w:val="00001BEB"/>
    <w:rsid w:val="00001F72"/>
    <w:rsid w:val="000021CA"/>
    <w:rsid w:val="000028CE"/>
    <w:rsid w:val="00002F92"/>
    <w:rsid w:val="00002FEE"/>
    <w:rsid w:val="00003011"/>
    <w:rsid w:val="00003C99"/>
    <w:rsid w:val="00003D49"/>
    <w:rsid w:val="00003D9F"/>
    <w:rsid w:val="00004457"/>
    <w:rsid w:val="00004525"/>
    <w:rsid w:val="0000458B"/>
    <w:rsid w:val="0000490E"/>
    <w:rsid w:val="00004A95"/>
    <w:rsid w:val="00004C96"/>
    <w:rsid w:val="000052A6"/>
    <w:rsid w:val="0000561A"/>
    <w:rsid w:val="00005814"/>
    <w:rsid w:val="00005903"/>
    <w:rsid w:val="0000592E"/>
    <w:rsid w:val="00005B11"/>
    <w:rsid w:val="00005CD2"/>
    <w:rsid w:val="0000632C"/>
    <w:rsid w:val="000064C6"/>
    <w:rsid w:val="0000695A"/>
    <w:rsid w:val="00006E10"/>
    <w:rsid w:val="00006EF3"/>
    <w:rsid w:val="00007624"/>
    <w:rsid w:val="000078E2"/>
    <w:rsid w:val="00007FD2"/>
    <w:rsid w:val="000104B2"/>
    <w:rsid w:val="0001073A"/>
    <w:rsid w:val="000108E4"/>
    <w:rsid w:val="000109BD"/>
    <w:rsid w:val="00010A30"/>
    <w:rsid w:val="00010B1B"/>
    <w:rsid w:val="00010E74"/>
    <w:rsid w:val="00010EFE"/>
    <w:rsid w:val="00011ABD"/>
    <w:rsid w:val="00011CBB"/>
    <w:rsid w:val="00012971"/>
    <w:rsid w:val="00012D48"/>
    <w:rsid w:val="00012E6C"/>
    <w:rsid w:val="00012F5C"/>
    <w:rsid w:val="00013151"/>
    <w:rsid w:val="00013360"/>
    <w:rsid w:val="00013415"/>
    <w:rsid w:val="000134C8"/>
    <w:rsid w:val="00013522"/>
    <w:rsid w:val="00013BCF"/>
    <w:rsid w:val="00013D0B"/>
    <w:rsid w:val="00013DC4"/>
    <w:rsid w:val="000142E0"/>
    <w:rsid w:val="00014454"/>
    <w:rsid w:val="000146F0"/>
    <w:rsid w:val="000148F5"/>
    <w:rsid w:val="00015056"/>
    <w:rsid w:val="000155C0"/>
    <w:rsid w:val="000158A5"/>
    <w:rsid w:val="00015AAD"/>
    <w:rsid w:val="00015BEA"/>
    <w:rsid w:val="000165B2"/>
    <w:rsid w:val="00016CBE"/>
    <w:rsid w:val="00017140"/>
    <w:rsid w:val="00017BEF"/>
    <w:rsid w:val="00017F30"/>
    <w:rsid w:val="00017F9C"/>
    <w:rsid w:val="00020235"/>
    <w:rsid w:val="00020244"/>
    <w:rsid w:val="00020BC6"/>
    <w:rsid w:val="00020CA0"/>
    <w:rsid w:val="00020E20"/>
    <w:rsid w:val="00021088"/>
    <w:rsid w:val="000213C4"/>
    <w:rsid w:val="00021426"/>
    <w:rsid w:val="000215EB"/>
    <w:rsid w:val="000217AE"/>
    <w:rsid w:val="00021CAF"/>
    <w:rsid w:val="00021DF2"/>
    <w:rsid w:val="000221A9"/>
    <w:rsid w:val="000224FA"/>
    <w:rsid w:val="00022509"/>
    <w:rsid w:val="000225EB"/>
    <w:rsid w:val="00022C23"/>
    <w:rsid w:val="00022F4F"/>
    <w:rsid w:val="00023127"/>
    <w:rsid w:val="000233FA"/>
    <w:rsid w:val="000240F2"/>
    <w:rsid w:val="00024389"/>
    <w:rsid w:val="00024415"/>
    <w:rsid w:val="0002442C"/>
    <w:rsid w:val="000247B3"/>
    <w:rsid w:val="00024918"/>
    <w:rsid w:val="00025076"/>
    <w:rsid w:val="000252FC"/>
    <w:rsid w:val="00025375"/>
    <w:rsid w:val="00025483"/>
    <w:rsid w:val="000254BF"/>
    <w:rsid w:val="000258DB"/>
    <w:rsid w:val="00025E3C"/>
    <w:rsid w:val="00026327"/>
    <w:rsid w:val="000269A8"/>
    <w:rsid w:val="000270FE"/>
    <w:rsid w:val="00027395"/>
    <w:rsid w:val="000274AD"/>
    <w:rsid w:val="00027BBA"/>
    <w:rsid w:val="000300EF"/>
    <w:rsid w:val="00030C45"/>
    <w:rsid w:val="00030C46"/>
    <w:rsid w:val="00030FC3"/>
    <w:rsid w:val="00031490"/>
    <w:rsid w:val="000317F1"/>
    <w:rsid w:val="0003182B"/>
    <w:rsid w:val="000319B8"/>
    <w:rsid w:val="00032037"/>
    <w:rsid w:val="00032212"/>
    <w:rsid w:val="00032821"/>
    <w:rsid w:val="00032840"/>
    <w:rsid w:val="00032A0B"/>
    <w:rsid w:val="00032B52"/>
    <w:rsid w:val="00032BD8"/>
    <w:rsid w:val="00033056"/>
    <w:rsid w:val="0003322C"/>
    <w:rsid w:val="000332B2"/>
    <w:rsid w:val="000333D8"/>
    <w:rsid w:val="00033820"/>
    <w:rsid w:val="0003386B"/>
    <w:rsid w:val="00033C20"/>
    <w:rsid w:val="00033DC9"/>
    <w:rsid w:val="00033E1C"/>
    <w:rsid w:val="00033E66"/>
    <w:rsid w:val="00033FD3"/>
    <w:rsid w:val="0003456C"/>
    <w:rsid w:val="0003482D"/>
    <w:rsid w:val="00034BBE"/>
    <w:rsid w:val="00034C97"/>
    <w:rsid w:val="00034DE2"/>
    <w:rsid w:val="00034DFC"/>
    <w:rsid w:val="0003533C"/>
    <w:rsid w:val="000355E4"/>
    <w:rsid w:val="0003574E"/>
    <w:rsid w:val="000357AE"/>
    <w:rsid w:val="000357F2"/>
    <w:rsid w:val="000358D1"/>
    <w:rsid w:val="00035C2A"/>
    <w:rsid w:val="0003600B"/>
    <w:rsid w:val="00036011"/>
    <w:rsid w:val="0003601B"/>
    <w:rsid w:val="00036854"/>
    <w:rsid w:val="00037503"/>
    <w:rsid w:val="000376ED"/>
    <w:rsid w:val="00037839"/>
    <w:rsid w:val="00037E9C"/>
    <w:rsid w:val="000401D3"/>
    <w:rsid w:val="000409E9"/>
    <w:rsid w:val="00040F5B"/>
    <w:rsid w:val="0004167F"/>
    <w:rsid w:val="00041DBE"/>
    <w:rsid w:val="000421AD"/>
    <w:rsid w:val="00042794"/>
    <w:rsid w:val="00042A85"/>
    <w:rsid w:val="00042C59"/>
    <w:rsid w:val="000432B3"/>
    <w:rsid w:val="00043302"/>
    <w:rsid w:val="000433B9"/>
    <w:rsid w:val="00043629"/>
    <w:rsid w:val="00043AC2"/>
    <w:rsid w:val="00043E5E"/>
    <w:rsid w:val="00043F98"/>
    <w:rsid w:val="00044C92"/>
    <w:rsid w:val="000456CF"/>
    <w:rsid w:val="00046177"/>
    <w:rsid w:val="000464EA"/>
    <w:rsid w:val="000466E0"/>
    <w:rsid w:val="00046A33"/>
    <w:rsid w:val="00046B38"/>
    <w:rsid w:val="00046B3B"/>
    <w:rsid w:val="00046E06"/>
    <w:rsid w:val="000471EB"/>
    <w:rsid w:val="000477A1"/>
    <w:rsid w:val="000477F4"/>
    <w:rsid w:val="000479A3"/>
    <w:rsid w:val="00047EC7"/>
    <w:rsid w:val="00047F1D"/>
    <w:rsid w:val="00050622"/>
    <w:rsid w:val="000509B5"/>
    <w:rsid w:val="00050A58"/>
    <w:rsid w:val="00050A70"/>
    <w:rsid w:val="00050CC5"/>
    <w:rsid w:val="00050D3F"/>
    <w:rsid w:val="00051481"/>
    <w:rsid w:val="00051898"/>
    <w:rsid w:val="00052696"/>
    <w:rsid w:val="00052CD0"/>
    <w:rsid w:val="000533A0"/>
    <w:rsid w:val="00053962"/>
    <w:rsid w:val="00053A32"/>
    <w:rsid w:val="00053C42"/>
    <w:rsid w:val="00053DD0"/>
    <w:rsid w:val="00053DFD"/>
    <w:rsid w:val="00053E0D"/>
    <w:rsid w:val="00054CFA"/>
    <w:rsid w:val="00054D92"/>
    <w:rsid w:val="00054EE8"/>
    <w:rsid w:val="000550A5"/>
    <w:rsid w:val="000553A8"/>
    <w:rsid w:val="000553E4"/>
    <w:rsid w:val="00055B2E"/>
    <w:rsid w:val="00055DFA"/>
    <w:rsid w:val="00055FBF"/>
    <w:rsid w:val="00055FE5"/>
    <w:rsid w:val="0005610A"/>
    <w:rsid w:val="000563E0"/>
    <w:rsid w:val="00056610"/>
    <w:rsid w:val="00056C13"/>
    <w:rsid w:val="000570FC"/>
    <w:rsid w:val="00057622"/>
    <w:rsid w:val="00057705"/>
    <w:rsid w:val="00057B44"/>
    <w:rsid w:val="00057B4E"/>
    <w:rsid w:val="00057B9F"/>
    <w:rsid w:val="00057DCE"/>
    <w:rsid w:val="00060318"/>
    <w:rsid w:val="000604D6"/>
    <w:rsid w:val="00060BA7"/>
    <w:rsid w:val="00060F26"/>
    <w:rsid w:val="00061498"/>
    <w:rsid w:val="000619E2"/>
    <w:rsid w:val="00061CD0"/>
    <w:rsid w:val="00061E20"/>
    <w:rsid w:val="00061F7D"/>
    <w:rsid w:val="00062315"/>
    <w:rsid w:val="00062459"/>
    <w:rsid w:val="00062677"/>
    <w:rsid w:val="000626AD"/>
    <w:rsid w:val="00062A83"/>
    <w:rsid w:val="00062B2C"/>
    <w:rsid w:val="000637B3"/>
    <w:rsid w:val="0006410A"/>
    <w:rsid w:val="00064194"/>
    <w:rsid w:val="000642FB"/>
    <w:rsid w:val="000645B1"/>
    <w:rsid w:val="00064752"/>
    <w:rsid w:val="00064855"/>
    <w:rsid w:val="00064AFA"/>
    <w:rsid w:val="00065308"/>
    <w:rsid w:val="0006562C"/>
    <w:rsid w:val="000656AD"/>
    <w:rsid w:val="00065865"/>
    <w:rsid w:val="00065A3A"/>
    <w:rsid w:val="00065C63"/>
    <w:rsid w:val="00065C9E"/>
    <w:rsid w:val="00065CEB"/>
    <w:rsid w:val="00065D6A"/>
    <w:rsid w:val="0006623E"/>
    <w:rsid w:val="00066B27"/>
    <w:rsid w:val="00066DB9"/>
    <w:rsid w:val="00066F87"/>
    <w:rsid w:val="00067397"/>
    <w:rsid w:val="00067425"/>
    <w:rsid w:val="0006770A"/>
    <w:rsid w:val="0006778D"/>
    <w:rsid w:val="00067947"/>
    <w:rsid w:val="00067A55"/>
    <w:rsid w:val="00067DF2"/>
    <w:rsid w:val="000700C3"/>
    <w:rsid w:val="0007035B"/>
    <w:rsid w:val="000706BE"/>
    <w:rsid w:val="00070DC8"/>
    <w:rsid w:val="00071473"/>
    <w:rsid w:val="00071A8B"/>
    <w:rsid w:val="00071F4C"/>
    <w:rsid w:val="000720F5"/>
    <w:rsid w:val="000720FE"/>
    <w:rsid w:val="000721A8"/>
    <w:rsid w:val="00072223"/>
    <w:rsid w:val="00072D9B"/>
    <w:rsid w:val="00072F03"/>
    <w:rsid w:val="0007308B"/>
    <w:rsid w:val="000731FA"/>
    <w:rsid w:val="00073C31"/>
    <w:rsid w:val="0007470E"/>
    <w:rsid w:val="00074835"/>
    <w:rsid w:val="000758F4"/>
    <w:rsid w:val="00075B03"/>
    <w:rsid w:val="00075BE1"/>
    <w:rsid w:val="00075D09"/>
    <w:rsid w:val="00075EEE"/>
    <w:rsid w:val="00075FB7"/>
    <w:rsid w:val="000761A0"/>
    <w:rsid w:val="00076322"/>
    <w:rsid w:val="00076360"/>
    <w:rsid w:val="00076824"/>
    <w:rsid w:val="00076AF2"/>
    <w:rsid w:val="00076BB1"/>
    <w:rsid w:val="00076C0D"/>
    <w:rsid w:val="00076C37"/>
    <w:rsid w:val="00076C42"/>
    <w:rsid w:val="000778A0"/>
    <w:rsid w:val="00077D21"/>
    <w:rsid w:val="00080163"/>
    <w:rsid w:val="000805C7"/>
    <w:rsid w:val="000809C4"/>
    <w:rsid w:val="00080C73"/>
    <w:rsid w:val="00080E42"/>
    <w:rsid w:val="00081676"/>
    <w:rsid w:val="00081837"/>
    <w:rsid w:val="00081AC0"/>
    <w:rsid w:val="00081D91"/>
    <w:rsid w:val="00082430"/>
    <w:rsid w:val="00082568"/>
    <w:rsid w:val="0008293F"/>
    <w:rsid w:val="00082ADB"/>
    <w:rsid w:val="00082CD9"/>
    <w:rsid w:val="00083527"/>
    <w:rsid w:val="000836A7"/>
    <w:rsid w:val="00083B73"/>
    <w:rsid w:val="00083B8D"/>
    <w:rsid w:val="00084441"/>
    <w:rsid w:val="0008490D"/>
    <w:rsid w:val="000851D6"/>
    <w:rsid w:val="000852AA"/>
    <w:rsid w:val="0008535B"/>
    <w:rsid w:val="00085B35"/>
    <w:rsid w:val="00085C8B"/>
    <w:rsid w:val="00085D26"/>
    <w:rsid w:val="00085F64"/>
    <w:rsid w:val="00086392"/>
    <w:rsid w:val="000864FE"/>
    <w:rsid w:val="0008683B"/>
    <w:rsid w:val="00086DE9"/>
    <w:rsid w:val="00087877"/>
    <w:rsid w:val="00087E68"/>
    <w:rsid w:val="00090359"/>
    <w:rsid w:val="00090D5E"/>
    <w:rsid w:val="00091121"/>
    <w:rsid w:val="000912B6"/>
    <w:rsid w:val="0009144E"/>
    <w:rsid w:val="000917B3"/>
    <w:rsid w:val="00091875"/>
    <w:rsid w:val="00091A8D"/>
    <w:rsid w:val="00091CD8"/>
    <w:rsid w:val="00091EE8"/>
    <w:rsid w:val="00091FC3"/>
    <w:rsid w:val="00092271"/>
    <w:rsid w:val="00092B69"/>
    <w:rsid w:val="00092C09"/>
    <w:rsid w:val="00093104"/>
    <w:rsid w:val="000935EE"/>
    <w:rsid w:val="00093DF5"/>
    <w:rsid w:val="00094525"/>
    <w:rsid w:val="00094563"/>
    <w:rsid w:val="000945E8"/>
    <w:rsid w:val="00094605"/>
    <w:rsid w:val="000948A5"/>
    <w:rsid w:val="00094AD7"/>
    <w:rsid w:val="00094B6C"/>
    <w:rsid w:val="00094E4D"/>
    <w:rsid w:val="000957FF"/>
    <w:rsid w:val="00095A0D"/>
    <w:rsid w:val="00095DA8"/>
    <w:rsid w:val="00095F9F"/>
    <w:rsid w:val="00096C89"/>
    <w:rsid w:val="00096D90"/>
    <w:rsid w:val="00096E27"/>
    <w:rsid w:val="0009764D"/>
    <w:rsid w:val="00097740"/>
    <w:rsid w:val="000978BB"/>
    <w:rsid w:val="00097917"/>
    <w:rsid w:val="000A00BB"/>
    <w:rsid w:val="000A047C"/>
    <w:rsid w:val="000A0493"/>
    <w:rsid w:val="000A0555"/>
    <w:rsid w:val="000A0890"/>
    <w:rsid w:val="000A0B53"/>
    <w:rsid w:val="000A0EA4"/>
    <w:rsid w:val="000A0EDC"/>
    <w:rsid w:val="000A11B2"/>
    <w:rsid w:val="000A129F"/>
    <w:rsid w:val="000A1B3F"/>
    <w:rsid w:val="000A1C63"/>
    <w:rsid w:val="000A1D57"/>
    <w:rsid w:val="000A1E60"/>
    <w:rsid w:val="000A1EA1"/>
    <w:rsid w:val="000A2317"/>
    <w:rsid w:val="000A25F6"/>
    <w:rsid w:val="000A2757"/>
    <w:rsid w:val="000A290F"/>
    <w:rsid w:val="000A3CB9"/>
    <w:rsid w:val="000A489A"/>
    <w:rsid w:val="000A497B"/>
    <w:rsid w:val="000A4CDF"/>
    <w:rsid w:val="000A4FB1"/>
    <w:rsid w:val="000A55A5"/>
    <w:rsid w:val="000A5AED"/>
    <w:rsid w:val="000A5DC2"/>
    <w:rsid w:val="000A6516"/>
    <w:rsid w:val="000A6769"/>
    <w:rsid w:val="000A6B2D"/>
    <w:rsid w:val="000A714F"/>
    <w:rsid w:val="000A7832"/>
    <w:rsid w:val="000A7FE9"/>
    <w:rsid w:val="000B02C7"/>
    <w:rsid w:val="000B04B6"/>
    <w:rsid w:val="000B07EF"/>
    <w:rsid w:val="000B0A1E"/>
    <w:rsid w:val="000B0D9E"/>
    <w:rsid w:val="000B0F5D"/>
    <w:rsid w:val="000B1215"/>
    <w:rsid w:val="000B12F4"/>
    <w:rsid w:val="000B17B9"/>
    <w:rsid w:val="000B18A7"/>
    <w:rsid w:val="000B1C6F"/>
    <w:rsid w:val="000B21CB"/>
    <w:rsid w:val="000B2353"/>
    <w:rsid w:val="000B23AA"/>
    <w:rsid w:val="000B2E1C"/>
    <w:rsid w:val="000B2E9B"/>
    <w:rsid w:val="000B302C"/>
    <w:rsid w:val="000B3076"/>
    <w:rsid w:val="000B33A2"/>
    <w:rsid w:val="000B34F0"/>
    <w:rsid w:val="000B3A3B"/>
    <w:rsid w:val="000B3C3C"/>
    <w:rsid w:val="000B419F"/>
    <w:rsid w:val="000B4692"/>
    <w:rsid w:val="000B477A"/>
    <w:rsid w:val="000B50ED"/>
    <w:rsid w:val="000B5B03"/>
    <w:rsid w:val="000B5DB8"/>
    <w:rsid w:val="000B5FE1"/>
    <w:rsid w:val="000B62E8"/>
    <w:rsid w:val="000B6830"/>
    <w:rsid w:val="000B69EE"/>
    <w:rsid w:val="000B6A72"/>
    <w:rsid w:val="000B6E4B"/>
    <w:rsid w:val="000B7006"/>
    <w:rsid w:val="000B707F"/>
    <w:rsid w:val="000B711B"/>
    <w:rsid w:val="000B7F8E"/>
    <w:rsid w:val="000C0308"/>
    <w:rsid w:val="000C0349"/>
    <w:rsid w:val="000C06CB"/>
    <w:rsid w:val="000C0D84"/>
    <w:rsid w:val="000C0FB0"/>
    <w:rsid w:val="000C10FE"/>
    <w:rsid w:val="000C1401"/>
    <w:rsid w:val="000C194A"/>
    <w:rsid w:val="000C2002"/>
    <w:rsid w:val="000C2604"/>
    <w:rsid w:val="000C2D2C"/>
    <w:rsid w:val="000C2F05"/>
    <w:rsid w:val="000C335B"/>
    <w:rsid w:val="000C3505"/>
    <w:rsid w:val="000C352C"/>
    <w:rsid w:val="000C383F"/>
    <w:rsid w:val="000C3AC2"/>
    <w:rsid w:val="000C3D04"/>
    <w:rsid w:val="000C3E14"/>
    <w:rsid w:val="000C45FA"/>
    <w:rsid w:val="000C4608"/>
    <w:rsid w:val="000C485B"/>
    <w:rsid w:val="000C4B74"/>
    <w:rsid w:val="000C4D16"/>
    <w:rsid w:val="000C5295"/>
    <w:rsid w:val="000C531B"/>
    <w:rsid w:val="000C5A33"/>
    <w:rsid w:val="000C5B75"/>
    <w:rsid w:val="000C5FDC"/>
    <w:rsid w:val="000C6249"/>
    <w:rsid w:val="000C6B57"/>
    <w:rsid w:val="000C6B9B"/>
    <w:rsid w:val="000C7088"/>
    <w:rsid w:val="000C7248"/>
    <w:rsid w:val="000C74D4"/>
    <w:rsid w:val="000C74DA"/>
    <w:rsid w:val="000C7518"/>
    <w:rsid w:val="000C7802"/>
    <w:rsid w:val="000C7BF0"/>
    <w:rsid w:val="000C7E14"/>
    <w:rsid w:val="000C7FF3"/>
    <w:rsid w:val="000D0337"/>
    <w:rsid w:val="000D04E7"/>
    <w:rsid w:val="000D09E3"/>
    <w:rsid w:val="000D0A83"/>
    <w:rsid w:val="000D0C2D"/>
    <w:rsid w:val="000D13A6"/>
    <w:rsid w:val="000D1716"/>
    <w:rsid w:val="000D174C"/>
    <w:rsid w:val="000D1DC1"/>
    <w:rsid w:val="000D1EA2"/>
    <w:rsid w:val="000D1F2F"/>
    <w:rsid w:val="000D24F2"/>
    <w:rsid w:val="000D2D72"/>
    <w:rsid w:val="000D3876"/>
    <w:rsid w:val="000D3912"/>
    <w:rsid w:val="000D3A24"/>
    <w:rsid w:val="000D3D81"/>
    <w:rsid w:val="000D408F"/>
    <w:rsid w:val="000D41A2"/>
    <w:rsid w:val="000D436F"/>
    <w:rsid w:val="000D46E7"/>
    <w:rsid w:val="000D485F"/>
    <w:rsid w:val="000D4943"/>
    <w:rsid w:val="000D4B23"/>
    <w:rsid w:val="000D4E5A"/>
    <w:rsid w:val="000D5013"/>
    <w:rsid w:val="000D51D0"/>
    <w:rsid w:val="000D5247"/>
    <w:rsid w:val="000D57AD"/>
    <w:rsid w:val="000D581F"/>
    <w:rsid w:val="000D5EBB"/>
    <w:rsid w:val="000D6105"/>
    <w:rsid w:val="000D61DA"/>
    <w:rsid w:val="000D62E5"/>
    <w:rsid w:val="000D62FA"/>
    <w:rsid w:val="000D6384"/>
    <w:rsid w:val="000D6CC1"/>
    <w:rsid w:val="000D7808"/>
    <w:rsid w:val="000D7F5A"/>
    <w:rsid w:val="000E01E1"/>
    <w:rsid w:val="000E0573"/>
    <w:rsid w:val="000E09B7"/>
    <w:rsid w:val="000E0BD7"/>
    <w:rsid w:val="000E1240"/>
    <w:rsid w:val="000E14B4"/>
    <w:rsid w:val="000E1A02"/>
    <w:rsid w:val="000E2175"/>
    <w:rsid w:val="000E21E6"/>
    <w:rsid w:val="000E26F2"/>
    <w:rsid w:val="000E2C4B"/>
    <w:rsid w:val="000E2F84"/>
    <w:rsid w:val="000E3311"/>
    <w:rsid w:val="000E3449"/>
    <w:rsid w:val="000E3A3B"/>
    <w:rsid w:val="000E3E42"/>
    <w:rsid w:val="000E50A2"/>
    <w:rsid w:val="000E5181"/>
    <w:rsid w:val="000E609C"/>
    <w:rsid w:val="000E658A"/>
    <w:rsid w:val="000E6F34"/>
    <w:rsid w:val="000E7036"/>
    <w:rsid w:val="000E719D"/>
    <w:rsid w:val="000E73BF"/>
    <w:rsid w:val="000E79CC"/>
    <w:rsid w:val="000E7C12"/>
    <w:rsid w:val="000F0328"/>
    <w:rsid w:val="000F12FE"/>
    <w:rsid w:val="000F140F"/>
    <w:rsid w:val="000F1A31"/>
    <w:rsid w:val="000F1BE6"/>
    <w:rsid w:val="000F1CAE"/>
    <w:rsid w:val="000F2313"/>
    <w:rsid w:val="000F243D"/>
    <w:rsid w:val="000F27E3"/>
    <w:rsid w:val="000F2C02"/>
    <w:rsid w:val="000F3025"/>
    <w:rsid w:val="000F30CA"/>
    <w:rsid w:val="000F3209"/>
    <w:rsid w:val="000F332A"/>
    <w:rsid w:val="000F338D"/>
    <w:rsid w:val="000F357A"/>
    <w:rsid w:val="000F35B2"/>
    <w:rsid w:val="000F35E8"/>
    <w:rsid w:val="000F3990"/>
    <w:rsid w:val="000F3A3F"/>
    <w:rsid w:val="000F4120"/>
    <w:rsid w:val="000F42AF"/>
    <w:rsid w:val="000F483B"/>
    <w:rsid w:val="000F5069"/>
    <w:rsid w:val="000F528F"/>
    <w:rsid w:val="000F5317"/>
    <w:rsid w:val="000F5702"/>
    <w:rsid w:val="000F5782"/>
    <w:rsid w:val="000F58D4"/>
    <w:rsid w:val="000F64D3"/>
    <w:rsid w:val="000F6A3A"/>
    <w:rsid w:val="000F7502"/>
    <w:rsid w:val="000F7787"/>
    <w:rsid w:val="000F7A87"/>
    <w:rsid w:val="0010038A"/>
    <w:rsid w:val="001003D2"/>
    <w:rsid w:val="0010052F"/>
    <w:rsid w:val="00100622"/>
    <w:rsid w:val="00100694"/>
    <w:rsid w:val="001007E8"/>
    <w:rsid w:val="0010096B"/>
    <w:rsid w:val="001009D1"/>
    <w:rsid w:val="00100CAD"/>
    <w:rsid w:val="00100DDD"/>
    <w:rsid w:val="001012EA"/>
    <w:rsid w:val="00101320"/>
    <w:rsid w:val="001022F7"/>
    <w:rsid w:val="00102BBB"/>
    <w:rsid w:val="00102BF5"/>
    <w:rsid w:val="001030ED"/>
    <w:rsid w:val="00103703"/>
    <w:rsid w:val="00103968"/>
    <w:rsid w:val="00103AC5"/>
    <w:rsid w:val="00103BF2"/>
    <w:rsid w:val="001040B0"/>
    <w:rsid w:val="001040E2"/>
    <w:rsid w:val="00104C2C"/>
    <w:rsid w:val="0010508D"/>
    <w:rsid w:val="0010528F"/>
    <w:rsid w:val="00105298"/>
    <w:rsid w:val="001054FB"/>
    <w:rsid w:val="001055F7"/>
    <w:rsid w:val="0010654D"/>
    <w:rsid w:val="00106620"/>
    <w:rsid w:val="00107189"/>
    <w:rsid w:val="001073AE"/>
    <w:rsid w:val="001078FF"/>
    <w:rsid w:val="00107CAF"/>
    <w:rsid w:val="0011005D"/>
    <w:rsid w:val="001100D2"/>
    <w:rsid w:val="001101E5"/>
    <w:rsid w:val="00110202"/>
    <w:rsid w:val="00111383"/>
    <w:rsid w:val="00111422"/>
    <w:rsid w:val="001115A9"/>
    <w:rsid w:val="001119DE"/>
    <w:rsid w:val="001123B8"/>
    <w:rsid w:val="001124F3"/>
    <w:rsid w:val="001131B8"/>
    <w:rsid w:val="001133B3"/>
    <w:rsid w:val="00113579"/>
    <w:rsid w:val="0011364C"/>
    <w:rsid w:val="001137F5"/>
    <w:rsid w:val="0011395A"/>
    <w:rsid w:val="001139F6"/>
    <w:rsid w:val="00113F7E"/>
    <w:rsid w:val="00114446"/>
    <w:rsid w:val="001145E1"/>
    <w:rsid w:val="00114639"/>
    <w:rsid w:val="001146E5"/>
    <w:rsid w:val="0011473F"/>
    <w:rsid w:val="00114B5D"/>
    <w:rsid w:val="00114EC4"/>
    <w:rsid w:val="001153DB"/>
    <w:rsid w:val="0011540E"/>
    <w:rsid w:val="00116782"/>
    <w:rsid w:val="001168FB"/>
    <w:rsid w:val="00116AA0"/>
    <w:rsid w:val="00116C7A"/>
    <w:rsid w:val="00116FB1"/>
    <w:rsid w:val="001173D1"/>
    <w:rsid w:val="00117E2E"/>
    <w:rsid w:val="001200F8"/>
    <w:rsid w:val="00120230"/>
    <w:rsid w:val="00120347"/>
    <w:rsid w:val="001208FB"/>
    <w:rsid w:val="0012105B"/>
    <w:rsid w:val="00121200"/>
    <w:rsid w:val="0012132E"/>
    <w:rsid w:val="001217DA"/>
    <w:rsid w:val="00121F68"/>
    <w:rsid w:val="001225DD"/>
    <w:rsid w:val="00122886"/>
    <w:rsid w:val="00122967"/>
    <w:rsid w:val="00122AF3"/>
    <w:rsid w:val="00123454"/>
    <w:rsid w:val="0012370C"/>
    <w:rsid w:val="001238B5"/>
    <w:rsid w:val="00123AA1"/>
    <w:rsid w:val="00123B7E"/>
    <w:rsid w:val="001241D8"/>
    <w:rsid w:val="0012465A"/>
    <w:rsid w:val="001246D6"/>
    <w:rsid w:val="001246EC"/>
    <w:rsid w:val="00124717"/>
    <w:rsid w:val="00124880"/>
    <w:rsid w:val="00124BB5"/>
    <w:rsid w:val="00124DD9"/>
    <w:rsid w:val="00124E91"/>
    <w:rsid w:val="001250F6"/>
    <w:rsid w:val="00125225"/>
    <w:rsid w:val="00125244"/>
    <w:rsid w:val="001254BD"/>
    <w:rsid w:val="001254F1"/>
    <w:rsid w:val="00125B1C"/>
    <w:rsid w:val="00126709"/>
    <w:rsid w:val="00127052"/>
    <w:rsid w:val="00127262"/>
    <w:rsid w:val="00127293"/>
    <w:rsid w:val="001279C9"/>
    <w:rsid w:val="00127E12"/>
    <w:rsid w:val="00127E3E"/>
    <w:rsid w:val="00127F30"/>
    <w:rsid w:val="00130589"/>
    <w:rsid w:val="00130916"/>
    <w:rsid w:val="001309B9"/>
    <w:rsid w:val="00130A28"/>
    <w:rsid w:val="00130CED"/>
    <w:rsid w:val="00130D04"/>
    <w:rsid w:val="00130E33"/>
    <w:rsid w:val="001310E0"/>
    <w:rsid w:val="00131411"/>
    <w:rsid w:val="00131461"/>
    <w:rsid w:val="00131B06"/>
    <w:rsid w:val="00131B9E"/>
    <w:rsid w:val="00131BD4"/>
    <w:rsid w:val="00131CBB"/>
    <w:rsid w:val="0013284D"/>
    <w:rsid w:val="00132DE9"/>
    <w:rsid w:val="001333D4"/>
    <w:rsid w:val="001333DE"/>
    <w:rsid w:val="001335B9"/>
    <w:rsid w:val="001335CE"/>
    <w:rsid w:val="00133A39"/>
    <w:rsid w:val="00133D7B"/>
    <w:rsid w:val="00133F40"/>
    <w:rsid w:val="00134082"/>
    <w:rsid w:val="001341F4"/>
    <w:rsid w:val="0013488B"/>
    <w:rsid w:val="00134F48"/>
    <w:rsid w:val="00135493"/>
    <w:rsid w:val="00135E6B"/>
    <w:rsid w:val="00136107"/>
    <w:rsid w:val="00136672"/>
    <w:rsid w:val="0013699C"/>
    <w:rsid w:val="00136D64"/>
    <w:rsid w:val="00137486"/>
    <w:rsid w:val="00137FC7"/>
    <w:rsid w:val="001405A2"/>
    <w:rsid w:val="00140A57"/>
    <w:rsid w:val="00140E57"/>
    <w:rsid w:val="00141012"/>
    <w:rsid w:val="001410DF"/>
    <w:rsid w:val="0014141A"/>
    <w:rsid w:val="00141A4A"/>
    <w:rsid w:val="00141B57"/>
    <w:rsid w:val="001429BE"/>
    <w:rsid w:val="00142BF8"/>
    <w:rsid w:val="00142DB2"/>
    <w:rsid w:val="00142EC4"/>
    <w:rsid w:val="00142ECD"/>
    <w:rsid w:val="00143032"/>
    <w:rsid w:val="00143106"/>
    <w:rsid w:val="00143155"/>
    <w:rsid w:val="00143619"/>
    <w:rsid w:val="00143704"/>
    <w:rsid w:val="00143AE8"/>
    <w:rsid w:val="00144024"/>
    <w:rsid w:val="00144151"/>
    <w:rsid w:val="0014437B"/>
    <w:rsid w:val="001443D8"/>
    <w:rsid w:val="0014441A"/>
    <w:rsid w:val="00144BC8"/>
    <w:rsid w:val="00144DA4"/>
    <w:rsid w:val="001451C0"/>
    <w:rsid w:val="0014540C"/>
    <w:rsid w:val="001458A3"/>
    <w:rsid w:val="00145A3D"/>
    <w:rsid w:val="00145B1E"/>
    <w:rsid w:val="00145B60"/>
    <w:rsid w:val="00145C1B"/>
    <w:rsid w:val="00145D66"/>
    <w:rsid w:val="00146229"/>
    <w:rsid w:val="001462A6"/>
    <w:rsid w:val="0014653F"/>
    <w:rsid w:val="00146556"/>
    <w:rsid w:val="001465E6"/>
    <w:rsid w:val="00146FA0"/>
    <w:rsid w:val="0014706F"/>
    <w:rsid w:val="001470A8"/>
    <w:rsid w:val="001473E4"/>
    <w:rsid w:val="001477E8"/>
    <w:rsid w:val="0014788D"/>
    <w:rsid w:val="001500C1"/>
    <w:rsid w:val="001502A1"/>
    <w:rsid w:val="00150FC3"/>
    <w:rsid w:val="00151077"/>
    <w:rsid w:val="0015145D"/>
    <w:rsid w:val="0015151B"/>
    <w:rsid w:val="00151774"/>
    <w:rsid w:val="00151831"/>
    <w:rsid w:val="00151F85"/>
    <w:rsid w:val="0015244C"/>
    <w:rsid w:val="00152DAE"/>
    <w:rsid w:val="0015307B"/>
    <w:rsid w:val="00153713"/>
    <w:rsid w:val="00153899"/>
    <w:rsid w:val="00153C92"/>
    <w:rsid w:val="00153CB9"/>
    <w:rsid w:val="00153D84"/>
    <w:rsid w:val="00153E26"/>
    <w:rsid w:val="00153F23"/>
    <w:rsid w:val="00153FFA"/>
    <w:rsid w:val="001541B7"/>
    <w:rsid w:val="0015447A"/>
    <w:rsid w:val="0015466E"/>
    <w:rsid w:val="00155658"/>
    <w:rsid w:val="001560C4"/>
    <w:rsid w:val="00156622"/>
    <w:rsid w:val="001567EC"/>
    <w:rsid w:val="00156D64"/>
    <w:rsid w:val="001575EF"/>
    <w:rsid w:val="00157EF4"/>
    <w:rsid w:val="0016044B"/>
    <w:rsid w:val="0016056D"/>
    <w:rsid w:val="00160D27"/>
    <w:rsid w:val="00160FC9"/>
    <w:rsid w:val="001619B8"/>
    <w:rsid w:val="00161D7A"/>
    <w:rsid w:val="001621E8"/>
    <w:rsid w:val="00162905"/>
    <w:rsid w:val="00162AE8"/>
    <w:rsid w:val="00162CF0"/>
    <w:rsid w:val="00162FB4"/>
    <w:rsid w:val="00163446"/>
    <w:rsid w:val="00163C28"/>
    <w:rsid w:val="00164469"/>
    <w:rsid w:val="0016454B"/>
    <w:rsid w:val="00164575"/>
    <w:rsid w:val="0016467B"/>
    <w:rsid w:val="001647CF"/>
    <w:rsid w:val="00164DFF"/>
    <w:rsid w:val="00165036"/>
    <w:rsid w:val="001651A7"/>
    <w:rsid w:val="0016596D"/>
    <w:rsid w:val="00165B9F"/>
    <w:rsid w:val="00165E74"/>
    <w:rsid w:val="00166138"/>
    <w:rsid w:val="001662BB"/>
    <w:rsid w:val="001662F0"/>
    <w:rsid w:val="0016642B"/>
    <w:rsid w:val="001669E0"/>
    <w:rsid w:val="00166B81"/>
    <w:rsid w:val="00167114"/>
    <w:rsid w:val="00167289"/>
    <w:rsid w:val="0016735E"/>
    <w:rsid w:val="001676ED"/>
    <w:rsid w:val="00167D14"/>
    <w:rsid w:val="00170B91"/>
    <w:rsid w:val="00170BCF"/>
    <w:rsid w:val="00170C23"/>
    <w:rsid w:val="00170E0D"/>
    <w:rsid w:val="00170EC1"/>
    <w:rsid w:val="00171DFF"/>
    <w:rsid w:val="001723CB"/>
    <w:rsid w:val="00172513"/>
    <w:rsid w:val="00172844"/>
    <w:rsid w:val="00172A27"/>
    <w:rsid w:val="00172B6D"/>
    <w:rsid w:val="00172C36"/>
    <w:rsid w:val="00172FBB"/>
    <w:rsid w:val="00173127"/>
    <w:rsid w:val="001731A4"/>
    <w:rsid w:val="001734AB"/>
    <w:rsid w:val="00173522"/>
    <w:rsid w:val="00173C52"/>
    <w:rsid w:val="001745B1"/>
    <w:rsid w:val="00174853"/>
    <w:rsid w:val="001748BA"/>
    <w:rsid w:val="00174929"/>
    <w:rsid w:val="00175490"/>
    <w:rsid w:val="00175BF4"/>
    <w:rsid w:val="00175F94"/>
    <w:rsid w:val="001760BA"/>
    <w:rsid w:val="001760D2"/>
    <w:rsid w:val="001760E8"/>
    <w:rsid w:val="00176290"/>
    <w:rsid w:val="001764CE"/>
    <w:rsid w:val="001765BF"/>
    <w:rsid w:val="00176A45"/>
    <w:rsid w:val="00176BAF"/>
    <w:rsid w:val="00176CCB"/>
    <w:rsid w:val="00176D5A"/>
    <w:rsid w:val="00176FB8"/>
    <w:rsid w:val="00177541"/>
    <w:rsid w:val="00177607"/>
    <w:rsid w:val="0017773F"/>
    <w:rsid w:val="0017783D"/>
    <w:rsid w:val="00177F09"/>
    <w:rsid w:val="0018017F"/>
    <w:rsid w:val="00180594"/>
    <w:rsid w:val="001807E9"/>
    <w:rsid w:val="001809DA"/>
    <w:rsid w:val="00180A5B"/>
    <w:rsid w:val="0018128A"/>
    <w:rsid w:val="001813D7"/>
    <w:rsid w:val="00181B45"/>
    <w:rsid w:val="00181D78"/>
    <w:rsid w:val="00182465"/>
    <w:rsid w:val="00182667"/>
    <w:rsid w:val="0018301A"/>
    <w:rsid w:val="00183A2B"/>
    <w:rsid w:val="00184013"/>
    <w:rsid w:val="00184512"/>
    <w:rsid w:val="0018456B"/>
    <w:rsid w:val="00184596"/>
    <w:rsid w:val="00184674"/>
    <w:rsid w:val="001847DD"/>
    <w:rsid w:val="0018494C"/>
    <w:rsid w:val="001849E6"/>
    <w:rsid w:val="00184B5A"/>
    <w:rsid w:val="00184DD5"/>
    <w:rsid w:val="00184ECE"/>
    <w:rsid w:val="00185074"/>
    <w:rsid w:val="00185159"/>
    <w:rsid w:val="00185786"/>
    <w:rsid w:val="001863E8"/>
    <w:rsid w:val="00186404"/>
    <w:rsid w:val="00186857"/>
    <w:rsid w:val="00186F97"/>
    <w:rsid w:val="00187063"/>
    <w:rsid w:val="00187361"/>
    <w:rsid w:val="00187DAC"/>
    <w:rsid w:val="00187DCF"/>
    <w:rsid w:val="00187FF7"/>
    <w:rsid w:val="0019024D"/>
    <w:rsid w:val="001908D1"/>
    <w:rsid w:val="001909E5"/>
    <w:rsid w:val="00190B16"/>
    <w:rsid w:val="00190C41"/>
    <w:rsid w:val="00190CAC"/>
    <w:rsid w:val="00191141"/>
    <w:rsid w:val="0019172C"/>
    <w:rsid w:val="00191CE1"/>
    <w:rsid w:val="00191D27"/>
    <w:rsid w:val="00191DC5"/>
    <w:rsid w:val="00192095"/>
    <w:rsid w:val="00192436"/>
    <w:rsid w:val="00192607"/>
    <w:rsid w:val="0019296A"/>
    <w:rsid w:val="00192B60"/>
    <w:rsid w:val="00192BAA"/>
    <w:rsid w:val="00192F88"/>
    <w:rsid w:val="001936E5"/>
    <w:rsid w:val="00193733"/>
    <w:rsid w:val="00193918"/>
    <w:rsid w:val="00193B9B"/>
    <w:rsid w:val="00194217"/>
    <w:rsid w:val="0019421D"/>
    <w:rsid w:val="00194B2F"/>
    <w:rsid w:val="00194C72"/>
    <w:rsid w:val="00194CD2"/>
    <w:rsid w:val="00194E2A"/>
    <w:rsid w:val="001951B2"/>
    <w:rsid w:val="00195225"/>
    <w:rsid w:val="00195325"/>
    <w:rsid w:val="00195A55"/>
    <w:rsid w:val="00195D7B"/>
    <w:rsid w:val="00195E9B"/>
    <w:rsid w:val="00195F15"/>
    <w:rsid w:val="0019613E"/>
    <w:rsid w:val="00196251"/>
    <w:rsid w:val="00196653"/>
    <w:rsid w:val="0019680D"/>
    <w:rsid w:val="00196A60"/>
    <w:rsid w:val="00196F97"/>
    <w:rsid w:val="00196FA1"/>
    <w:rsid w:val="00197402"/>
    <w:rsid w:val="001977D0"/>
    <w:rsid w:val="00197867"/>
    <w:rsid w:val="00197940"/>
    <w:rsid w:val="00197AA1"/>
    <w:rsid w:val="00197BA8"/>
    <w:rsid w:val="001A00F4"/>
    <w:rsid w:val="001A02A9"/>
    <w:rsid w:val="001A0A28"/>
    <w:rsid w:val="001A1381"/>
    <w:rsid w:val="001A1A15"/>
    <w:rsid w:val="001A1BF4"/>
    <w:rsid w:val="001A2861"/>
    <w:rsid w:val="001A2E94"/>
    <w:rsid w:val="001A303D"/>
    <w:rsid w:val="001A33BD"/>
    <w:rsid w:val="001A35CD"/>
    <w:rsid w:val="001A3AB1"/>
    <w:rsid w:val="001A439B"/>
    <w:rsid w:val="001A43E6"/>
    <w:rsid w:val="001A45D5"/>
    <w:rsid w:val="001A462F"/>
    <w:rsid w:val="001A4BDD"/>
    <w:rsid w:val="001A5359"/>
    <w:rsid w:val="001A540E"/>
    <w:rsid w:val="001A572A"/>
    <w:rsid w:val="001A5BAD"/>
    <w:rsid w:val="001A5BB7"/>
    <w:rsid w:val="001A5D8E"/>
    <w:rsid w:val="001A64AE"/>
    <w:rsid w:val="001A65BE"/>
    <w:rsid w:val="001A66C7"/>
    <w:rsid w:val="001A679C"/>
    <w:rsid w:val="001A67B3"/>
    <w:rsid w:val="001A6A33"/>
    <w:rsid w:val="001A6DE9"/>
    <w:rsid w:val="001A73F9"/>
    <w:rsid w:val="001B009B"/>
    <w:rsid w:val="001B0645"/>
    <w:rsid w:val="001B0871"/>
    <w:rsid w:val="001B08D8"/>
    <w:rsid w:val="001B0AE4"/>
    <w:rsid w:val="001B0C5C"/>
    <w:rsid w:val="001B0E90"/>
    <w:rsid w:val="001B0F10"/>
    <w:rsid w:val="001B0F89"/>
    <w:rsid w:val="001B0FAD"/>
    <w:rsid w:val="001B13EC"/>
    <w:rsid w:val="001B19AB"/>
    <w:rsid w:val="001B1A4C"/>
    <w:rsid w:val="001B1EDA"/>
    <w:rsid w:val="001B2245"/>
    <w:rsid w:val="001B238C"/>
    <w:rsid w:val="001B2692"/>
    <w:rsid w:val="001B26F2"/>
    <w:rsid w:val="001B2894"/>
    <w:rsid w:val="001B2E5C"/>
    <w:rsid w:val="001B2F16"/>
    <w:rsid w:val="001B3532"/>
    <w:rsid w:val="001B3781"/>
    <w:rsid w:val="001B37FF"/>
    <w:rsid w:val="001B3930"/>
    <w:rsid w:val="001B3B57"/>
    <w:rsid w:val="001B3D54"/>
    <w:rsid w:val="001B3FF7"/>
    <w:rsid w:val="001B42EF"/>
    <w:rsid w:val="001B435F"/>
    <w:rsid w:val="001B44BC"/>
    <w:rsid w:val="001B450B"/>
    <w:rsid w:val="001B45F4"/>
    <w:rsid w:val="001B49C7"/>
    <w:rsid w:val="001B4ADC"/>
    <w:rsid w:val="001B4BF3"/>
    <w:rsid w:val="001B4CD0"/>
    <w:rsid w:val="001B51B6"/>
    <w:rsid w:val="001B51CD"/>
    <w:rsid w:val="001B54E4"/>
    <w:rsid w:val="001B5A69"/>
    <w:rsid w:val="001B6318"/>
    <w:rsid w:val="001B63E1"/>
    <w:rsid w:val="001B65E3"/>
    <w:rsid w:val="001B66E7"/>
    <w:rsid w:val="001B6B3F"/>
    <w:rsid w:val="001B6BA8"/>
    <w:rsid w:val="001B6C92"/>
    <w:rsid w:val="001B6E0F"/>
    <w:rsid w:val="001B73D4"/>
    <w:rsid w:val="001B742F"/>
    <w:rsid w:val="001C0120"/>
    <w:rsid w:val="001C01E8"/>
    <w:rsid w:val="001C08C1"/>
    <w:rsid w:val="001C09A4"/>
    <w:rsid w:val="001C0E57"/>
    <w:rsid w:val="001C11DC"/>
    <w:rsid w:val="001C16A4"/>
    <w:rsid w:val="001C186F"/>
    <w:rsid w:val="001C20CD"/>
    <w:rsid w:val="001C254F"/>
    <w:rsid w:val="001C27A5"/>
    <w:rsid w:val="001C2D29"/>
    <w:rsid w:val="001C2D57"/>
    <w:rsid w:val="001C2D9C"/>
    <w:rsid w:val="001C2F7E"/>
    <w:rsid w:val="001C30AF"/>
    <w:rsid w:val="001C323B"/>
    <w:rsid w:val="001C33F1"/>
    <w:rsid w:val="001C3475"/>
    <w:rsid w:val="001C348E"/>
    <w:rsid w:val="001C3549"/>
    <w:rsid w:val="001C3552"/>
    <w:rsid w:val="001C382F"/>
    <w:rsid w:val="001C3C03"/>
    <w:rsid w:val="001C3D93"/>
    <w:rsid w:val="001C3E4B"/>
    <w:rsid w:val="001C4383"/>
    <w:rsid w:val="001C49C0"/>
    <w:rsid w:val="001C4A65"/>
    <w:rsid w:val="001C4AC3"/>
    <w:rsid w:val="001C4DCB"/>
    <w:rsid w:val="001C4E2B"/>
    <w:rsid w:val="001C4E33"/>
    <w:rsid w:val="001C4E3B"/>
    <w:rsid w:val="001C4E4F"/>
    <w:rsid w:val="001C51FF"/>
    <w:rsid w:val="001C52BE"/>
    <w:rsid w:val="001C55A5"/>
    <w:rsid w:val="001C5900"/>
    <w:rsid w:val="001C5DB5"/>
    <w:rsid w:val="001C5DC5"/>
    <w:rsid w:val="001C5EEA"/>
    <w:rsid w:val="001C6338"/>
    <w:rsid w:val="001C6394"/>
    <w:rsid w:val="001C650E"/>
    <w:rsid w:val="001C6625"/>
    <w:rsid w:val="001C6716"/>
    <w:rsid w:val="001C6F80"/>
    <w:rsid w:val="001C7577"/>
    <w:rsid w:val="001C7E8B"/>
    <w:rsid w:val="001D0056"/>
    <w:rsid w:val="001D021E"/>
    <w:rsid w:val="001D0658"/>
    <w:rsid w:val="001D0804"/>
    <w:rsid w:val="001D0875"/>
    <w:rsid w:val="001D0945"/>
    <w:rsid w:val="001D0AE9"/>
    <w:rsid w:val="001D113E"/>
    <w:rsid w:val="001D11C4"/>
    <w:rsid w:val="001D12D0"/>
    <w:rsid w:val="001D13C1"/>
    <w:rsid w:val="001D1660"/>
    <w:rsid w:val="001D1B1A"/>
    <w:rsid w:val="001D1B76"/>
    <w:rsid w:val="001D1C79"/>
    <w:rsid w:val="001D24C3"/>
    <w:rsid w:val="001D2AB8"/>
    <w:rsid w:val="001D2B37"/>
    <w:rsid w:val="001D3251"/>
    <w:rsid w:val="001D3520"/>
    <w:rsid w:val="001D363E"/>
    <w:rsid w:val="001D387A"/>
    <w:rsid w:val="001D3DDE"/>
    <w:rsid w:val="001D402A"/>
    <w:rsid w:val="001D4312"/>
    <w:rsid w:val="001D51A6"/>
    <w:rsid w:val="001D521A"/>
    <w:rsid w:val="001D529D"/>
    <w:rsid w:val="001D54BC"/>
    <w:rsid w:val="001D5623"/>
    <w:rsid w:val="001D5761"/>
    <w:rsid w:val="001D5F6C"/>
    <w:rsid w:val="001D619A"/>
    <w:rsid w:val="001D61D9"/>
    <w:rsid w:val="001D6AC3"/>
    <w:rsid w:val="001D7084"/>
    <w:rsid w:val="001D738D"/>
    <w:rsid w:val="001D76DF"/>
    <w:rsid w:val="001D7916"/>
    <w:rsid w:val="001D7E47"/>
    <w:rsid w:val="001E048F"/>
    <w:rsid w:val="001E0B25"/>
    <w:rsid w:val="001E0CE7"/>
    <w:rsid w:val="001E0D38"/>
    <w:rsid w:val="001E0D54"/>
    <w:rsid w:val="001E0FAC"/>
    <w:rsid w:val="001E1100"/>
    <w:rsid w:val="001E12B9"/>
    <w:rsid w:val="001E1C4D"/>
    <w:rsid w:val="001E2124"/>
    <w:rsid w:val="001E2363"/>
    <w:rsid w:val="001E277F"/>
    <w:rsid w:val="001E2857"/>
    <w:rsid w:val="001E28B8"/>
    <w:rsid w:val="001E2B23"/>
    <w:rsid w:val="001E2CB6"/>
    <w:rsid w:val="001E2F9E"/>
    <w:rsid w:val="001E31BB"/>
    <w:rsid w:val="001E3311"/>
    <w:rsid w:val="001E3654"/>
    <w:rsid w:val="001E374D"/>
    <w:rsid w:val="001E3AB2"/>
    <w:rsid w:val="001E3B45"/>
    <w:rsid w:val="001E3D47"/>
    <w:rsid w:val="001E4384"/>
    <w:rsid w:val="001E43C1"/>
    <w:rsid w:val="001E4A01"/>
    <w:rsid w:val="001E4BC7"/>
    <w:rsid w:val="001E4CE1"/>
    <w:rsid w:val="001E5089"/>
    <w:rsid w:val="001E5B39"/>
    <w:rsid w:val="001E5F51"/>
    <w:rsid w:val="001E60F1"/>
    <w:rsid w:val="001E6817"/>
    <w:rsid w:val="001E6A43"/>
    <w:rsid w:val="001E6E52"/>
    <w:rsid w:val="001E6E6D"/>
    <w:rsid w:val="001E7330"/>
    <w:rsid w:val="001E733C"/>
    <w:rsid w:val="001E755F"/>
    <w:rsid w:val="001E7582"/>
    <w:rsid w:val="001E7684"/>
    <w:rsid w:val="001E7E3F"/>
    <w:rsid w:val="001E7F55"/>
    <w:rsid w:val="001F028A"/>
    <w:rsid w:val="001F0DAC"/>
    <w:rsid w:val="001F0F58"/>
    <w:rsid w:val="001F1424"/>
    <w:rsid w:val="001F204A"/>
    <w:rsid w:val="001F20CD"/>
    <w:rsid w:val="001F22BC"/>
    <w:rsid w:val="001F26F1"/>
    <w:rsid w:val="001F27CC"/>
    <w:rsid w:val="001F2910"/>
    <w:rsid w:val="001F30BD"/>
    <w:rsid w:val="001F360D"/>
    <w:rsid w:val="001F3744"/>
    <w:rsid w:val="001F3B93"/>
    <w:rsid w:val="001F413F"/>
    <w:rsid w:val="001F41F6"/>
    <w:rsid w:val="001F4231"/>
    <w:rsid w:val="001F45D2"/>
    <w:rsid w:val="001F4A1D"/>
    <w:rsid w:val="001F51D5"/>
    <w:rsid w:val="001F529C"/>
    <w:rsid w:val="001F55C9"/>
    <w:rsid w:val="001F57AA"/>
    <w:rsid w:val="001F57B2"/>
    <w:rsid w:val="001F597D"/>
    <w:rsid w:val="001F59EF"/>
    <w:rsid w:val="001F5C1F"/>
    <w:rsid w:val="001F5FFD"/>
    <w:rsid w:val="001F66C7"/>
    <w:rsid w:val="001F6A4A"/>
    <w:rsid w:val="001F6ABB"/>
    <w:rsid w:val="001F6DD6"/>
    <w:rsid w:val="001F703C"/>
    <w:rsid w:val="001F7416"/>
    <w:rsid w:val="001F7685"/>
    <w:rsid w:val="001F7917"/>
    <w:rsid w:val="001F7C1F"/>
    <w:rsid w:val="001F7C8D"/>
    <w:rsid w:val="001F7CCF"/>
    <w:rsid w:val="001F7D09"/>
    <w:rsid w:val="00200166"/>
    <w:rsid w:val="002002C7"/>
    <w:rsid w:val="002002C9"/>
    <w:rsid w:val="0020052C"/>
    <w:rsid w:val="00200CB8"/>
    <w:rsid w:val="00200D9B"/>
    <w:rsid w:val="00200DB8"/>
    <w:rsid w:val="0020122D"/>
    <w:rsid w:val="00201330"/>
    <w:rsid w:val="00201371"/>
    <w:rsid w:val="00201443"/>
    <w:rsid w:val="002014C6"/>
    <w:rsid w:val="002019EA"/>
    <w:rsid w:val="00201EA0"/>
    <w:rsid w:val="002022CF"/>
    <w:rsid w:val="002024D3"/>
    <w:rsid w:val="00202A0E"/>
    <w:rsid w:val="00202C23"/>
    <w:rsid w:val="00202C66"/>
    <w:rsid w:val="002030B7"/>
    <w:rsid w:val="002030C9"/>
    <w:rsid w:val="002030CA"/>
    <w:rsid w:val="002031D6"/>
    <w:rsid w:val="002038A1"/>
    <w:rsid w:val="00203AA4"/>
    <w:rsid w:val="00204254"/>
    <w:rsid w:val="002043ED"/>
    <w:rsid w:val="00204538"/>
    <w:rsid w:val="00204BF2"/>
    <w:rsid w:val="002050D7"/>
    <w:rsid w:val="002050F0"/>
    <w:rsid w:val="002051E4"/>
    <w:rsid w:val="002051F6"/>
    <w:rsid w:val="00205265"/>
    <w:rsid w:val="002052A5"/>
    <w:rsid w:val="002055FB"/>
    <w:rsid w:val="002056A7"/>
    <w:rsid w:val="00205B0B"/>
    <w:rsid w:val="00205E55"/>
    <w:rsid w:val="0020650F"/>
    <w:rsid w:val="00206859"/>
    <w:rsid w:val="002068A3"/>
    <w:rsid w:val="002070E1"/>
    <w:rsid w:val="00207109"/>
    <w:rsid w:val="002076F2"/>
    <w:rsid w:val="00207E7E"/>
    <w:rsid w:val="0021004A"/>
    <w:rsid w:val="0021074F"/>
    <w:rsid w:val="00210B0F"/>
    <w:rsid w:val="00210CBB"/>
    <w:rsid w:val="00211151"/>
    <w:rsid w:val="002113F0"/>
    <w:rsid w:val="00211A1D"/>
    <w:rsid w:val="00211C52"/>
    <w:rsid w:val="00211FA7"/>
    <w:rsid w:val="00212051"/>
    <w:rsid w:val="0021205C"/>
    <w:rsid w:val="002124FB"/>
    <w:rsid w:val="00212837"/>
    <w:rsid w:val="00212B7C"/>
    <w:rsid w:val="00212D84"/>
    <w:rsid w:val="0021351C"/>
    <w:rsid w:val="0021386B"/>
    <w:rsid w:val="00213880"/>
    <w:rsid w:val="00213D49"/>
    <w:rsid w:val="00213E4F"/>
    <w:rsid w:val="00213EA7"/>
    <w:rsid w:val="00214060"/>
    <w:rsid w:val="00214389"/>
    <w:rsid w:val="0021442C"/>
    <w:rsid w:val="0021442D"/>
    <w:rsid w:val="00214A4E"/>
    <w:rsid w:val="00214F01"/>
    <w:rsid w:val="0021510F"/>
    <w:rsid w:val="00215708"/>
    <w:rsid w:val="002159CE"/>
    <w:rsid w:val="00215B03"/>
    <w:rsid w:val="00215B31"/>
    <w:rsid w:val="00215CC7"/>
    <w:rsid w:val="0021635F"/>
    <w:rsid w:val="00216562"/>
    <w:rsid w:val="00216623"/>
    <w:rsid w:val="00216784"/>
    <w:rsid w:val="00216E99"/>
    <w:rsid w:val="0021722F"/>
    <w:rsid w:val="00217C81"/>
    <w:rsid w:val="00217DF5"/>
    <w:rsid w:val="002200BD"/>
    <w:rsid w:val="00220208"/>
    <w:rsid w:val="00220B32"/>
    <w:rsid w:val="00220E7D"/>
    <w:rsid w:val="00221865"/>
    <w:rsid w:val="00221FDD"/>
    <w:rsid w:val="00222005"/>
    <w:rsid w:val="00222196"/>
    <w:rsid w:val="00222433"/>
    <w:rsid w:val="0022265B"/>
    <w:rsid w:val="00222705"/>
    <w:rsid w:val="00222B77"/>
    <w:rsid w:val="002233EC"/>
    <w:rsid w:val="002234D8"/>
    <w:rsid w:val="0022370D"/>
    <w:rsid w:val="0022377A"/>
    <w:rsid w:val="00223782"/>
    <w:rsid w:val="00223B7C"/>
    <w:rsid w:val="00224180"/>
    <w:rsid w:val="002241F6"/>
    <w:rsid w:val="002245C0"/>
    <w:rsid w:val="002248BF"/>
    <w:rsid w:val="00224BC2"/>
    <w:rsid w:val="00224F12"/>
    <w:rsid w:val="002251EC"/>
    <w:rsid w:val="00225A8E"/>
    <w:rsid w:val="00225B3D"/>
    <w:rsid w:val="00225B4C"/>
    <w:rsid w:val="00225F73"/>
    <w:rsid w:val="002264BD"/>
    <w:rsid w:val="00226684"/>
    <w:rsid w:val="0022697E"/>
    <w:rsid w:val="00226BC1"/>
    <w:rsid w:val="00226E69"/>
    <w:rsid w:val="00226E6C"/>
    <w:rsid w:val="00226FCB"/>
    <w:rsid w:val="0022701B"/>
    <w:rsid w:val="002270FC"/>
    <w:rsid w:val="0022743F"/>
    <w:rsid w:val="00227458"/>
    <w:rsid w:val="00230D89"/>
    <w:rsid w:val="00230EA5"/>
    <w:rsid w:val="002314DE"/>
    <w:rsid w:val="00231737"/>
    <w:rsid w:val="00231CA9"/>
    <w:rsid w:val="00231FC7"/>
    <w:rsid w:val="0023203D"/>
    <w:rsid w:val="002328EF"/>
    <w:rsid w:val="00232A6B"/>
    <w:rsid w:val="00232E5D"/>
    <w:rsid w:val="002330AA"/>
    <w:rsid w:val="00233EBE"/>
    <w:rsid w:val="00234686"/>
    <w:rsid w:val="002347B7"/>
    <w:rsid w:val="002355B5"/>
    <w:rsid w:val="00235755"/>
    <w:rsid w:val="002357EA"/>
    <w:rsid w:val="00235D8A"/>
    <w:rsid w:val="00235F4E"/>
    <w:rsid w:val="00236181"/>
    <w:rsid w:val="002361C6"/>
    <w:rsid w:val="00236211"/>
    <w:rsid w:val="00236314"/>
    <w:rsid w:val="00236420"/>
    <w:rsid w:val="00236665"/>
    <w:rsid w:val="002366E2"/>
    <w:rsid w:val="00236CD5"/>
    <w:rsid w:val="00237D12"/>
    <w:rsid w:val="0024003C"/>
    <w:rsid w:val="00240267"/>
    <w:rsid w:val="00240278"/>
    <w:rsid w:val="002402A6"/>
    <w:rsid w:val="00240682"/>
    <w:rsid w:val="00240CE8"/>
    <w:rsid w:val="00240CEE"/>
    <w:rsid w:val="00240F1B"/>
    <w:rsid w:val="00240F89"/>
    <w:rsid w:val="002416D7"/>
    <w:rsid w:val="00241962"/>
    <w:rsid w:val="00241DF9"/>
    <w:rsid w:val="002425C2"/>
    <w:rsid w:val="00242B67"/>
    <w:rsid w:val="00242CAE"/>
    <w:rsid w:val="0024337A"/>
    <w:rsid w:val="0024345E"/>
    <w:rsid w:val="0024371A"/>
    <w:rsid w:val="002438E0"/>
    <w:rsid w:val="00243A70"/>
    <w:rsid w:val="00243B52"/>
    <w:rsid w:val="0024459E"/>
    <w:rsid w:val="00244746"/>
    <w:rsid w:val="00244A5D"/>
    <w:rsid w:val="00244D12"/>
    <w:rsid w:val="00245115"/>
    <w:rsid w:val="00245340"/>
    <w:rsid w:val="002453C7"/>
    <w:rsid w:val="002454E6"/>
    <w:rsid w:val="00245616"/>
    <w:rsid w:val="002456DA"/>
    <w:rsid w:val="0024594E"/>
    <w:rsid w:val="00245975"/>
    <w:rsid w:val="00245B6E"/>
    <w:rsid w:val="00246105"/>
    <w:rsid w:val="00246298"/>
    <w:rsid w:val="00246A4D"/>
    <w:rsid w:val="00246B35"/>
    <w:rsid w:val="00246D6B"/>
    <w:rsid w:val="00247146"/>
    <w:rsid w:val="00247358"/>
    <w:rsid w:val="00247DE9"/>
    <w:rsid w:val="002500C2"/>
    <w:rsid w:val="002501B1"/>
    <w:rsid w:val="00250209"/>
    <w:rsid w:val="00250891"/>
    <w:rsid w:val="002508F9"/>
    <w:rsid w:val="00250A5C"/>
    <w:rsid w:val="00250AC8"/>
    <w:rsid w:val="00250ED4"/>
    <w:rsid w:val="00250F83"/>
    <w:rsid w:val="002510F5"/>
    <w:rsid w:val="00251152"/>
    <w:rsid w:val="00251221"/>
    <w:rsid w:val="00251267"/>
    <w:rsid w:val="0025127A"/>
    <w:rsid w:val="00251326"/>
    <w:rsid w:val="00251F07"/>
    <w:rsid w:val="00251FF7"/>
    <w:rsid w:val="002521BD"/>
    <w:rsid w:val="00252658"/>
    <w:rsid w:val="00252BC6"/>
    <w:rsid w:val="00252DBC"/>
    <w:rsid w:val="00253073"/>
    <w:rsid w:val="00253312"/>
    <w:rsid w:val="00253348"/>
    <w:rsid w:val="0025362F"/>
    <w:rsid w:val="0025393B"/>
    <w:rsid w:val="00253AAA"/>
    <w:rsid w:val="00253DB9"/>
    <w:rsid w:val="0025430F"/>
    <w:rsid w:val="002543ED"/>
    <w:rsid w:val="002545EF"/>
    <w:rsid w:val="00254685"/>
    <w:rsid w:val="0025470C"/>
    <w:rsid w:val="00254742"/>
    <w:rsid w:val="0025494A"/>
    <w:rsid w:val="002556A6"/>
    <w:rsid w:val="002557FF"/>
    <w:rsid w:val="00255C34"/>
    <w:rsid w:val="00255E34"/>
    <w:rsid w:val="00256512"/>
    <w:rsid w:val="00256A40"/>
    <w:rsid w:val="002575EB"/>
    <w:rsid w:val="002579CC"/>
    <w:rsid w:val="00257A54"/>
    <w:rsid w:val="00257B1D"/>
    <w:rsid w:val="00257BEA"/>
    <w:rsid w:val="00257E01"/>
    <w:rsid w:val="00257ED1"/>
    <w:rsid w:val="00257FFA"/>
    <w:rsid w:val="00260152"/>
    <w:rsid w:val="0026030C"/>
    <w:rsid w:val="00260400"/>
    <w:rsid w:val="00260BA0"/>
    <w:rsid w:val="00260ED2"/>
    <w:rsid w:val="00260EEA"/>
    <w:rsid w:val="00261039"/>
    <w:rsid w:val="0026139D"/>
    <w:rsid w:val="00261657"/>
    <w:rsid w:val="0026179C"/>
    <w:rsid w:val="00261C4A"/>
    <w:rsid w:val="00261C8F"/>
    <w:rsid w:val="00262593"/>
    <w:rsid w:val="0026261A"/>
    <w:rsid w:val="002627AF"/>
    <w:rsid w:val="00262C05"/>
    <w:rsid w:val="0026300E"/>
    <w:rsid w:val="002631A2"/>
    <w:rsid w:val="00263965"/>
    <w:rsid w:val="00264AAD"/>
    <w:rsid w:val="00264AEE"/>
    <w:rsid w:val="00264ED3"/>
    <w:rsid w:val="002650FB"/>
    <w:rsid w:val="002656AA"/>
    <w:rsid w:val="00265ADF"/>
    <w:rsid w:val="00265B5A"/>
    <w:rsid w:val="002660F5"/>
    <w:rsid w:val="0026622F"/>
    <w:rsid w:val="0026631D"/>
    <w:rsid w:val="0026658D"/>
    <w:rsid w:val="0026667B"/>
    <w:rsid w:val="00266879"/>
    <w:rsid w:val="00266969"/>
    <w:rsid w:val="00267478"/>
    <w:rsid w:val="0026749F"/>
    <w:rsid w:val="00267A4B"/>
    <w:rsid w:val="0027075E"/>
    <w:rsid w:val="00270C7C"/>
    <w:rsid w:val="00270D37"/>
    <w:rsid w:val="002712FF"/>
    <w:rsid w:val="00271860"/>
    <w:rsid w:val="00271885"/>
    <w:rsid w:val="00271A53"/>
    <w:rsid w:val="00271BAA"/>
    <w:rsid w:val="002724FD"/>
    <w:rsid w:val="0027260B"/>
    <w:rsid w:val="002729F1"/>
    <w:rsid w:val="00272CD8"/>
    <w:rsid w:val="00272EEA"/>
    <w:rsid w:val="00273006"/>
    <w:rsid w:val="00273290"/>
    <w:rsid w:val="00273326"/>
    <w:rsid w:val="00273373"/>
    <w:rsid w:val="00273857"/>
    <w:rsid w:val="00273875"/>
    <w:rsid w:val="00273A27"/>
    <w:rsid w:val="00273D3E"/>
    <w:rsid w:val="0027460F"/>
    <w:rsid w:val="00274819"/>
    <w:rsid w:val="00274AA4"/>
    <w:rsid w:val="00274F26"/>
    <w:rsid w:val="00274FBE"/>
    <w:rsid w:val="00275238"/>
    <w:rsid w:val="00275622"/>
    <w:rsid w:val="002756BE"/>
    <w:rsid w:val="00275ECD"/>
    <w:rsid w:val="00275F30"/>
    <w:rsid w:val="00276295"/>
    <w:rsid w:val="00276A15"/>
    <w:rsid w:val="00276BD1"/>
    <w:rsid w:val="002770F0"/>
    <w:rsid w:val="0027723D"/>
    <w:rsid w:val="002775A7"/>
    <w:rsid w:val="0027782B"/>
    <w:rsid w:val="00277C58"/>
    <w:rsid w:val="002800F4"/>
    <w:rsid w:val="0028037F"/>
    <w:rsid w:val="00280621"/>
    <w:rsid w:val="00281161"/>
    <w:rsid w:val="002811C2"/>
    <w:rsid w:val="0028120B"/>
    <w:rsid w:val="002818DF"/>
    <w:rsid w:val="00281A6D"/>
    <w:rsid w:val="00281E22"/>
    <w:rsid w:val="00281EEA"/>
    <w:rsid w:val="00282053"/>
    <w:rsid w:val="00282422"/>
    <w:rsid w:val="002828DA"/>
    <w:rsid w:val="0028292F"/>
    <w:rsid w:val="00283006"/>
    <w:rsid w:val="0028322B"/>
    <w:rsid w:val="00283AE4"/>
    <w:rsid w:val="002844C1"/>
    <w:rsid w:val="00284C97"/>
    <w:rsid w:val="00284EB2"/>
    <w:rsid w:val="00284F68"/>
    <w:rsid w:val="0028500B"/>
    <w:rsid w:val="00285659"/>
    <w:rsid w:val="0028593F"/>
    <w:rsid w:val="00285B28"/>
    <w:rsid w:val="00285CE9"/>
    <w:rsid w:val="00285D60"/>
    <w:rsid w:val="00285EB3"/>
    <w:rsid w:val="002862A8"/>
    <w:rsid w:val="00286415"/>
    <w:rsid w:val="00286457"/>
    <w:rsid w:val="002864E8"/>
    <w:rsid w:val="00286530"/>
    <w:rsid w:val="00286852"/>
    <w:rsid w:val="00286B45"/>
    <w:rsid w:val="00286B7E"/>
    <w:rsid w:val="0028712F"/>
    <w:rsid w:val="00287258"/>
    <w:rsid w:val="00287BCD"/>
    <w:rsid w:val="00287C2D"/>
    <w:rsid w:val="00287CC0"/>
    <w:rsid w:val="00290F17"/>
    <w:rsid w:val="002910D0"/>
    <w:rsid w:val="00291621"/>
    <w:rsid w:val="0029167F"/>
    <w:rsid w:val="00291782"/>
    <w:rsid w:val="0029181D"/>
    <w:rsid w:val="00291DF4"/>
    <w:rsid w:val="00291F8E"/>
    <w:rsid w:val="00292092"/>
    <w:rsid w:val="002925DC"/>
    <w:rsid w:val="0029260D"/>
    <w:rsid w:val="00292F91"/>
    <w:rsid w:val="00292F9A"/>
    <w:rsid w:val="0029317E"/>
    <w:rsid w:val="00293847"/>
    <w:rsid w:val="002938C6"/>
    <w:rsid w:val="002939BA"/>
    <w:rsid w:val="002943FB"/>
    <w:rsid w:val="002946FE"/>
    <w:rsid w:val="0029497B"/>
    <w:rsid w:val="00294E4E"/>
    <w:rsid w:val="00294F78"/>
    <w:rsid w:val="0029528B"/>
    <w:rsid w:val="002953A8"/>
    <w:rsid w:val="002955CC"/>
    <w:rsid w:val="00296577"/>
    <w:rsid w:val="00296580"/>
    <w:rsid w:val="002968A0"/>
    <w:rsid w:val="002970B6"/>
    <w:rsid w:val="002970F3"/>
    <w:rsid w:val="002979F5"/>
    <w:rsid w:val="00297B73"/>
    <w:rsid w:val="002A0052"/>
    <w:rsid w:val="002A01A3"/>
    <w:rsid w:val="002A077E"/>
    <w:rsid w:val="002A0B33"/>
    <w:rsid w:val="002A114A"/>
    <w:rsid w:val="002A11C4"/>
    <w:rsid w:val="002A124E"/>
    <w:rsid w:val="002A143C"/>
    <w:rsid w:val="002A1772"/>
    <w:rsid w:val="002A1D1D"/>
    <w:rsid w:val="002A1DC8"/>
    <w:rsid w:val="002A1F73"/>
    <w:rsid w:val="002A2697"/>
    <w:rsid w:val="002A26B9"/>
    <w:rsid w:val="002A2790"/>
    <w:rsid w:val="002A28A9"/>
    <w:rsid w:val="002A29E1"/>
    <w:rsid w:val="002A2A46"/>
    <w:rsid w:val="002A2D2A"/>
    <w:rsid w:val="002A31B9"/>
    <w:rsid w:val="002A37F3"/>
    <w:rsid w:val="002A3E41"/>
    <w:rsid w:val="002A433A"/>
    <w:rsid w:val="002A434F"/>
    <w:rsid w:val="002A4512"/>
    <w:rsid w:val="002A49D7"/>
    <w:rsid w:val="002A4CE4"/>
    <w:rsid w:val="002A5101"/>
    <w:rsid w:val="002A5EBF"/>
    <w:rsid w:val="002A602A"/>
    <w:rsid w:val="002A60E9"/>
    <w:rsid w:val="002A6511"/>
    <w:rsid w:val="002A66AB"/>
    <w:rsid w:val="002A74C2"/>
    <w:rsid w:val="002A7BAA"/>
    <w:rsid w:val="002A7C0C"/>
    <w:rsid w:val="002B023B"/>
    <w:rsid w:val="002B047C"/>
    <w:rsid w:val="002B0A84"/>
    <w:rsid w:val="002B109E"/>
    <w:rsid w:val="002B15D4"/>
    <w:rsid w:val="002B198B"/>
    <w:rsid w:val="002B1B38"/>
    <w:rsid w:val="002B1F8A"/>
    <w:rsid w:val="002B2000"/>
    <w:rsid w:val="002B21C1"/>
    <w:rsid w:val="002B232A"/>
    <w:rsid w:val="002B25B2"/>
    <w:rsid w:val="002B2633"/>
    <w:rsid w:val="002B28A1"/>
    <w:rsid w:val="002B2A09"/>
    <w:rsid w:val="002B2B9E"/>
    <w:rsid w:val="002B2C0F"/>
    <w:rsid w:val="002B2C31"/>
    <w:rsid w:val="002B39B3"/>
    <w:rsid w:val="002B3E2C"/>
    <w:rsid w:val="002B4AFE"/>
    <w:rsid w:val="002B4B4A"/>
    <w:rsid w:val="002B4FD5"/>
    <w:rsid w:val="002B533E"/>
    <w:rsid w:val="002B55E3"/>
    <w:rsid w:val="002B5989"/>
    <w:rsid w:val="002B6236"/>
    <w:rsid w:val="002B627E"/>
    <w:rsid w:val="002B63AB"/>
    <w:rsid w:val="002B63DB"/>
    <w:rsid w:val="002B6B0F"/>
    <w:rsid w:val="002B6D05"/>
    <w:rsid w:val="002B73E9"/>
    <w:rsid w:val="002B7B62"/>
    <w:rsid w:val="002B7D05"/>
    <w:rsid w:val="002B7EBB"/>
    <w:rsid w:val="002B7F25"/>
    <w:rsid w:val="002B7F7A"/>
    <w:rsid w:val="002C0174"/>
    <w:rsid w:val="002C0526"/>
    <w:rsid w:val="002C0579"/>
    <w:rsid w:val="002C07BF"/>
    <w:rsid w:val="002C0C9E"/>
    <w:rsid w:val="002C16E4"/>
    <w:rsid w:val="002C1721"/>
    <w:rsid w:val="002C1F6D"/>
    <w:rsid w:val="002C24CD"/>
    <w:rsid w:val="002C2E7A"/>
    <w:rsid w:val="002C3660"/>
    <w:rsid w:val="002C3772"/>
    <w:rsid w:val="002C39F7"/>
    <w:rsid w:val="002C3A1B"/>
    <w:rsid w:val="002C3E4E"/>
    <w:rsid w:val="002C43F6"/>
    <w:rsid w:val="002C4884"/>
    <w:rsid w:val="002C49E6"/>
    <w:rsid w:val="002C52F6"/>
    <w:rsid w:val="002C573B"/>
    <w:rsid w:val="002C57F2"/>
    <w:rsid w:val="002C5B8C"/>
    <w:rsid w:val="002C5D5D"/>
    <w:rsid w:val="002C5E99"/>
    <w:rsid w:val="002C60AB"/>
    <w:rsid w:val="002C6578"/>
    <w:rsid w:val="002C6A3C"/>
    <w:rsid w:val="002C6A8D"/>
    <w:rsid w:val="002C7CDF"/>
    <w:rsid w:val="002D0D72"/>
    <w:rsid w:val="002D1020"/>
    <w:rsid w:val="002D1F9B"/>
    <w:rsid w:val="002D1FC8"/>
    <w:rsid w:val="002D2166"/>
    <w:rsid w:val="002D2419"/>
    <w:rsid w:val="002D254A"/>
    <w:rsid w:val="002D2646"/>
    <w:rsid w:val="002D2674"/>
    <w:rsid w:val="002D2AAE"/>
    <w:rsid w:val="002D2DC5"/>
    <w:rsid w:val="002D2E51"/>
    <w:rsid w:val="002D3CEB"/>
    <w:rsid w:val="002D3E92"/>
    <w:rsid w:val="002D4324"/>
    <w:rsid w:val="002D4678"/>
    <w:rsid w:val="002D469F"/>
    <w:rsid w:val="002D47B8"/>
    <w:rsid w:val="002D4985"/>
    <w:rsid w:val="002D4AC5"/>
    <w:rsid w:val="002D4BF5"/>
    <w:rsid w:val="002D5174"/>
    <w:rsid w:val="002D51BC"/>
    <w:rsid w:val="002D5297"/>
    <w:rsid w:val="002D5793"/>
    <w:rsid w:val="002D5BC6"/>
    <w:rsid w:val="002D64FD"/>
    <w:rsid w:val="002D663B"/>
    <w:rsid w:val="002D69F1"/>
    <w:rsid w:val="002D6B0C"/>
    <w:rsid w:val="002D6BBE"/>
    <w:rsid w:val="002D72CE"/>
    <w:rsid w:val="002D77B1"/>
    <w:rsid w:val="002D7B5E"/>
    <w:rsid w:val="002D7B9A"/>
    <w:rsid w:val="002D7C3B"/>
    <w:rsid w:val="002D7C3C"/>
    <w:rsid w:val="002E02F8"/>
    <w:rsid w:val="002E0AC7"/>
    <w:rsid w:val="002E0EA8"/>
    <w:rsid w:val="002E10F8"/>
    <w:rsid w:val="002E113B"/>
    <w:rsid w:val="002E13D0"/>
    <w:rsid w:val="002E1595"/>
    <w:rsid w:val="002E188E"/>
    <w:rsid w:val="002E1C16"/>
    <w:rsid w:val="002E1D84"/>
    <w:rsid w:val="002E1F17"/>
    <w:rsid w:val="002E1FFA"/>
    <w:rsid w:val="002E2181"/>
    <w:rsid w:val="002E22E0"/>
    <w:rsid w:val="002E24D9"/>
    <w:rsid w:val="002E255B"/>
    <w:rsid w:val="002E2615"/>
    <w:rsid w:val="002E39B2"/>
    <w:rsid w:val="002E3B2A"/>
    <w:rsid w:val="002E3C71"/>
    <w:rsid w:val="002E3CEF"/>
    <w:rsid w:val="002E3DD0"/>
    <w:rsid w:val="002E4355"/>
    <w:rsid w:val="002E46D9"/>
    <w:rsid w:val="002E4C1E"/>
    <w:rsid w:val="002E5004"/>
    <w:rsid w:val="002E50A1"/>
    <w:rsid w:val="002E5245"/>
    <w:rsid w:val="002E5427"/>
    <w:rsid w:val="002E55D7"/>
    <w:rsid w:val="002E57FD"/>
    <w:rsid w:val="002E6512"/>
    <w:rsid w:val="002E6DB9"/>
    <w:rsid w:val="002E7343"/>
    <w:rsid w:val="002E78F5"/>
    <w:rsid w:val="002E7983"/>
    <w:rsid w:val="002F059D"/>
    <w:rsid w:val="002F0DC7"/>
    <w:rsid w:val="002F0E23"/>
    <w:rsid w:val="002F0E29"/>
    <w:rsid w:val="002F10A6"/>
    <w:rsid w:val="002F10EC"/>
    <w:rsid w:val="002F126E"/>
    <w:rsid w:val="002F12AE"/>
    <w:rsid w:val="002F1452"/>
    <w:rsid w:val="002F15B4"/>
    <w:rsid w:val="002F16E9"/>
    <w:rsid w:val="002F1E1D"/>
    <w:rsid w:val="002F213D"/>
    <w:rsid w:val="002F21D9"/>
    <w:rsid w:val="002F2249"/>
    <w:rsid w:val="002F23BB"/>
    <w:rsid w:val="002F2503"/>
    <w:rsid w:val="002F26A8"/>
    <w:rsid w:val="002F2A26"/>
    <w:rsid w:val="002F2E21"/>
    <w:rsid w:val="002F37B8"/>
    <w:rsid w:val="002F3B4C"/>
    <w:rsid w:val="002F3FE3"/>
    <w:rsid w:val="002F40CE"/>
    <w:rsid w:val="002F4394"/>
    <w:rsid w:val="002F4537"/>
    <w:rsid w:val="002F457C"/>
    <w:rsid w:val="002F47B9"/>
    <w:rsid w:val="002F56C0"/>
    <w:rsid w:val="002F5EC9"/>
    <w:rsid w:val="002F5F71"/>
    <w:rsid w:val="002F6420"/>
    <w:rsid w:val="002F6811"/>
    <w:rsid w:val="002F69F6"/>
    <w:rsid w:val="002F6BEA"/>
    <w:rsid w:val="002F6C92"/>
    <w:rsid w:val="002F6EB3"/>
    <w:rsid w:val="002F783D"/>
    <w:rsid w:val="002F7A87"/>
    <w:rsid w:val="0030001C"/>
    <w:rsid w:val="003001C3"/>
    <w:rsid w:val="003005BD"/>
    <w:rsid w:val="003009DA"/>
    <w:rsid w:val="00301315"/>
    <w:rsid w:val="00302BDC"/>
    <w:rsid w:val="00302EB1"/>
    <w:rsid w:val="003030A0"/>
    <w:rsid w:val="003034CE"/>
    <w:rsid w:val="003037D6"/>
    <w:rsid w:val="003038E6"/>
    <w:rsid w:val="00303AF9"/>
    <w:rsid w:val="00303B53"/>
    <w:rsid w:val="0030436B"/>
    <w:rsid w:val="0030449E"/>
    <w:rsid w:val="00305154"/>
    <w:rsid w:val="0030541A"/>
    <w:rsid w:val="003054E8"/>
    <w:rsid w:val="00305711"/>
    <w:rsid w:val="00305717"/>
    <w:rsid w:val="0030586D"/>
    <w:rsid w:val="00305B8E"/>
    <w:rsid w:val="003060F8"/>
    <w:rsid w:val="003067C1"/>
    <w:rsid w:val="00306E11"/>
    <w:rsid w:val="0030711B"/>
    <w:rsid w:val="00307511"/>
    <w:rsid w:val="00307548"/>
    <w:rsid w:val="00307A93"/>
    <w:rsid w:val="00307E59"/>
    <w:rsid w:val="00307E79"/>
    <w:rsid w:val="00307F0D"/>
    <w:rsid w:val="00307F32"/>
    <w:rsid w:val="0031039F"/>
    <w:rsid w:val="00310784"/>
    <w:rsid w:val="003108F0"/>
    <w:rsid w:val="00310D43"/>
    <w:rsid w:val="00311373"/>
    <w:rsid w:val="00311699"/>
    <w:rsid w:val="00311A7F"/>
    <w:rsid w:val="00311C48"/>
    <w:rsid w:val="00311CC3"/>
    <w:rsid w:val="00311D13"/>
    <w:rsid w:val="0031264F"/>
    <w:rsid w:val="003127F5"/>
    <w:rsid w:val="00312AC0"/>
    <w:rsid w:val="00313188"/>
    <w:rsid w:val="00313594"/>
    <w:rsid w:val="0031371C"/>
    <w:rsid w:val="00313A9A"/>
    <w:rsid w:val="00313B58"/>
    <w:rsid w:val="00313F39"/>
    <w:rsid w:val="00314E9B"/>
    <w:rsid w:val="0031535D"/>
    <w:rsid w:val="0031562E"/>
    <w:rsid w:val="003156AD"/>
    <w:rsid w:val="0031586B"/>
    <w:rsid w:val="00315CDF"/>
    <w:rsid w:val="00315F0E"/>
    <w:rsid w:val="00316A04"/>
    <w:rsid w:val="00316A3F"/>
    <w:rsid w:val="00316A78"/>
    <w:rsid w:val="00316D95"/>
    <w:rsid w:val="0031708E"/>
    <w:rsid w:val="003171D3"/>
    <w:rsid w:val="00317DF7"/>
    <w:rsid w:val="0032078C"/>
    <w:rsid w:val="00320B6B"/>
    <w:rsid w:val="00320CC6"/>
    <w:rsid w:val="00320F11"/>
    <w:rsid w:val="00321DCB"/>
    <w:rsid w:val="00321E7F"/>
    <w:rsid w:val="00321EFA"/>
    <w:rsid w:val="00322048"/>
    <w:rsid w:val="00322176"/>
    <w:rsid w:val="0032241A"/>
    <w:rsid w:val="00322527"/>
    <w:rsid w:val="0032284B"/>
    <w:rsid w:val="00322A93"/>
    <w:rsid w:val="00322D3D"/>
    <w:rsid w:val="00322EDD"/>
    <w:rsid w:val="003231FE"/>
    <w:rsid w:val="003233C0"/>
    <w:rsid w:val="003235B6"/>
    <w:rsid w:val="00323895"/>
    <w:rsid w:val="00323992"/>
    <w:rsid w:val="00323C90"/>
    <w:rsid w:val="00323E30"/>
    <w:rsid w:val="0032429B"/>
    <w:rsid w:val="0032459E"/>
    <w:rsid w:val="0032461F"/>
    <w:rsid w:val="0032478E"/>
    <w:rsid w:val="00324963"/>
    <w:rsid w:val="003249FC"/>
    <w:rsid w:val="00324DB8"/>
    <w:rsid w:val="00324EF4"/>
    <w:rsid w:val="0032508E"/>
    <w:rsid w:val="00325B5D"/>
    <w:rsid w:val="00325BBF"/>
    <w:rsid w:val="00325C26"/>
    <w:rsid w:val="00326057"/>
    <w:rsid w:val="003260AD"/>
    <w:rsid w:val="00326189"/>
    <w:rsid w:val="003267A2"/>
    <w:rsid w:val="00326B0A"/>
    <w:rsid w:val="00326E3D"/>
    <w:rsid w:val="003270F3"/>
    <w:rsid w:val="00327200"/>
    <w:rsid w:val="0032760C"/>
    <w:rsid w:val="003276C7"/>
    <w:rsid w:val="003279C8"/>
    <w:rsid w:val="00327E04"/>
    <w:rsid w:val="00327FE5"/>
    <w:rsid w:val="0033022B"/>
    <w:rsid w:val="00330424"/>
    <w:rsid w:val="0033076D"/>
    <w:rsid w:val="003309F0"/>
    <w:rsid w:val="00330CB1"/>
    <w:rsid w:val="00330DB9"/>
    <w:rsid w:val="0033144E"/>
    <w:rsid w:val="00331639"/>
    <w:rsid w:val="0033163E"/>
    <w:rsid w:val="003318CB"/>
    <w:rsid w:val="00331950"/>
    <w:rsid w:val="00331FAB"/>
    <w:rsid w:val="003321D3"/>
    <w:rsid w:val="003321D5"/>
    <w:rsid w:val="00332474"/>
    <w:rsid w:val="00332516"/>
    <w:rsid w:val="00332DAA"/>
    <w:rsid w:val="003338EF"/>
    <w:rsid w:val="00333DAB"/>
    <w:rsid w:val="0033455E"/>
    <w:rsid w:val="0033483C"/>
    <w:rsid w:val="00334891"/>
    <w:rsid w:val="0033496D"/>
    <w:rsid w:val="00334AFD"/>
    <w:rsid w:val="00334CC7"/>
    <w:rsid w:val="00334F6F"/>
    <w:rsid w:val="00335723"/>
    <w:rsid w:val="0033606F"/>
    <w:rsid w:val="003365CE"/>
    <w:rsid w:val="0033681B"/>
    <w:rsid w:val="00336A11"/>
    <w:rsid w:val="00336A2C"/>
    <w:rsid w:val="00336B8D"/>
    <w:rsid w:val="00336F78"/>
    <w:rsid w:val="00337225"/>
    <w:rsid w:val="00337756"/>
    <w:rsid w:val="003379A2"/>
    <w:rsid w:val="00337F1B"/>
    <w:rsid w:val="00340469"/>
    <w:rsid w:val="003407D8"/>
    <w:rsid w:val="0034214C"/>
    <w:rsid w:val="003423A8"/>
    <w:rsid w:val="00342714"/>
    <w:rsid w:val="00342AFB"/>
    <w:rsid w:val="00343609"/>
    <w:rsid w:val="00343A57"/>
    <w:rsid w:val="00343DA0"/>
    <w:rsid w:val="00343EE9"/>
    <w:rsid w:val="00344009"/>
    <w:rsid w:val="00344024"/>
    <w:rsid w:val="003445A6"/>
    <w:rsid w:val="00344DDB"/>
    <w:rsid w:val="0034543E"/>
    <w:rsid w:val="00345583"/>
    <w:rsid w:val="00345B89"/>
    <w:rsid w:val="00345F5C"/>
    <w:rsid w:val="00346A9E"/>
    <w:rsid w:val="00346CFB"/>
    <w:rsid w:val="00346E56"/>
    <w:rsid w:val="003473AF"/>
    <w:rsid w:val="003476E4"/>
    <w:rsid w:val="00347A2A"/>
    <w:rsid w:val="00347A78"/>
    <w:rsid w:val="00347B3E"/>
    <w:rsid w:val="00347EE6"/>
    <w:rsid w:val="00347F41"/>
    <w:rsid w:val="003500FC"/>
    <w:rsid w:val="00350659"/>
    <w:rsid w:val="003508FD"/>
    <w:rsid w:val="00350B4C"/>
    <w:rsid w:val="00350DA4"/>
    <w:rsid w:val="00350E63"/>
    <w:rsid w:val="00350F77"/>
    <w:rsid w:val="00351159"/>
    <w:rsid w:val="003515EE"/>
    <w:rsid w:val="0035176F"/>
    <w:rsid w:val="00351DCB"/>
    <w:rsid w:val="00351DCE"/>
    <w:rsid w:val="003524A1"/>
    <w:rsid w:val="00352F08"/>
    <w:rsid w:val="003534EE"/>
    <w:rsid w:val="00353A9A"/>
    <w:rsid w:val="00353D6B"/>
    <w:rsid w:val="00353F34"/>
    <w:rsid w:val="00354142"/>
    <w:rsid w:val="003543B9"/>
    <w:rsid w:val="003545E3"/>
    <w:rsid w:val="0035460D"/>
    <w:rsid w:val="0035493C"/>
    <w:rsid w:val="003550FA"/>
    <w:rsid w:val="00355C1B"/>
    <w:rsid w:val="00355D70"/>
    <w:rsid w:val="0035611F"/>
    <w:rsid w:val="003566E6"/>
    <w:rsid w:val="00356718"/>
    <w:rsid w:val="00357635"/>
    <w:rsid w:val="0036058D"/>
    <w:rsid w:val="00360679"/>
    <w:rsid w:val="00360928"/>
    <w:rsid w:val="00360D89"/>
    <w:rsid w:val="00360F7D"/>
    <w:rsid w:val="0036130B"/>
    <w:rsid w:val="00361623"/>
    <w:rsid w:val="003616C9"/>
    <w:rsid w:val="00361854"/>
    <w:rsid w:val="003628C5"/>
    <w:rsid w:val="0036290C"/>
    <w:rsid w:val="00362E75"/>
    <w:rsid w:val="0036336F"/>
    <w:rsid w:val="0036341A"/>
    <w:rsid w:val="00363431"/>
    <w:rsid w:val="003635D8"/>
    <w:rsid w:val="0036397B"/>
    <w:rsid w:val="00363EE7"/>
    <w:rsid w:val="003644B2"/>
    <w:rsid w:val="003647C5"/>
    <w:rsid w:val="00364A04"/>
    <w:rsid w:val="00364A23"/>
    <w:rsid w:val="00364B90"/>
    <w:rsid w:val="00364D4A"/>
    <w:rsid w:val="00364E53"/>
    <w:rsid w:val="0036551E"/>
    <w:rsid w:val="00365609"/>
    <w:rsid w:val="00365D94"/>
    <w:rsid w:val="00366075"/>
    <w:rsid w:val="003664A1"/>
    <w:rsid w:val="003668AD"/>
    <w:rsid w:val="00366942"/>
    <w:rsid w:val="003669F7"/>
    <w:rsid w:val="00366E4A"/>
    <w:rsid w:val="00366E56"/>
    <w:rsid w:val="00367026"/>
    <w:rsid w:val="00367514"/>
    <w:rsid w:val="003675D0"/>
    <w:rsid w:val="00367676"/>
    <w:rsid w:val="00367807"/>
    <w:rsid w:val="00367F15"/>
    <w:rsid w:val="00370615"/>
    <w:rsid w:val="00370700"/>
    <w:rsid w:val="0037088A"/>
    <w:rsid w:val="003715CE"/>
    <w:rsid w:val="003716A8"/>
    <w:rsid w:val="00371743"/>
    <w:rsid w:val="003718CD"/>
    <w:rsid w:val="003718DE"/>
    <w:rsid w:val="00371EA5"/>
    <w:rsid w:val="003720AD"/>
    <w:rsid w:val="00372177"/>
    <w:rsid w:val="00372A1A"/>
    <w:rsid w:val="00372B0C"/>
    <w:rsid w:val="00372BF0"/>
    <w:rsid w:val="00372F79"/>
    <w:rsid w:val="003734A4"/>
    <w:rsid w:val="00373528"/>
    <w:rsid w:val="003736DD"/>
    <w:rsid w:val="00373A60"/>
    <w:rsid w:val="00373C97"/>
    <w:rsid w:val="00373CA2"/>
    <w:rsid w:val="00374808"/>
    <w:rsid w:val="00374ACB"/>
    <w:rsid w:val="00374B18"/>
    <w:rsid w:val="00374EE4"/>
    <w:rsid w:val="003752FA"/>
    <w:rsid w:val="003756C8"/>
    <w:rsid w:val="0037594E"/>
    <w:rsid w:val="003764A4"/>
    <w:rsid w:val="003764F6"/>
    <w:rsid w:val="00376714"/>
    <w:rsid w:val="00376899"/>
    <w:rsid w:val="00376A9F"/>
    <w:rsid w:val="00376BA1"/>
    <w:rsid w:val="00376C9D"/>
    <w:rsid w:val="003770AD"/>
    <w:rsid w:val="003770E8"/>
    <w:rsid w:val="0037760E"/>
    <w:rsid w:val="003776A6"/>
    <w:rsid w:val="00377D60"/>
    <w:rsid w:val="003800FE"/>
    <w:rsid w:val="00380511"/>
    <w:rsid w:val="00380547"/>
    <w:rsid w:val="00380687"/>
    <w:rsid w:val="003807F8"/>
    <w:rsid w:val="00380F30"/>
    <w:rsid w:val="003812B7"/>
    <w:rsid w:val="00381360"/>
    <w:rsid w:val="003813AC"/>
    <w:rsid w:val="0038223E"/>
    <w:rsid w:val="00382660"/>
    <w:rsid w:val="003827AA"/>
    <w:rsid w:val="00382DE1"/>
    <w:rsid w:val="0038335A"/>
    <w:rsid w:val="003833AF"/>
    <w:rsid w:val="003835AD"/>
    <w:rsid w:val="00383604"/>
    <w:rsid w:val="00383980"/>
    <w:rsid w:val="00383E87"/>
    <w:rsid w:val="00384168"/>
    <w:rsid w:val="0038429E"/>
    <w:rsid w:val="0038470A"/>
    <w:rsid w:val="00384842"/>
    <w:rsid w:val="003851B6"/>
    <w:rsid w:val="003860CD"/>
    <w:rsid w:val="0038624C"/>
    <w:rsid w:val="003866EE"/>
    <w:rsid w:val="00386F36"/>
    <w:rsid w:val="003870D0"/>
    <w:rsid w:val="00387DEE"/>
    <w:rsid w:val="003903F8"/>
    <w:rsid w:val="00390BE6"/>
    <w:rsid w:val="0039102A"/>
    <w:rsid w:val="00391143"/>
    <w:rsid w:val="003913C3"/>
    <w:rsid w:val="00392970"/>
    <w:rsid w:val="00392A79"/>
    <w:rsid w:val="00392B7C"/>
    <w:rsid w:val="00392B94"/>
    <w:rsid w:val="00392CAB"/>
    <w:rsid w:val="00392CFA"/>
    <w:rsid w:val="00393302"/>
    <w:rsid w:val="00393675"/>
    <w:rsid w:val="00393A38"/>
    <w:rsid w:val="00393B43"/>
    <w:rsid w:val="00393C32"/>
    <w:rsid w:val="00393D11"/>
    <w:rsid w:val="00393EC0"/>
    <w:rsid w:val="003940C2"/>
    <w:rsid w:val="00394329"/>
    <w:rsid w:val="00394495"/>
    <w:rsid w:val="0039477C"/>
    <w:rsid w:val="00394908"/>
    <w:rsid w:val="003949E5"/>
    <w:rsid w:val="00394BCE"/>
    <w:rsid w:val="00394CEB"/>
    <w:rsid w:val="00394E59"/>
    <w:rsid w:val="00394FE0"/>
    <w:rsid w:val="0039512B"/>
    <w:rsid w:val="00395298"/>
    <w:rsid w:val="00395693"/>
    <w:rsid w:val="00395AC7"/>
    <w:rsid w:val="00396310"/>
    <w:rsid w:val="00396317"/>
    <w:rsid w:val="00396448"/>
    <w:rsid w:val="0039689D"/>
    <w:rsid w:val="00396C73"/>
    <w:rsid w:val="0039776E"/>
    <w:rsid w:val="003A05A0"/>
    <w:rsid w:val="003A0639"/>
    <w:rsid w:val="003A0EFC"/>
    <w:rsid w:val="003A14E6"/>
    <w:rsid w:val="003A14F4"/>
    <w:rsid w:val="003A16F2"/>
    <w:rsid w:val="003A194F"/>
    <w:rsid w:val="003A1A80"/>
    <w:rsid w:val="003A1A85"/>
    <w:rsid w:val="003A2014"/>
    <w:rsid w:val="003A22B5"/>
    <w:rsid w:val="003A270E"/>
    <w:rsid w:val="003A2BE9"/>
    <w:rsid w:val="003A2C33"/>
    <w:rsid w:val="003A2C7C"/>
    <w:rsid w:val="003A2F5F"/>
    <w:rsid w:val="003A3B4C"/>
    <w:rsid w:val="003A4205"/>
    <w:rsid w:val="003A45CA"/>
    <w:rsid w:val="003A4759"/>
    <w:rsid w:val="003A4FF8"/>
    <w:rsid w:val="003A50CD"/>
    <w:rsid w:val="003A5630"/>
    <w:rsid w:val="003A5901"/>
    <w:rsid w:val="003A5BF1"/>
    <w:rsid w:val="003A5DBD"/>
    <w:rsid w:val="003A5E42"/>
    <w:rsid w:val="003A5E45"/>
    <w:rsid w:val="003A5E9B"/>
    <w:rsid w:val="003A5EC1"/>
    <w:rsid w:val="003A6404"/>
    <w:rsid w:val="003A657A"/>
    <w:rsid w:val="003A670B"/>
    <w:rsid w:val="003A6D31"/>
    <w:rsid w:val="003A6E9F"/>
    <w:rsid w:val="003A70D7"/>
    <w:rsid w:val="003A777D"/>
    <w:rsid w:val="003A7EEB"/>
    <w:rsid w:val="003B0127"/>
    <w:rsid w:val="003B03FB"/>
    <w:rsid w:val="003B04A9"/>
    <w:rsid w:val="003B0565"/>
    <w:rsid w:val="003B075B"/>
    <w:rsid w:val="003B0C67"/>
    <w:rsid w:val="003B10A3"/>
    <w:rsid w:val="003B123A"/>
    <w:rsid w:val="003B12D9"/>
    <w:rsid w:val="003B1498"/>
    <w:rsid w:val="003B1543"/>
    <w:rsid w:val="003B157E"/>
    <w:rsid w:val="003B15D2"/>
    <w:rsid w:val="003B17B9"/>
    <w:rsid w:val="003B1BC4"/>
    <w:rsid w:val="003B1F60"/>
    <w:rsid w:val="003B2005"/>
    <w:rsid w:val="003B28B6"/>
    <w:rsid w:val="003B3293"/>
    <w:rsid w:val="003B351B"/>
    <w:rsid w:val="003B353A"/>
    <w:rsid w:val="003B35E3"/>
    <w:rsid w:val="003B3917"/>
    <w:rsid w:val="003B3DF0"/>
    <w:rsid w:val="003B3EA8"/>
    <w:rsid w:val="003B3F49"/>
    <w:rsid w:val="003B4364"/>
    <w:rsid w:val="003B4416"/>
    <w:rsid w:val="003B4559"/>
    <w:rsid w:val="003B4589"/>
    <w:rsid w:val="003B459F"/>
    <w:rsid w:val="003B46A8"/>
    <w:rsid w:val="003B4B93"/>
    <w:rsid w:val="003B4BB6"/>
    <w:rsid w:val="003B4D50"/>
    <w:rsid w:val="003B52B9"/>
    <w:rsid w:val="003B537E"/>
    <w:rsid w:val="003B53C0"/>
    <w:rsid w:val="003B56BE"/>
    <w:rsid w:val="003B575A"/>
    <w:rsid w:val="003B5E76"/>
    <w:rsid w:val="003B5F41"/>
    <w:rsid w:val="003B6495"/>
    <w:rsid w:val="003B6511"/>
    <w:rsid w:val="003B678E"/>
    <w:rsid w:val="003B6857"/>
    <w:rsid w:val="003B687B"/>
    <w:rsid w:val="003B6A9B"/>
    <w:rsid w:val="003B6E53"/>
    <w:rsid w:val="003B6E5F"/>
    <w:rsid w:val="003B7093"/>
    <w:rsid w:val="003B760B"/>
    <w:rsid w:val="003B772B"/>
    <w:rsid w:val="003B7745"/>
    <w:rsid w:val="003B780E"/>
    <w:rsid w:val="003B7823"/>
    <w:rsid w:val="003B7A6B"/>
    <w:rsid w:val="003B7B0D"/>
    <w:rsid w:val="003B7FDE"/>
    <w:rsid w:val="003C0179"/>
    <w:rsid w:val="003C05FF"/>
    <w:rsid w:val="003C0612"/>
    <w:rsid w:val="003C074A"/>
    <w:rsid w:val="003C14F5"/>
    <w:rsid w:val="003C155E"/>
    <w:rsid w:val="003C159C"/>
    <w:rsid w:val="003C193E"/>
    <w:rsid w:val="003C19B4"/>
    <w:rsid w:val="003C1B78"/>
    <w:rsid w:val="003C1D16"/>
    <w:rsid w:val="003C1E18"/>
    <w:rsid w:val="003C1EFE"/>
    <w:rsid w:val="003C27C3"/>
    <w:rsid w:val="003C29D1"/>
    <w:rsid w:val="003C2C7C"/>
    <w:rsid w:val="003C2CDB"/>
    <w:rsid w:val="003C32CA"/>
    <w:rsid w:val="003C3412"/>
    <w:rsid w:val="003C3866"/>
    <w:rsid w:val="003C39E6"/>
    <w:rsid w:val="003C3A46"/>
    <w:rsid w:val="003C3C6F"/>
    <w:rsid w:val="003C41E3"/>
    <w:rsid w:val="003C43A1"/>
    <w:rsid w:val="003C4415"/>
    <w:rsid w:val="003C47A5"/>
    <w:rsid w:val="003C48BA"/>
    <w:rsid w:val="003C4D39"/>
    <w:rsid w:val="003C4FF1"/>
    <w:rsid w:val="003C52E1"/>
    <w:rsid w:val="003C5409"/>
    <w:rsid w:val="003C568F"/>
    <w:rsid w:val="003C5A1D"/>
    <w:rsid w:val="003C5A42"/>
    <w:rsid w:val="003C5CC4"/>
    <w:rsid w:val="003C5CF5"/>
    <w:rsid w:val="003C6868"/>
    <w:rsid w:val="003C696B"/>
    <w:rsid w:val="003C6A8B"/>
    <w:rsid w:val="003C70C7"/>
    <w:rsid w:val="003C7543"/>
    <w:rsid w:val="003C7554"/>
    <w:rsid w:val="003C7658"/>
    <w:rsid w:val="003C7ECA"/>
    <w:rsid w:val="003D0005"/>
    <w:rsid w:val="003D0073"/>
    <w:rsid w:val="003D02DF"/>
    <w:rsid w:val="003D0653"/>
    <w:rsid w:val="003D13B4"/>
    <w:rsid w:val="003D1713"/>
    <w:rsid w:val="003D18E4"/>
    <w:rsid w:val="003D19A5"/>
    <w:rsid w:val="003D25B1"/>
    <w:rsid w:val="003D2741"/>
    <w:rsid w:val="003D2813"/>
    <w:rsid w:val="003D290F"/>
    <w:rsid w:val="003D2E1B"/>
    <w:rsid w:val="003D3068"/>
    <w:rsid w:val="003D3885"/>
    <w:rsid w:val="003D3E25"/>
    <w:rsid w:val="003D47C2"/>
    <w:rsid w:val="003D49E0"/>
    <w:rsid w:val="003D4B12"/>
    <w:rsid w:val="003D4C77"/>
    <w:rsid w:val="003D4E37"/>
    <w:rsid w:val="003D509B"/>
    <w:rsid w:val="003D52F8"/>
    <w:rsid w:val="003D53DA"/>
    <w:rsid w:val="003D54E4"/>
    <w:rsid w:val="003D57E9"/>
    <w:rsid w:val="003D6100"/>
    <w:rsid w:val="003D6429"/>
    <w:rsid w:val="003D72D8"/>
    <w:rsid w:val="003D7A01"/>
    <w:rsid w:val="003D7E38"/>
    <w:rsid w:val="003E0455"/>
    <w:rsid w:val="003E06C3"/>
    <w:rsid w:val="003E123E"/>
    <w:rsid w:val="003E1555"/>
    <w:rsid w:val="003E1817"/>
    <w:rsid w:val="003E192E"/>
    <w:rsid w:val="003E1A23"/>
    <w:rsid w:val="003E1A53"/>
    <w:rsid w:val="003E1C25"/>
    <w:rsid w:val="003E2603"/>
    <w:rsid w:val="003E275D"/>
    <w:rsid w:val="003E28EE"/>
    <w:rsid w:val="003E30C0"/>
    <w:rsid w:val="003E3170"/>
    <w:rsid w:val="003E34A8"/>
    <w:rsid w:val="003E35C7"/>
    <w:rsid w:val="003E361F"/>
    <w:rsid w:val="003E3645"/>
    <w:rsid w:val="003E3A8F"/>
    <w:rsid w:val="003E40A4"/>
    <w:rsid w:val="003E42A5"/>
    <w:rsid w:val="003E44CC"/>
    <w:rsid w:val="003E4610"/>
    <w:rsid w:val="003E4CE0"/>
    <w:rsid w:val="003E4FD9"/>
    <w:rsid w:val="003E50DF"/>
    <w:rsid w:val="003E5219"/>
    <w:rsid w:val="003E5AF6"/>
    <w:rsid w:val="003E5FDB"/>
    <w:rsid w:val="003E64EB"/>
    <w:rsid w:val="003E687B"/>
    <w:rsid w:val="003E699C"/>
    <w:rsid w:val="003E6A80"/>
    <w:rsid w:val="003E6A88"/>
    <w:rsid w:val="003E6A8B"/>
    <w:rsid w:val="003E6D1A"/>
    <w:rsid w:val="003E6FDD"/>
    <w:rsid w:val="003E71D1"/>
    <w:rsid w:val="003E7A93"/>
    <w:rsid w:val="003E7C34"/>
    <w:rsid w:val="003F0774"/>
    <w:rsid w:val="003F07CB"/>
    <w:rsid w:val="003F09C2"/>
    <w:rsid w:val="003F0D16"/>
    <w:rsid w:val="003F11B9"/>
    <w:rsid w:val="003F1F8B"/>
    <w:rsid w:val="003F27F0"/>
    <w:rsid w:val="003F2B94"/>
    <w:rsid w:val="003F300A"/>
    <w:rsid w:val="003F3014"/>
    <w:rsid w:val="003F33C0"/>
    <w:rsid w:val="003F35DE"/>
    <w:rsid w:val="003F3995"/>
    <w:rsid w:val="003F4117"/>
    <w:rsid w:val="003F4343"/>
    <w:rsid w:val="003F4C88"/>
    <w:rsid w:val="003F55FE"/>
    <w:rsid w:val="003F5D65"/>
    <w:rsid w:val="003F5DB5"/>
    <w:rsid w:val="003F61CB"/>
    <w:rsid w:val="003F6466"/>
    <w:rsid w:val="003F64B8"/>
    <w:rsid w:val="003F64BE"/>
    <w:rsid w:val="003F658B"/>
    <w:rsid w:val="003F69B3"/>
    <w:rsid w:val="003F6C5F"/>
    <w:rsid w:val="003F6D17"/>
    <w:rsid w:val="003F79DC"/>
    <w:rsid w:val="003F7B69"/>
    <w:rsid w:val="003F7E54"/>
    <w:rsid w:val="0040037B"/>
    <w:rsid w:val="004004CF"/>
    <w:rsid w:val="0040068E"/>
    <w:rsid w:val="004008A2"/>
    <w:rsid w:val="00400D2C"/>
    <w:rsid w:val="00400DAD"/>
    <w:rsid w:val="00400DD6"/>
    <w:rsid w:val="00401279"/>
    <w:rsid w:val="00401722"/>
    <w:rsid w:val="00401856"/>
    <w:rsid w:val="00401B59"/>
    <w:rsid w:val="00401F51"/>
    <w:rsid w:val="004029E2"/>
    <w:rsid w:val="004029F5"/>
    <w:rsid w:val="00402FB0"/>
    <w:rsid w:val="00403331"/>
    <w:rsid w:val="004033DD"/>
    <w:rsid w:val="0040342C"/>
    <w:rsid w:val="00403747"/>
    <w:rsid w:val="00403924"/>
    <w:rsid w:val="004039DE"/>
    <w:rsid w:val="00403A44"/>
    <w:rsid w:val="00403B02"/>
    <w:rsid w:val="00403E39"/>
    <w:rsid w:val="00403F54"/>
    <w:rsid w:val="00403FE6"/>
    <w:rsid w:val="00404060"/>
    <w:rsid w:val="004043A8"/>
    <w:rsid w:val="00404A86"/>
    <w:rsid w:val="00405394"/>
    <w:rsid w:val="00405DB2"/>
    <w:rsid w:val="0040686D"/>
    <w:rsid w:val="004073E4"/>
    <w:rsid w:val="00407A60"/>
    <w:rsid w:val="00407E64"/>
    <w:rsid w:val="004103BE"/>
    <w:rsid w:val="00410F33"/>
    <w:rsid w:val="004110AB"/>
    <w:rsid w:val="00411551"/>
    <w:rsid w:val="004118D1"/>
    <w:rsid w:val="00412283"/>
    <w:rsid w:val="0041274E"/>
    <w:rsid w:val="00412CBF"/>
    <w:rsid w:val="004131A4"/>
    <w:rsid w:val="004134CC"/>
    <w:rsid w:val="0041363F"/>
    <w:rsid w:val="0041383B"/>
    <w:rsid w:val="004138C7"/>
    <w:rsid w:val="00413914"/>
    <w:rsid w:val="0041392B"/>
    <w:rsid w:val="00414152"/>
    <w:rsid w:val="00414188"/>
    <w:rsid w:val="00414F37"/>
    <w:rsid w:val="0041506F"/>
    <w:rsid w:val="00415086"/>
    <w:rsid w:val="004150F9"/>
    <w:rsid w:val="00415805"/>
    <w:rsid w:val="00415CBC"/>
    <w:rsid w:val="00415DD5"/>
    <w:rsid w:val="00415EB2"/>
    <w:rsid w:val="00415EB9"/>
    <w:rsid w:val="00416469"/>
    <w:rsid w:val="00416DA9"/>
    <w:rsid w:val="00416F4F"/>
    <w:rsid w:val="00416FF3"/>
    <w:rsid w:val="00417580"/>
    <w:rsid w:val="00417A53"/>
    <w:rsid w:val="00417C1E"/>
    <w:rsid w:val="00417CFF"/>
    <w:rsid w:val="00420487"/>
    <w:rsid w:val="0042080C"/>
    <w:rsid w:val="00420AE9"/>
    <w:rsid w:val="00420E48"/>
    <w:rsid w:val="0042170F"/>
    <w:rsid w:val="004219FB"/>
    <w:rsid w:val="00421D33"/>
    <w:rsid w:val="00421D75"/>
    <w:rsid w:val="00422624"/>
    <w:rsid w:val="00422B23"/>
    <w:rsid w:val="00422FD9"/>
    <w:rsid w:val="004238A0"/>
    <w:rsid w:val="00423EB0"/>
    <w:rsid w:val="0042431E"/>
    <w:rsid w:val="00424AB4"/>
    <w:rsid w:val="00424F2D"/>
    <w:rsid w:val="004250D9"/>
    <w:rsid w:val="004251A4"/>
    <w:rsid w:val="00425924"/>
    <w:rsid w:val="00425AC1"/>
    <w:rsid w:val="00425D70"/>
    <w:rsid w:val="00425FD7"/>
    <w:rsid w:val="0042625D"/>
    <w:rsid w:val="0042699E"/>
    <w:rsid w:val="0042703C"/>
    <w:rsid w:val="00427D81"/>
    <w:rsid w:val="00427EC1"/>
    <w:rsid w:val="00427EF2"/>
    <w:rsid w:val="00427FD7"/>
    <w:rsid w:val="004303B2"/>
    <w:rsid w:val="004307BF"/>
    <w:rsid w:val="00430C51"/>
    <w:rsid w:val="00430DDD"/>
    <w:rsid w:val="00431050"/>
    <w:rsid w:val="004311EA"/>
    <w:rsid w:val="004317FF"/>
    <w:rsid w:val="004319BA"/>
    <w:rsid w:val="00431B92"/>
    <w:rsid w:val="00431FCB"/>
    <w:rsid w:val="00432008"/>
    <w:rsid w:val="004322D0"/>
    <w:rsid w:val="00432333"/>
    <w:rsid w:val="0043259D"/>
    <w:rsid w:val="00432F8D"/>
    <w:rsid w:val="00432F92"/>
    <w:rsid w:val="00433369"/>
    <w:rsid w:val="0043396E"/>
    <w:rsid w:val="00433AFD"/>
    <w:rsid w:val="004342EA"/>
    <w:rsid w:val="0043485E"/>
    <w:rsid w:val="004348AB"/>
    <w:rsid w:val="00434C55"/>
    <w:rsid w:val="00435847"/>
    <w:rsid w:val="004358BB"/>
    <w:rsid w:val="00435BED"/>
    <w:rsid w:val="00435BFE"/>
    <w:rsid w:val="00435C72"/>
    <w:rsid w:val="00435D28"/>
    <w:rsid w:val="00435D30"/>
    <w:rsid w:val="0043604F"/>
    <w:rsid w:val="004361E1"/>
    <w:rsid w:val="004368F5"/>
    <w:rsid w:val="00436A22"/>
    <w:rsid w:val="00436AA4"/>
    <w:rsid w:val="00436E01"/>
    <w:rsid w:val="00437E04"/>
    <w:rsid w:val="00440178"/>
    <w:rsid w:val="00440271"/>
    <w:rsid w:val="00440EBE"/>
    <w:rsid w:val="004413D2"/>
    <w:rsid w:val="00441858"/>
    <w:rsid w:val="00441BC3"/>
    <w:rsid w:val="00442006"/>
    <w:rsid w:val="00442246"/>
    <w:rsid w:val="00442530"/>
    <w:rsid w:val="004428B9"/>
    <w:rsid w:val="00442CA4"/>
    <w:rsid w:val="00442F91"/>
    <w:rsid w:val="0044311F"/>
    <w:rsid w:val="00443496"/>
    <w:rsid w:val="004437D8"/>
    <w:rsid w:val="00443BB8"/>
    <w:rsid w:val="00443C0F"/>
    <w:rsid w:val="0044501D"/>
    <w:rsid w:val="00445238"/>
    <w:rsid w:val="00445487"/>
    <w:rsid w:val="0044575F"/>
    <w:rsid w:val="00445A40"/>
    <w:rsid w:val="00445D87"/>
    <w:rsid w:val="00445FF0"/>
    <w:rsid w:val="004460AB"/>
    <w:rsid w:val="00446205"/>
    <w:rsid w:val="00446395"/>
    <w:rsid w:val="00446461"/>
    <w:rsid w:val="0044648F"/>
    <w:rsid w:val="0044683E"/>
    <w:rsid w:val="004468A4"/>
    <w:rsid w:val="00446985"/>
    <w:rsid w:val="004469AD"/>
    <w:rsid w:val="00446AC6"/>
    <w:rsid w:val="00446D11"/>
    <w:rsid w:val="00446EE3"/>
    <w:rsid w:val="00447224"/>
    <w:rsid w:val="004472C7"/>
    <w:rsid w:val="004474D2"/>
    <w:rsid w:val="00447BF4"/>
    <w:rsid w:val="00447C54"/>
    <w:rsid w:val="00450313"/>
    <w:rsid w:val="00450767"/>
    <w:rsid w:val="00450E14"/>
    <w:rsid w:val="00450E3D"/>
    <w:rsid w:val="004511D4"/>
    <w:rsid w:val="00451481"/>
    <w:rsid w:val="0045150E"/>
    <w:rsid w:val="004515E1"/>
    <w:rsid w:val="00451721"/>
    <w:rsid w:val="00451B59"/>
    <w:rsid w:val="00451BA2"/>
    <w:rsid w:val="00452323"/>
    <w:rsid w:val="0045241B"/>
    <w:rsid w:val="004524C3"/>
    <w:rsid w:val="0045254D"/>
    <w:rsid w:val="004527AB"/>
    <w:rsid w:val="00452AF9"/>
    <w:rsid w:val="00453086"/>
    <w:rsid w:val="00453374"/>
    <w:rsid w:val="00453500"/>
    <w:rsid w:val="0045362F"/>
    <w:rsid w:val="004537CF"/>
    <w:rsid w:val="00453932"/>
    <w:rsid w:val="00453963"/>
    <w:rsid w:val="004539B2"/>
    <w:rsid w:val="00453AF3"/>
    <w:rsid w:val="00453CB4"/>
    <w:rsid w:val="00453DDC"/>
    <w:rsid w:val="004549DD"/>
    <w:rsid w:val="00455293"/>
    <w:rsid w:val="004552AF"/>
    <w:rsid w:val="004554B4"/>
    <w:rsid w:val="00455EA0"/>
    <w:rsid w:val="004561DA"/>
    <w:rsid w:val="00456B61"/>
    <w:rsid w:val="00456BD2"/>
    <w:rsid w:val="00456BF0"/>
    <w:rsid w:val="00456F35"/>
    <w:rsid w:val="00457498"/>
    <w:rsid w:val="0045771E"/>
    <w:rsid w:val="0045797A"/>
    <w:rsid w:val="00457B8D"/>
    <w:rsid w:val="00457DD5"/>
    <w:rsid w:val="00457E3C"/>
    <w:rsid w:val="00460D2E"/>
    <w:rsid w:val="00460DE7"/>
    <w:rsid w:val="00460FAC"/>
    <w:rsid w:val="004610C5"/>
    <w:rsid w:val="0046136C"/>
    <w:rsid w:val="0046148D"/>
    <w:rsid w:val="00461520"/>
    <w:rsid w:val="0046160F"/>
    <w:rsid w:val="0046186E"/>
    <w:rsid w:val="00461A82"/>
    <w:rsid w:val="00462121"/>
    <w:rsid w:val="0046241D"/>
    <w:rsid w:val="00462818"/>
    <w:rsid w:val="0046296C"/>
    <w:rsid w:val="00462A14"/>
    <w:rsid w:val="004645B3"/>
    <w:rsid w:val="00464625"/>
    <w:rsid w:val="004647EF"/>
    <w:rsid w:val="0046482A"/>
    <w:rsid w:val="00464C63"/>
    <w:rsid w:val="00464D06"/>
    <w:rsid w:val="00464E9A"/>
    <w:rsid w:val="00464EC9"/>
    <w:rsid w:val="00465176"/>
    <w:rsid w:val="00465712"/>
    <w:rsid w:val="00465C22"/>
    <w:rsid w:val="00466D0C"/>
    <w:rsid w:val="00467203"/>
    <w:rsid w:val="004672F4"/>
    <w:rsid w:val="00467304"/>
    <w:rsid w:val="0046734C"/>
    <w:rsid w:val="004679B8"/>
    <w:rsid w:val="00467A8B"/>
    <w:rsid w:val="00467A95"/>
    <w:rsid w:val="00467C16"/>
    <w:rsid w:val="00467DEB"/>
    <w:rsid w:val="00467F17"/>
    <w:rsid w:val="00467F53"/>
    <w:rsid w:val="00467FFA"/>
    <w:rsid w:val="00470049"/>
    <w:rsid w:val="004707CB"/>
    <w:rsid w:val="00470B60"/>
    <w:rsid w:val="00470E0F"/>
    <w:rsid w:val="00470E78"/>
    <w:rsid w:val="0047108A"/>
    <w:rsid w:val="004710F7"/>
    <w:rsid w:val="0047173F"/>
    <w:rsid w:val="00471BD2"/>
    <w:rsid w:val="0047209D"/>
    <w:rsid w:val="00472262"/>
    <w:rsid w:val="00472968"/>
    <w:rsid w:val="00472D89"/>
    <w:rsid w:val="004730FD"/>
    <w:rsid w:val="00473376"/>
    <w:rsid w:val="004734AF"/>
    <w:rsid w:val="0047403C"/>
    <w:rsid w:val="004748A1"/>
    <w:rsid w:val="00474B99"/>
    <w:rsid w:val="00474CB9"/>
    <w:rsid w:val="004750A3"/>
    <w:rsid w:val="004750DE"/>
    <w:rsid w:val="00475461"/>
    <w:rsid w:val="00475BC9"/>
    <w:rsid w:val="004762DF"/>
    <w:rsid w:val="00476449"/>
    <w:rsid w:val="00476A05"/>
    <w:rsid w:val="00476BC6"/>
    <w:rsid w:val="00476C34"/>
    <w:rsid w:val="00477542"/>
    <w:rsid w:val="00477549"/>
    <w:rsid w:val="00477A55"/>
    <w:rsid w:val="00477BBF"/>
    <w:rsid w:val="00477CC5"/>
    <w:rsid w:val="004800D7"/>
    <w:rsid w:val="00480247"/>
    <w:rsid w:val="00480565"/>
    <w:rsid w:val="004811EE"/>
    <w:rsid w:val="00481436"/>
    <w:rsid w:val="00481A13"/>
    <w:rsid w:val="00481A58"/>
    <w:rsid w:val="00481B4E"/>
    <w:rsid w:val="00481C99"/>
    <w:rsid w:val="00481D5D"/>
    <w:rsid w:val="00481E27"/>
    <w:rsid w:val="0048286A"/>
    <w:rsid w:val="0048338B"/>
    <w:rsid w:val="004834D2"/>
    <w:rsid w:val="004838C2"/>
    <w:rsid w:val="004838F9"/>
    <w:rsid w:val="00483A6D"/>
    <w:rsid w:val="00483B4E"/>
    <w:rsid w:val="00484361"/>
    <w:rsid w:val="00484F4E"/>
    <w:rsid w:val="004850F8"/>
    <w:rsid w:val="00485116"/>
    <w:rsid w:val="0048518B"/>
    <w:rsid w:val="00485263"/>
    <w:rsid w:val="00485312"/>
    <w:rsid w:val="00485392"/>
    <w:rsid w:val="0048546C"/>
    <w:rsid w:val="00485475"/>
    <w:rsid w:val="00485B2E"/>
    <w:rsid w:val="00485EA3"/>
    <w:rsid w:val="00485F58"/>
    <w:rsid w:val="00486052"/>
    <w:rsid w:val="00486166"/>
    <w:rsid w:val="004862F0"/>
    <w:rsid w:val="0048674B"/>
    <w:rsid w:val="004867BB"/>
    <w:rsid w:val="0048778C"/>
    <w:rsid w:val="00490075"/>
    <w:rsid w:val="004900FF"/>
    <w:rsid w:val="0049030E"/>
    <w:rsid w:val="00490FBC"/>
    <w:rsid w:val="00491187"/>
    <w:rsid w:val="00491899"/>
    <w:rsid w:val="00491ABD"/>
    <w:rsid w:val="00491CA4"/>
    <w:rsid w:val="00491EA2"/>
    <w:rsid w:val="00491F29"/>
    <w:rsid w:val="00492472"/>
    <w:rsid w:val="00492DD7"/>
    <w:rsid w:val="00492E25"/>
    <w:rsid w:val="00492E41"/>
    <w:rsid w:val="00492F78"/>
    <w:rsid w:val="00492FA0"/>
    <w:rsid w:val="00493169"/>
    <w:rsid w:val="00493310"/>
    <w:rsid w:val="0049354F"/>
    <w:rsid w:val="00493575"/>
    <w:rsid w:val="0049417C"/>
    <w:rsid w:val="004941AB"/>
    <w:rsid w:val="00494274"/>
    <w:rsid w:val="004943B1"/>
    <w:rsid w:val="00494460"/>
    <w:rsid w:val="0049453D"/>
    <w:rsid w:val="0049459A"/>
    <w:rsid w:val="00494627"/>
    <w:rsid w:val="00494990"/>
    <w:rsid w:val="00494F70"/>
    <w:rsid w:val="004951BA"/>
    <w:rsid w:val="00495403"/>
    <w:rsid w:val="0049560C"/>
    <w:rsid w:val="00495B7F"/>
    <w:rsid w:val="00495F66"/>
    <w:rsid w:val="00496005"/>
    <w:rsid w:val="004960C8"/>
    <w:rsid w:val="00496660"/>
    <w:rsid w:val="00496A3E"/>
    <w:rsid w:val="00496CCF"/>
    <w:rsid w:val="004976B6"/>
    <w:rsid w:val="004977A6"/>
    <w:rsid w:val="004A04E8"/>
    <w:rsid w:val="004A0647"/>
    <w:rsid w:val="004A091E"/>
    <w:rsid w:val="004A0C86"/>
    <w:rsid w:val="004A1598"/>
    <w:rsid w:val="004A1659"/>
    <w:rsid w:val="004A1F04"/>
    <w:rsid w:val="004A2238"/>
    <w:rsid w:val="004A2262"/>
    <w:rsid w:val="004A2CCD"/>
    <w:rsid w:val="004A2E30"/>
    <w:rsid w:val="004A2F97"/>
    <w:rsid w:val="004A3230"/>
    <w:rsid w:val="004A34EB"/>
    <w:rsid w:val="004A358D"/>
    <w:rsid w:val="004A35D1"/>
    <w:rsid w:val="004A443E"/>
    <w:rsid w:val="004A459F"/>
    <w:rsid w:val="004A45E2"/>
    <w:rsid w:val="004A4B27"/>
    <w:rsid w:val="004A4D91"/>
    <w:rsid w:val="004A4F4B"/>
    <w:rsid w:val="004A5003"/>
    <w:rsid w:val="004A519F"/>
    <w:rsid w:val="004A55B4"/>
    <w:rsid w:val="004A5DF2"/>
    <w:rsid w:val="004A5E85"/>
    <w:rsid w:val="004A6311"/>
    <w:rsid w:val="004A64DB"/>
    <w:rsid w:val="004A66C6"/>
    <w:rsid w:val="004A6785"/>
    <w:rsid w:val="004A6E5C"/>
    <w:rsid w:val="004A6E70"/>
    <w:rsid w:val="004A6FB1"/>
    <w:rsid w:val="004A7117"/>
    <w:rsid w:val="004A7236"/>
    <w:rsid w:val="004A72C0"/>
    <w:rsid w:val="004A7702"/>
    <w:rsid w:val="004A7C54"/>
    <w:rsid w:val="004B0034"/>
    <w:rsid w:val="004B0BD5"/>
    <w:rsid w:val="004B1367"/>
    <w:rsid w:val="004B1439"/>
    <w:rsid w:val="004B14F3"/>
    <w:rsid w:val="004B1687"/>
    <w:rsid w:val="004B18C3"/>
    <w:rsid w:val="004B19AE"/>
    <w:rsid w:val="004B1C4D"/>
    <w:rsid w:val="004B1D08"/>
    <w:rsid w:val="004B1DF6"/>
    <w:rsid w:val="004B1F6F"/>
    <w:rsid w:val="004B2106"/>
    <w:rsid w:val="004B25C2"/>
    <w:rsid w:val="004B262A"/>
    <w:rsid w:val="004B2829"/>
    <w:rsid w:val="004B291B"/>
    <w:rsid w:val="004B2BF5"/>
    <w:rsid w:val="004B305F"/>
    <w:rsid w:val="004B3123"/>
    <w:rsid w:val="004B3131"/>
    <w:rsid w:val="004B370D"/>
    <w:rsid w:val="004B376F"/>
    <w:rsid w:val="004B38BE"/>
    <w:rsid w:val="004B39FF"/>
    <w:rsid w:val="004B4067"/>
    <w:rsid w:val="004B456C"/>
    <w:rsid w:val="004B4699"/>
    <w:rsid w:val="004B4867"/>
    <w:rsid w:val="004B49BB"/>
    <w:rsid w:val="004B4A0F"/>
    <w:rsid w:val="004B4BC4"/>
    <w:rsid w:val="004B4D8A"/>
    <w:rsid w:val="004B5073"/>
    <w:rsid w:val="004B5593"/>
    <w:rsid w:val="004B5756"/>
    <w:rsid w:val="004B58F0"/>
    <w:rsid w:val="004B5C03"/>
    <w:rsid w:val="004B5D39"/>
    <w:rsid w:val="004B5F42"/>
    <w:rsid w:val="004B6027"/>
    <w:rsid w:val="004B60E3"/>
    <w:rsid w:val="004B6184"/>
    <w:rsid w:val="004B6570"/>
    <w:rsid w:val="004B6642"/>
    <w:rsid w:val="004B69B0"/>
    <w:rsid w:val="004B6E14"/>
    <w:rsid w:val="004B72DB"/>
    <w:rsid w:val="004B7AE5"/>
    <w:rsid w:val="004B7B53"/>
    <w:rsid w:val="004B7CCB"/>
    <w:rsid w:val="004B7DAB"/>
    <w:rsid w:val="004B7F8C"/>
    <w:rsid w:val="004B7FAE"/>
    <w:rsid w:val="004C01FC"/>
    <w:rsid w:val="004C041C"/>
    <w:rsid w:val="004C061A"/>
    <w:rsid w:val="004C0761"/>
    <w:rsid w:val="004C08BD"/>
    <w:rsid w:val="004C0936"/>
    <w:rsid w:val="004C0A26"/>
    <w:rsid w:val="004C0AA5"/>
    <w:rsid w:val="004C0B7B"/>
    <w:rsid w:val="004C0DCF"/>
    <w:rsid w:val="004C10D2"/>
    <w:rsid w:val="004C1159"/>
    <w:rsid w:val="004C13F3"/>
    <w:rsid w:val="004C14B6"/>
    <w:rsid w:val="004C1D62"/>
    <w:rsid w:val="004C1E39"/>
    <w:rsid w:val="004C241D"/>
    <w:rsid w:val="004C2462"/>
    <w:rsid w:val="004C24C9"/>
    <w:rsid w:val="004C264D"/>
    <w:rsid w:val="004C2763"/>
    <w:rsid w:val="004C2BF7"/>
    <w:rsid w:val="004C3590"/>
    <w:rsid w:val="004C3BA2"/>
    <w:rsid w:val="004C3E98"/>
    <w:rsid w:val="004C41B8"/>
    <w:rsid w:val="004C4750"/>
    <w:rsid w:val="004C47D0"/>
    <w:rsid w:val="004C4844"/>
    <w:rsid w:val="004C4B86"/>
    <w:rsid w:val="004C55D1"/>
    <w:rsid w:val="004C565D"/>
    <w:rsid w:val="004C57EF"/>
    <w:rsid w:val="004C5BCA"/>
    <w:rsid w:val="004C6A56"/>
    <w:rsid w:val="004C736A"/>
    <w:rsid w:val="004C7474"/>
    <w:rsid w:val="004C76EF"/>
    <w:rsid w:val="004C7961"/>
    <w:rsid w:val="004D056D"/>
    <w:rsid w:val="004D0880"/>
    <w:rsid w:val="004D1046"/>
    <w:rsid w:val="004D11C5"/>
    <w:rsid w:val="004D1260"/>
    <w:rsid w:val="004D137D"/>
    <w:rsid w:val="004D15D8"/>
    <w:rsid w:val="004D17DB"/>
    <w:rsid w:val="004D18FC"/>
    <w:rsid w:val="004D198F"/>
    <w:rsid w:val="004D199A"/>
    <w:rsid w:val="004D203B"/>
    <w:rsid w:val="004D22AB"/>
    <w:rsid w:val="004D256D"/>
    <w:rsid w:val="004D26C0"/>
    <w:rsid w:val="004D2913"/>
    <w:rsid w:val="004D2B36"/>
    <w:rsid w:val="004D2C2C"/>
    <w:rsid w:val="004D4265"/>
    <w:rsid w:val="004D4694"/>
    <w:rsid w:val="004D4A81"/>
    <w:rsid w:val="004D4FBF"/>
    <w:rsid w:val="004D51B7"/>
    <w:rsid w:val="004D531E"/>
    <w:rsid w:val="004D54A6"/>
    <w:rsid w:val="004D5EFB"/>
    <w:rsid w:val="004D6250"/>
    <w:rsid w:val="004D6766"/>
    <w:rsid w:val="004D699E"/>
    <w:rsid w:val="004D6C0F"/>
    <w:rsid w:val="004D6D7B"/>
    <w:rsid w:val="004D6DB4"/>
    <w:rsid w:val="004D6E3D"/>
    <w:rsid w:val="004D7126"/>
    <w:rsid w:val="004D7366"/>
    <w:rsid w:val="004D73F8"/>
    <w:rsid w:val="004D7E9D"/>
    <w:rsid w:val="004E01C2"/>
    <w:rsid w:val="004E05C2"/>
    <w:rsid w:val="004E0E21"/>
    <w:rsid w:val="004E0E22"/>
    <w:rsid w:val="004E1022"/>
    <w:rsid w:val="004E14BB"/>
    <w:rsid w:val="004E17EB"/>
    <w:rsid w:val="004E1C36"/>
    <w:rsid w:val="004E1CE4"/>
    <w:rsid w:val="004E1D74"/>
    <w:rsid w:val="004E214E"/>
    <w:rsid w:val="004E21A2"/>
    <w:rsid w:val="004E2319"/>
    <w:rsid w:val="004E2ABF"/>
    <w:rsid w:val="004E2CEE"/>
    <w:rsid w:val="004E2D93"/>
    <w:rsid w:val="004E2F55"/>
    <w:rsid w:val="004E3380"/>
    <w:rsid w:val="004E3465"/>
    <w:rsid w:val="004E3AD9"/>
    <w:rsid w:val="004E3E44"/>
    <w:rsid w:val="004E3FC5"/>
    <w:rsid w:val="004E41D1"/>
    <w:rsid w:val="004E4559"/>
    <w:rsid w:val="004E46FC"/>
    <w:rsid w:val="004E4743"/>
    <w:rsid w:val="004E4850"/>
    <w:rsid w:val="004E48B9"/>
    <w:rsid w:val="004E4A66"/>
    <w:rsid w:val="004E4C79"/>
    <w:rsid w:val="004E4C81"/>
    <w:rsid w:val="004E4CC4"/>
    <w:rsid w:val="004E4E34"/>
    <w:rsid w:val="004E4FF1"/>
    <w:rsid w:val="004E5747"/>
    <w:rsid w:val="004E587A"/>
    <w:rsid w:val="004E6295"/>
    <w:rsid w:val="004E6703"/>
    <w:rsid w:val="004E6939"/>
    <w:rsid w:val="004E6C54"/>
    <w:rsid w:val="004E701B"/>
    <w:rsid w:val="004E72BF"/>
    <w:rsid w:val="004E78E5"/>
    <w:rsid w:val="004E799B"/>
    <w:rsid w:val="004F0063"/>
    <w:rsid w:val="004F01B8"/>
    <w:rsid w:val="004F0914"/>
    <w:rsid w:val="004F0A88"/>
    <w:rsid w:val="004F0B4F"/>
    <w:rsid w:val="004F1567"/>
    <w:rsid w:val="004F1D6B"/>
    <w:rsid w:val="004F2333"/>
    <w:rsid w:val="004F24A9"/>
    <w:rsid w:val="004F291F"/>
    <w:rsid w:val="004F2BCD"/>
    <w:rsid w:val="004F2E22"/>
    <w:rsid w:val="004F3559"/>
    <w:rsid w:val="004F3CDD"/>
    <w:rsid w:val="004F4148"/>
    <w:rsid w:val="004F4608"/>
    <w:rsid w:val="004F4747"/>
    <w:rsid w:val="004F4B25"/>
    <w:rsid w:val="004F4BDD"/>
    <w:rsid w:val="004F4D75"/>
    <w:rsid w:val="004F4E15"/>
    <w:rsid w:val="004F4FCB"/>
    <w:rsid w:val="004F5654"/>
    <w:rsid w:val="004F578A"/>
    <w:rsid w:val="004F5F76"/>
    <w:rsid w:val="004F61ED"/>
    <w:rsid w:val="004F6417"/>
    <w:rsid w:val="004F644F"/>
    <w:rsid w:val="004F672B"/>
    <w:rsid w:val="004F6CC4"/>
    <w:rsid w:val="004F6CF8"/>
    <w:rsid w:val="004F712C"/>
    <w:rsid w:val="004F7404"/>
    <w:rsid w:val="004F7627"/>
    <w:rsid w:val="004F76FD"/>
    <w:rsid w:val="004F7724"/>
    <w:rsid w:val="004F773E"/>
    <w:rsid w:val="004F7AB8"/>
    <w:rsid w:val="004F7C4E"/>
    <w:rsid w:val="004F7CFB"/>
    <w:rsid w:val="00500283"/>
    <w:rsid w:val="00500348"/>
    <w:rsid w:val="005005CE"/>
    <w:rsid w:val="0050091E"/>
    <w:rsid w:val="00500A96"/>
    <w:rsid w:val="00500C91"/>
    <w:rsid w:val="00500C98"/>
    <w:rsid w:val="00500CDB"/>
    <w:rsid w:val="00500D19"/>
    <w:rsid w:val="00500EDE"/>
    <w:rsid w:val="00501046"/>
    <w:rsid w:val="005012A5"/>
    <w:rsid w:val="0050141C"/>
    <w:rsid w:val="00501576"/>
    <w:rsid w:val="00501717"/>
    <w:rsid w:val="0050190E"/>
    <w:rsid w:val="0050192B"/>
    <w:rsid w:val="00502099"/>
    <w:rsid w:val="0050233C"/>
    <w:rsid w:val="00502488"/>
    <w:rsid w:val="0050263B"/>
    <w:rsid w:val="005026A7"/>
    <w:rsid w:val="00502902"/>
    <w:rsid w:val="00502F92"/>
    <w:rsid w:val="00503211"/>
    <w:rsid w:val="00503489"/>
    <w:rsid w:val="00503BA6"/>
    <w:rsid w:val="00504160"/>
    <w:rsid w:val="005041FC"/>
    <w:rsid w:val="005042E1"/>
    <w:rsid w:val="0050469C"/>
    <w:rsid w:val="00504B45"/>
    <w:rsid w:val="00504DB4"/>
    <w:rsid w:val="005053A9"/>
    <w:rsid w:val="00505479"/>
    <w:rsid w:val="00505772"/>
    <w:rsid w:val="0050580F"/>
    <w:rsid w:val="00505AB7"/>
    <w:rsid w:val="00506186"/>
    <w:rsid w:val="0050646C"/>
    <w:rsid w:val="005067D8"/>
    <w:rsid w:val="00506C3A"/>
    <w:rsid w:val="00506CE7"/>
    <w:rsid w:val="00506DC6"/>
    <w:rsid w:val="0050741C"/>
    <w:rsid w:val="00507697"/>
    <w:rsid w:val="005077C6"/>
    <w:rsid w:val="00507861"/>
    <w:rsid w:val="005078D9"/>
    <w:rsid w:val="00507BED"/>
    <w:rsid w:val="005103C8"/>
    <w:rsid w:val="00510920"/>
    <w:rsid w:val="00510956"/>
    <w:rsid w:val="00510B7B"/>
    <w:rsid w:val="00510E04"/>
    <w:rsid w:val="00511226"/>
    <w:rsid w:val="00511566"/>
    <w:rsid w:val="005117B9"/>
    <w:rsid w:val="00511C1F"/>
    <w:rsid w:val="00511CF4"/>
    <w:rsid w:val="00511F09"/>
    <w:rsid w:val="00512342"/>
    <w:rsid w:val="005124C0"/>
    <w:rsid w:val="005125C7"/>
    <w:rsid w:val="00512653"/>
    <w:rsid w:val="00512ED5"/>
    <w:rsid w:val="00513051"/>
    <w:rsid w:val="0051349D"/>
    <w:rsid w:val="0051351F"/>
    <w:rsid w:val="00513BA9"/>
    <w:rsid w:val="00513C5F"/>
    <w:rsid w:val="005140C7"/>
    <w:rsid w:val="005140DD"/>
    <w:rsid w:val="005141D9"/>
    <w:rsid w:val="005147B3"/>
    <w:rsid w:val="00514CE1"/>
    <w:rsid w:val="00515241"/>
    <w:rsid w:val="00515C5D"/>
    <w:rsid w:val="00515E46"/>
    <w:rsid w:val="005163D7"/>
    <w:rsid w:val="005164A5"/>
    <w:rsid w:val="00516B27"/>
    <w:rsid w:val="00517281"/>
    <w:rsid w:val="00517AA7"/>
    <w:rsid w:val="00517AD4"/>
    <w:rsid w:val="00517B87"/>
    <w:rsid w:val="00517C40"/>
    <w:rsid w:val="00517CFA"/>
    <w:rsid w:val="00517FB5"/>
    <w:rsid w:val="0052004E"/>
    <w:rsid w:val="0052025F"/>
    <w:rsid w:val="00520298"/>
    <w:rsid w:val="005205D4"/>
    <w:rsid w:val="0052085D"/>
    <w:rsid w:val="00520B3A"/>
    <w:rsid w:val="00520D43"/>
    <w:rsid w:val="0052142F"/>
    <w:rsid w:val="005214DF"/>
    <w:rsid w:val="0052152F"/>
    <w:rsid w:val="0052156B"/>
    <w:rsid w:val="005215AC"/>
    <w:rsid w:val="005216F7"/>
    <w:rsid w:val="00521ADD"/>
    <w:rsid w:val="00522280"/>
    <w:rsid w:val="005223FE"/>
    <w:rsid w:val="0052250E"/>
    <w:rsid w:val="00522748"/>
    <w:rsid w:val="00522922"/>
    <w:rsid w:val="00522954"/>
    <w:rsid w:val="00522AE8"/>
    <w:rsid w:val="00522B5F"/>
    <w:rsid w:val="00522D8B"/>
    <w:rsid w:val="005230F0"/>
    <w:rsid w:val="00523270"/>
    <w:rsid w:val="005232A8"/>
    <w:rsid w:val="00523348"/>
    <w:rsid w:val="00523598"/>
    <w:rsid w:val="00523ADD"/>
    <w:rsid w:val="00523D4D"/>
    <w:rsid w:val="00523ED9"/>
    <w:rsid w:val="005241C0"/>
    <w:rsid w:val="005243EF"/>
    <w:rsid w:val="00524491"/>
    <w:rsid w:val="005244A9"/>
    <w:rsid w:val="0052459C"/>
    <w:rsid w:val="00524DAF"/>
    <w:rsid w:val="00524EEB"/>
    <w:rsid w:val="00524EFA"/>
    <w:rsid w:val="005253D5"/>
    <w:rsid w:val="005257CF"/>
    <w:rsid w:val="00525ADA"/>
    <w:rsid w:val="00525EFD"/>
    <w:rsid w:val="00525F63"/>
    <w:rsid w:val="00526016"/>
    <w:rsid w:val="005260D7"/>
    <w:rsid w:val="0052615D"/>
    <w:rsid w:val="005261AF"/>
    <w:rsid w:val="0052630F"/>
    <w:rsid w:val="00526852"/>
    <w:rsid w:val="00526CA1"/>
    <w:rsid w:val="0052700E"/>
    <w:rsid w:val="005272A5"/>
    <w:rsid w:val="0052741A"/>
    <w:rsid w:val="0052772F"/>
    <w:rsid w:val="00527C0A"/>
    <w:rsid w:val="00527D0F"/>
    <w:rsid w:val="0053001A"/>
    <w:rsid w:val="00530265"/>
    <w:rsid w:val="005302BD"/>
    <w:rsid w:val="005302EA"/>
    <w:rsid w:val="00530334"/>
    <w:rsid w:val="0053045F"/>
    <w:rsid w:val="005304C1"/>
    <w:rsid w:val="005308AF"/>
    <w:rsid w:val="00530C52"/>
    <w:rsid w:val="00531DA4"/>
    <w:rsid w:val="00531E5D"/>
    <w:rsid w:val="00532015"/>
    <w:rsid w:val="005326D5"/>
    <w:rsid w:val="00532D57"/>
    <w:rsid w:val="0053309B"/>
    <w:rsid w:val="00533379"/>
    <w:rsid w:val="005339CE"/>
    <w:rsid w:val="00533A5F"/>
    <w:rsid w:val="00533B9A"/>
    <w:rsid w:val="00534061"/>
    <w:rsid w:val="00534189"/>
    <w:rsid w:val="0053450D"/>
    <w:rsid w:val="00534A76"/>
    <w:rsid w:val="00534B86"/>
    <w:rsid w:val="00534C43"/>
    <w:rsid w:val="00535064"/>
    <w:rsid w:val="0053508A"/>
    <w:rsid w:val="005355F1"/>
    <w:rsid w:val="00535717"/>
    <w:rsid w:val="0053576D"/>
    <w:rsid w:val="00535957"/>
    <w:rsid w:val="0053609B"/>
    <w:rsid w:val="00536111"/>
    <w:rsid w:val="0053613D"/>
    <w:rsid w:val="00536A28"/>
    <w:rsid w:val="00536D55"/>
    <w:rsid w:val="00536E54"/>
    <w:rsid w:val="00537071"/>
    <w:rsid w:val="00537812"/>
    <w:rsid w:val="005379FF"/>
    <w:rsid w:val="00537B5C"/>
    <w:rsid w:val="005405C1"/>
    <w:rsid w:val="005406B0"/>
    <w:rsid w:val="00540966"/>
    <w:rsid w:val="005409FA"/>
    <w:rsid w:val="00540CD3"/>
    <w:rsid w:val="00540D22"/>
    <w:rsid w:val="00540FE5"/>
    <w:rsid w:val="00541117"/>
    <w:rsid w:val="005412DD"/>
    <w:rsid w:val="005419A9"/>
    <w:rsid w:val="00542071"/>
    <w:rsid w:val="00542503"/>
    <w:rsid w:val="00542996"/>
    <w:rsid w:val="005432E0"/>
    <w:rsid w:val="0054355A"/>
    <w:rsid w:val="0054377C"/>
    <w:rsid w:val="005437DE"/>
    <w:rsid w:val="00543C8E"/>
    <w:rsid w:val="005444A0"/>
    <w:rsid w:val="00544C2B"/>
    <w:rsid w:val="00544CF3"/>
    <w:rsid w:val="00544D0B"/>
    <w:rsid w:val="00544D90"/>
    <w:rsid w:val="00544E15"/>
    <w:rsid w:val="00544F1A"/>
    <w:rsid w:val="00545225"/>
    <w:rsid w:val="0054530B"/>
    <w:rsid w:val="0054574B"/>
    <w:rsid w:val="00545755"/>
    <w:rsid w:val="00545DA7"/>
    <w:rsid w:val="00545E82"/>
    <w:rsid w:val="00545EC8"/>
    <w:rsid w:val="005467C9"/>
    <w:rsid w:val="005469F3"/>
    <w:rsid w:val="00546BC2"/>
    <w:rsid w:val="00546D66"/>
    <w:rsid w:val="00546EEA"/>
    <w:rsid w:val="00547374"/>
    <w:rsid w:val="00547C96"/>
    <w:rsid w:val="005505B3"/>
    <w:rsid w:val="0055083F"/>
    <w:rsid w:val="00550AA0"/>
    <w:rsid w:val="00550ACC"/>
    <w:rsid w:val="00550F61"/>
    <w:rsid w:val="00551227"/>
    <w:rsid w:val="0055129C"/>
    <w:rsid w:val="00551B62"/>
    <w:rsid w:val="00551D1C"/>
    <w:rsid w:val="00551EBD"/>
    <w:rsid w:val="005521C1"/>
    <w:rsid w:val="005522D0"/>
    <w:rsid w:val="0055289D"/>
    <w:rsid w:val="005528FE"/>
    <w:rsid w:val="00552D07"/>
    <w:rsid w:val="00552FE7"/>
    <w:rsid w:val="005531B0"/>
    <w:rsid w:val="00553420"/>
    <w:rsid w:val="005534A8"/>
    <w:rsid w:val="005536B0"/>
    <w:rsid w:val="0055373C"/>
    <w:rsid w:val="005539BD"/>
    <w:rsid w:val="005539BE"/>
    <w:rsid w:val="00553E90"/>
    <w:rsid w:val="0055418F"/>
    <w:rsid w:val="0055437B"/>
    <w:rsid w:val="00554513"/>
    <w:rsid w:val="00554663"/>
    <w:rsid w:val="005546A7"/>
    <w:rsid w:val="00555168"/>
    <w:rsid w:val="00555226"/>
    <w:rsid w:val="005554F3"/>
    <w:rsid w:val="005557F1"/>
    <w:rsid w:val="0055672E"/>
    <w:rsid w:val="005568C5"/>
    <w:rsid w:val="005569B0"/>
    <w:rsid w:val="00556AE2"/>
    <w:rsid w:val="00556F07"/>
    <w:rsid w:val="005571EA"/>
    <w:rsid w:val="00557939"/>
    <w:rsid w:val="00557F7B"/>
    <w:rsid w:val="005601BF"/>
    <w:rsid w:val="005607C9"/>
    <w:rsid w:val="00560EDD"/>
    <w:rsid w:val="0056129A"/>
    <w:rsid w:val="00561C70"/>
    <w:rsid w:val="00561EA4"/>
    <w:rsid w:val="00562067"/>
    <w:rsid w:val="005624F8"/>
    <w:rsid w:val="0056259E"/>
    <w:rsid w:val="00562B06"/>
    <w:rsid w:val="00562C65"/>
    <w:rsid w:val="00562DA3"/>
    <w:rsid w:val="0056362B"/>
    <w:rsid w:val="0056365E"/>
    <w:rsid w:val="00563951"/>
    <w:rsid w:val="00563957"/>
    <w:rsid w:val="00563C69"/>
    <w:rsid w:val="00564013"/>
    <w:rsid w:val="0056459D"/>
    <w:rsid w:val="005648E6"/>
    <w:rsid w:val="00564A1D"/>
    <w:rsid w:val="00564F1A"/>
    <w:rsid w:val="00565136"/>
    <w:rsid w:val="00565198"/>
    <w:rsid w:val="00565BCF"/>
    <w:rsid w:val="0056669A"/>
    <w:rsid w:val="005669F8"/>
    <w:rsid w:val="00566B78"/>
    <w:rsid w:val="00566C78"/>
    <w:rsid w:val="00566ED0"/>
    <w:rsid w:val="005671A6"/>
    <w:rsid w:val="0056750F"/>
    <w:rsid w:val="00567535"/>
    <w:rsid w:val="00567FF7"/>
    <w:rsid w:val="00570031"/>
    <w:rsid w:val="005700B3"/>
    <w:rsid w:val="0057019F"/>
    <w:rsid w:val="00570446"/>
    <w:rsid w:val="00570859"/>
    <w:rsid w:val="00570CF5"/>
    <w:rsid w:val="00571E0F"/>
    <w:rsid w:val="0057255D"/>
    <w:rsid w:val="00572622"/>
    <w:rsid w:val="0057268E"/>
    <w:rsid w:val="005727D7"/>
    <w:rsid w:val="00572A99"/>
    <w:rsid w:val="0057323F"/>
    <w:rsid w:val="005736DA"/>
    <w:rsid w:val="005739D7"/>
    <w:rsid w:val="005744EE"/>
    <w:rsid w:val="00574730"/>
    <w:rsid w:val="00575431"/>
    <w:rsid w:val="00575713"/>
    <w:rsid w:val="00575B23"/>
    <w:rsid w:val="0057680C"/>
    <w:rsid w:val="005771A4"/>
    <w:rsid w:val="005771DB"/>
    <w:rsid w:val="00577763"/>
    <w:rsid w:val="00577B4B"/>
    <w:rsid w:val="00577C4A"/>
    <w:rsid w:val="00577DCA"/>
    <w:rsid w:val="005801D6"/>
    <w:rsid w:val="005805E5"/>
    <w:rsid w:val="00580814"/>
    <w:rsid w:val="00580B3C"/>
    <w:rsid w:val="0058171C"/>
    <w:rsid w:val="00581772"/>
    <w:rsid w:val="00581B08"/>
    <w:rsid w:val="00581B84"/>
    <w:rsid w:val="00582086"/>
    <w:rsid w:val="0058209B"/>
    <w:rsid w:val="00582476"/>
    <w:rsid w:val="005825B5"/>
    <w:rsid w:val="00582AC0"/>
    <w:rsid w:val="00582F44"/>
    <w:rsid w:val="00582F92"/>
    <w:rsid w:val="0058337E"/>
    <w:rsid w:val="00583393"/>
    <w:rsid w:val="005836C5"/>
    <w:rsid w:val="005836CD"/>
    <w:rsid w:val="005838E8"/>
    <w:rsid w:val="00583901"/>
    <w:rsid w:val="00583920"/>
    <w:rsid w:val="00583A38"/>
    <w:rsid w:val="00583DAA"/>
    <w:rsid w:val="00583DAD"/>
    <w:rsid w:val="00584544"/>
    <w:rsid w:val="00584636"/>
    <w:rsid w:val="005848EA"/>
    <w:rsid w:val="005849AA"/>
    <w:rsid w:val="00584C1D"/>
    <w:rsid w:val="00584EFC"/>
    <w:rsid w:val="0058529C"/>
    <w:rsid w:val="00585545"/>
    <w:rsid w:val="00585562"/>
    <w:rsid w:val="00585AA6"/>
    <w:rsid w:val="00586116"/>
    <w:rsid w:val="0058611A"/>
    <w:rsid w:val="005866F3"/>
    <w:rsid w:val="005867DB"/>
    <w:rsid w:val="00586CF4"/>
    <w:rsid w:val="005874CB"/>
    <w:rsid w:val="005874F7"/>
    <w:rsid w:val="00587C05"/>
    <w:rsid w:val="00587C5D"/>
    <w:rsid w:val="00587D89"/>
    <w:rsid w:val="00587E89"/>
    <w:rsid w:val="00587F63"/>
    <w:rsid w:val="0059015A"/>
    <w:rsid w:val="0059034F"/>
    <w:rsid w:val="0059044A"/>
    <w:rsid w:val="00591155"/>
    <w:rsid w:val="00591B5F"/>
    <w:rsid w:val="00591C87"/>
    <w:rsid w:val="00591C9A"/>
    <w:rsid w:val="005922E7"/>
    <w:rsid w:val="00592936"/>
    <w:rsid w:val="00592DB7"/>
    <w:rsid w:val="005931E7"/>
    <w:rsid w:val="005936BE"/>
    <w:rsid w:val="00593B39"/>
    <w:rsid w:val="00593B3E"/>
    <w:rsid w:val="00593DA2"/>
    <w:rsid w:val="00593EBA"/>
    <w:rsid w:val="00594738"/>
    <w:rsid w:val="00594965"/>
    <w:rsid w:val="00594D6C"/>
    <w:rsid w:val="00594E5A"/>
    <w:rsid w:val="00594E85"/>
    <w:rsid w:val="0059506B"/>
    <w:rsid w:val="005952DC"/>
    <w:rsid w:val="00595657"/>
    <w:rsid w:val="005957EB"/>
    <w:rsid w:val="005959BE"/>
    <w:rsid w:val="00596205"/>
    <w:rsid w:val="0059654B"/>
    <w:rsid w:val="00596E20"/>
    <w:rsid w:val="00596FCE"/>
    <w:rsid w:val="005970C0"/>
    <w:rsid w:val="005974D2"/>
    <w:rsid w:val="00597B01"/>
    <w:rsid w:val="00597EDF"/>
    <w:rsid w:val="00597F1A"/>
    <w:rsid w:val="005A0478"/>
    <w:rsid w:val="005A0535"/>
    <w:rsid w:val="005A0542"/>
    <w:rsid w:val="005A05D1"/>
    <w:rsid w:val="005A065F"/>
    <w:rsid w:val="005A0A20"/>
    <w:rsid w:val="005A156A"/>
    <w:rsid w:val="005A1A44"/>
    <w:rsid w:val="005A1A5D"/>
    <w:rsid w:val="005A1CFC"/>
    <w:rsid w:val="005A2167"/>
    <w:rsid w:val="005A23A1"/>
    <w:rsid w:val="005A25D0"/>
    <w:rsid w:val="005A271A"/>
    <w:rsid w:val="005A2F08"/>
    <w:rsid w:val="005A2F60"/>
    <w:rsid w:val="005A32E8"/>
    <w:rsid w:val="005A33F6"/>
    <w:rsid w:val="005A3990"/>
    <w:rsid w:val="005A399D"/>
    <w:rsid w:val="005A39D9"/>
    <w:rsid w:val="005A3D88"/>
    <w:rsid w:val="005A42ED"/>
    <w:rsid w:val="005A4524"/>
    <w:rsid w:val="005A4CE8"/>
    <w:rsid w:val="005A4F42"/>
    <w:rsid w:val="005A56A3"/>
    <w:rsid w:val="005A5754"/>
    <w:rsid w:val="005A57B4"/>
    <w:rsid w:val="005A6397"/>
    <w:rsid w:val="005A65AB"/>
    <w:rsid w:val="005A69B7"/>
    <w:rsid w:val="005A6DDA"/>
    <w:rsid w:val="005A704C"/>
    <w:rsid w:val="005A75C9"/>
    <w:rsid w:val="005A77BD"/>
    <w:rsid w:val="005A7AB4"/>
    <w:rsid w:val="005A7CC7"/>
    <w:rsid w:val="005A7E37"/>
    <w:rsid w:val="005B00FB"/>
    <w:rsid w:val="005B02FB"/>
    <w:rsid w:val="005B04AC"/>
    <w:rsid w:val="005B0698"/>
    <w:rsid w:val="005B08B8"/>
    <w:rsid w:val="005B09BD"/>
    <w:rsid w:val="005B0D9F"/>
    <w:rsid w:val="005B0EC6"/>
    <w:rsid w:val="005B0F25"/>
    <w:rsid w:val="005B0F38"/>
    <w:rsid w:val="005B2AE0"/>
    <w:rsid w:val="005B2D78"/>
    <w:rsid w:val="005B3046"/>
    <w:rsid w:val="005B3120"/>
    <w:rsid w:val="005B3531"/>
    <w:rsid w:val="005B3DE7"/>
    <w:rsid w:val="005B45AC"/>
    <w:rsid w:val="005B4A08"/>
    <w:rsid w:val="005B4AB5"/>
    <w:rsid w:val="005B4C5B"/>
    <w:rsid w:val="005B4EB5"/>
    <w:rsid w:val="005B5568"/>
    <w:rsid w:val="005B5579"/>
    <w:rsid w:val="005B5A19"/>
    <w:rsid w:val="005B5AE6"/>
    <w:rsid w:val="005B6756"/>
    <w:rsid w:val="005B67C1"/>
    <w:rsid w:val="005B67C6"/>
    <w:rsid w:val="005B6A84"/>
    <w:rsid w:val="005B6B6C"/>
    <w:rsid w:val="005B7003"/>
    <w:rsid w:val="005B7144"/>
    <w:rsid w:val="005B71DC"/>
    <w:rsid w:val="005C0109"/>
    <w:rsid w:val="005C01FA"/>
    <w:rsid w:val="005C0308"/>
    <w:rsid w:val="005C04FD"/>
    <w:rsid w:val="005C0572"/>
    <w:rsid w:val="005C07E2"/>
    <w:rsid w:val="005C0BEA"/>
    <w:rsid w:val="005C1037"/>
    <w:rsid w:val="005C10B4"/>
    <w:rsid w:val="005C1439"/>
    <w:rsid w:val="005C14C2"/>
    <w:rsid w:val="005C195E"/>
    <w:rsid w:val="005C1ACD"/>
    <w:rsid w:val="005C1B1E"/>
    <w:rsid w:val="005C1E74"/>
    <w:rsid w:val="005C1FFE"/>
    <w:rsid w:val="005C24BE"/>
    <w:rsid w:val="005C2BFA"/>
    <w:rsid w:val="005C2E96"/>
    <w:rsid w:val="005C2FD9"/>
    <w:rsid w:val="005C3042"/>
    <w:rsid w:val="005C3294"/>
    <w:rsid w:val="005C3BE8"/>
    <w:rsid w:val="005C3CBA"/>
    <w:rsid w:val="005C44A0"/>
    <w:rsid w:val="005C491F"/>
    <w:rsid w:val="005C4DA0"/>
    <w:rsid w:val="005C4ED7"/>
    <w:rsid w:val="005C5021"/>
    <w:rsid w:val="005C5354"/>
    <w:rsid w:val="005C5414"/>
    <w:rsid w:val="005C553F"/>
    <w:rsid w:val="005C5619"/>
    <w:rsid w:val="005C5C10"/>
    <w:rsid w:val="005C5C83"/>
    <w:rsid w:val="005C6045"/>
    <w:rsid w:val="005C60B6"/>
    <w:rsid w:val="005C63C6"/>
    <w:rsid w:val="005C64C0"/>
    <w:rsid w:val="005C6726"/>
    <w:rsid w:val="005C6BFD"/>
    <w:rsid w:val="005C6D45"/>
    <w:rsid w:val="005C7472"/>
    <w:rsid w:val="005C7654"/>
    <w:rsid w:val="005C77AE"/>
    <w:rsid w:val="005C7C32"/>
    <w:rsid w:val="005D0546"/>
    <w:rsid w:val="005D0993"/>
    <w:rsid w:val="005D0C6D"/>
    <w:rsid w:val="005D0DAD"/>
    <w:rsid w:val="005D1040"/>
    <w:rsid w:val="005D1428"/>
    <w:rsid w:val="005D153A"/>
    <w:rsid w:val="005D15F4"/>
    <w:rsid w:val="005D1AE9"/>
    <w:rsid w:val="005D1EE0"/>
    <w:rsid w:val="005D20D5"/>
    <w:rsid w:val="005D2139"/>
    <w:rsid w:val="005D2440"/>
    <w:rsid w:val="005D25C8"/>
    <w:rsid w:val="005D2648"/>
    <w:rsid w:val="005D2A8A"/>
    <w:rsid w:val="005D313E"/>
    <w:rsid w:val="005D3331"/>
    <w:rsid w:val="005D457E"/>
    <w:rsid w:val="005D46D0"/>
    <w:rsid w:val="005D4972"/>
    <w:rsid w:val="005D4BA6"/>
    <w:rsid w:val="005D4D07"/>
    <w:rsid w:val="005D514B"/>
    <w:rsid w:val="005D58F5"/>
    <w:rsid w:val="005D5D78"/>
    <w:rsid w:val="005D60AA"/>
    <w:rsid w:val="005D6566"/>
    <w:rsid w:val="005D664A"/>
    <w:rsid w:val="005D67CB"/>
    <w:rsid w:val="005D6869"/>
    <w:rsid w:val="005D6C81"/>
    <w:rsid w:val="005D6DE4"/>
    <w:rsid w:val="005D6DE7"/>
    <w:rsid w:val="005D70B9"/>
    <w:rsid w:val="005D70CC"/>
    <w:rsid w:val="005D79CB"/>
    <w:rsid w:val="005E023E"/>
    <w:rsid w:val="005E0616"/>
    <w:rsid w:val="005E071B"/>
    <w:rsid w:val="005E076B"/>
    <w:rsid w:val="005E07AC"/>
    <w:rsid w:val="005E084D"/>
    <w:rsid w:val="005E093F"/>
    <w:rsid w:val="005E0982"/>
    <w:rsid w:val="005E0C9A"/>
    <w:rsid w:val="005E1002"/>
    <w:rsid w:val="005E14BF"/>
    <w:rsid w:val="005E1A34"/>
    <w:rsid w:val="005E1DCD"/>
    <w:rsid w:val="005E1E7F"/>
    <w:rsid w:val="005E2094"/>
    <w:rsid w:val="005E2097"/>
    <w:rsid w:val="005E2D07"/>
    <w:rsid w:val="005E396A"/>
    <w:rsid w:val="005E3FAE"/>
    <w:rsid w:val="005E418B"/>
    <w:rsid w:val="005E425A"/>
    <w:rsid w:val="005E4451"/>
    <w:rsid w:val="005E4595"/>
    <w:rsid w:val="005E463E"/>
    <w:rsid w:val="005E4FC6"/>
    <w:rsid w:val="005E6437"/>
    <w:rsid w:val="005E6764"/>
    <w:rsid w:val="005E6802"/>
    <w:rsid w:val="005E683D"/>
    <w:rsid w:val="005E6903"/>
    <w:rsid w:val="005E691A"/>
    <w:rsid w:val="005E6A85"/>
    <w:rsid w:val="005E6ADC"/>
    <w:rsid w:val="005E6C15"/>
    <w:rsid w:val="005E7008"/>
    <w:rsid w:val="005E717C"/>
    <w:rsid w:val="005E71E6"/>
    <w:rsid w:val="005E763A"/>
    <w:rsid w:val="005E7A22"/>
    <w:rsid w:val="005E7C2B"/>
    <w:rsid w:val="005F02EA"/>
    <w:rsid w:val="005F033B"/>
    <w:rsid w:val="005F03F1"/>
    <w:rsid w:val="005F0486"/>
    <w:rsid w:val="005F06F1"/>
    <w:rsid w:val="005F0EAB"/>
    <w:rsid w:val="005F0F3B"/>
    <w:rsid w:val="005F100A"/>
    <w:rsid w:val="005F1423"/>
    <w:rsid w:val="005F14A4"/>
    <w:rsid w:val="005F1502"/>
    <w:rsid w:val="005F187C"/>
    <w:rsid w:val="005F1FCC"/>
    <w:rsid w:val="005F209A"/>
    <w:rsid w:val="005F2118"/>
    <w:rsid w:val="005F24F9"/>
    <w:rsid w:val="005F2540"/>
    <w:rsid w:val="005F2A8D"/>
    <w:rsid w:val="005F2FA2"/>
    <w:rsid w:val="005F3301"/>
    <w:rsid w:val="005F3A95"/>
    <w:rsid w:val="005F3BF8"/>
    <w:rsid w:val="005F4477"/>
    <w:rsid w:val="005F4852"/>
    <w:rsid w:val="005F496F"/>
    <w:rsid w:val="005F4BA9"/>
    <w:rsid w:val="005F4F66"/>
    <w:rsid w:val="005F5308"/>
    <w:rsid w:val="005F5456"/>
    <w:rsid w:val="005F571B"/>
    <w:rsid w:val="005F675A"/>
    <w:rsid w:val="005F69E7"/>
    <w:rsid w:val="005F69EF"/>
    <w:rsid w:val="005F6A82"/>
    <w:rsid w:val="005F729B"/>
    <w:rsid w:val="005F7911"/>
    <w:rsid w:val="00600003"/>
    <w:rsid w:val="006005DF"/>
    <w:rsid w:val="006006EA"/>
    <w:rsid w:val="00600905"/>
    <w:rsid w:val="00600BF3"/>
    <w:rsid w:val="0060151D"/>
    <w:rsid w:val="006015B8"/>
    <w:rsid w:val="00601B68"/>
    <w:rsid w:val="00602096"/>
    <w:rsid w:val="006025F0"/>
    <w:rsid w:val="006027ED"/>
    <w:rsid w:val="00602870"/>
    <w:rsid w:val="006032D6"/>
    <w:rsid w:val="00603709"/>
    <w:rsid w:val="00603854"/>
    <w:rsid w:val="00603B22"/>
    <w:rsid w:val="00603C45"/>
    <w:rsid w:val="00604CA4"/>
    <w:rsid w:val="00604E2E"/>
    <w:rsid w:val="00605489"/>
    <w:rsid w:val="00605712"/>
    <w:rsid w:val="00605795"/>
    <w:rsid w:val="00606771"/>
    <w:rsid w:val="0060687C"/>
    <w:rsid w:val="00606979"/>
    <w:rsid w:val="00606A01"/>
    <w:rsid w:val="00606A7F"/>
    <w:rsid w:val="00606B9C"/>
    <w:rsid w:val="0060711C"/>
    <w:rsid w:val="00607362"/>
    <w:rsid w:val="00607384"/>
    <w:rsid w:val="00607840"/>
    <w:rsid w:val="00607884"/>
    <w:rsid w:val="00607B20"/>
    <w:rsid w:val="00607C6F"/>
    <w:rsid w:val="00607D89"/>
    <w:rsid w:val="00607FE9"/>
    <w:rsid w:val="0061036B"/>
    <w:rsid w:val="006103BD"/>
    <w:rsid w:val="00610759"/>
    <w:rsid w:val="006109EA"/>
    <w:rsid w:val="00610B3D"/>
    <w:rsid w:val="00610DCD"/>
    <w:rsid w:val="00611638"/>
    <w:rsid w:val="00611B7C"/>
    <w:rsid w:val="00611CAD"/>
    <w:rsid w:val="00611D2C"/>
    <w:rsid w:val="00611FE4"/>
    <w:rsid w:val="00612615"/>
    <w:rsid w:val="0061263D"/>
    <w:rsid w:val="00613354"/>
    <w:rsid w:val="006134B4"/>
    <w:rsid w:val="00613509"/>
    <w:rsid w:val="0061395D"/>
    <w:rsid w:val="00613C5F"/>
    <w:rsid w:val="00613D99"/>
    <w:rsid w:val="0061455F"/>
    <w:rsid w:val="00614A0C"/>
    <w:rsid w:val="0061508F"/>
    <w:rsid w:val="00615519"/>
    <w:rsid w:val="006155B4"/>
    <w:rsid w:val="006159DD"/>
    <w:rsid w:val="00615F95"/>
    <w:rsid w:val="006160DB"/>
    <w:rsid w:val="006161B6"/>
    <w:rsid w:val="006162B4"/>
    <w:rsid w:val="00616483"/>
    <w:rsid w:val="00616664"/>
    <w:rsid w:val="0061673E"/>
    <w:rsid w:val="0061694E"/>
    <w:rsid w:val="00616D75"/>
    <w:rsid w:val="00617106"/>
    <w:rsid w:val="00617733"/>
    <w:rsid w:val="0061774F"/>
    <w:rsid w:val="00617CA0"/>
    <w:rsid w:val="00617DF3"/>
    <w:rsid w:val="0062012A"/>
    <w:rsid w:val="006204FA"/>
    <w:rsid w:val="0062057C"/>
    <w:rsid w:val="006207BE"/>
    <w:rsid w:val="00620C87"/>
    <w:rsid w:val="006210E6"/>
    <w:rsid w:val="00621533"/>
    <w:rsid w:val="00621686"/>
    <w:rsid w:val="00621880"/>
    <w:rsid w:val="00621A4E"/>
    <w:rsid w:val="00621B44"/>
    <w:rsid w:val="00621C4D"/>
    <w:rsid w:val="00621D55"/>
    <w:rsid w:val="00621D85"/>
    <w:rsid w:val="00621E1C"/>
    <w:rsid w:val="00622947"/>
    <w:rsid w:val="00622B9F"/>
    <w:rsid w:val="00622BC3"/>
    <w:rsid w:val="00622E03"/>
    <w:rsid w:val="00623A9A"/>
    <w:rsid w:val="00623C1A"/>
    <w:rsid w:val="00623DEB"/>
    <w:rsid w:val="0062445B"/>
    <w:rsid w:val="00624902"/>
    <w:rsid w:val="00624C1B"/>
    <w:rsid w:val="00624DFC"/>
    <w:rsid w:val="00624F48"/>
    <w:rsid w:val="006253E7"/>
    <w:rsid w:val="00625687"/>
    <w:rsid w:val="006257FD"/>
    <w:rsid w:val="00625DCA"/>
    <w:rsid w:val="0062640A"/>
    <w:rsid w:val="006265D4"/>
    <w:rsid w:val="00626B50"/>
    <w:rsid w:val="00626F19"/>
    <w:rsid w:val="00627059"/>
    <w:rsid w:val="006275BE"/>
    <w:rsid w:val="00627A25"/>
    <w:rsid w:val="006301A9"/>
    <w:rsid w:val="00630577"/>
    <w:rsid w:val="00630DFC"/>
    <w:rsid w:val="00630FC2"/>
    <w:rsid w:val="00631068"/>
    <w:rsid w:val="00631280"/>
    <w:rsid w:val="0063141E"/>
    <w:rsid w:val="00631431"/>
    <w:rsid w:val="00631634"/>
    <w:rsid w:val="0063263E"/>
    <w:rsid w:val="00632BF8"/>
    <w:rsid w:val="00632C4F"/>
    <w:rsid w:val="00632C71"/>
    <w:rsid w:val="0063327A"/>
    <w:rsid w:val="006336A4"/>
    <w:rsid w:val="0063376A"/>
    <w:rsid w:val="00633C65"/>
    <w:rsid w:val="00633F9E"/>
    <w:rsid w:val="0063416B"/>
    <w:rsid w:val="00634950"/>
    <w:rsid w:val="00634970"/>
    <w:rsid w:val="00634E15"/>
    <w:rsid w:val="00634E5D"/>
    <w:rsid w:val="00635278"/>
    <w:rsid w:val="006353F3"/>
    <w:rsid w:val="00635F5C"/>
    <w:rsid w:val="00636660"/>
    <w:rsid w:val="00636728"/>
    <w:rsid w:val="00636A0C"/>
    <w:rsid w:val="00636B37"/>
    <w:rsid w:val="00636DFC"/>
    <w:rsid w:val="006370E0"/>
    <w:rsid w:val="00637225"/>
    <w:rsid w:val="0063796D"/>
    <w:rsid w:val="00637A00"/>
    <w:rsid w:val="00637F54"/>
    <w:rsid w:val="00640154"/>
    <w:rsid w:val="00640797"/>
    <w:rsid w:val="00640DDD"/>
    <w:rsid w:val="00640EB4"/>
    <w:rsid w:val="00641AAE"/>
    <w:rsid w:val="00641B06"/>
    <w:rsid w:val="00642218"/>
    <w:rsid w:val="00642B9B"/>
    <w:rsid w:val="00642C11"/>
    <w:rsid w:val="00643908"/>
    <w:rsid w:val="00643BBC"/>
    <w:rsid w:val="00643BC0"/>
    <w:rsid w:val="00644592"/>
    <w:rsid w:val="0064465B"/>
    <w:rsid w:val="006446C2"/>
    <w:rsid w:val="00644AE0"/>
    <w:rsid w:val="00644D4B"/>
    <w:rsid w:val="00644DF7"/>
    <w:rsid w:val="00644F84"/>
    <w:rsid w:val="00644FF9"/>
    <w:rsid w:val="0064526A"/>
    <w:rsid w:val="00645370"/>
    <w:rsid w:val="006454B8"/>
    <w:rsid w:val="0064574F"/>
    <w:rsid w:val="00646292"/>
    <w:rsid w:val="006467DC"/>
    <w:rsid w:val="00646C3A"/>
    <w:rsid w:val="00646CF4"/>
    <w:rsid w:val="00646D7C"/>
    <w:rsid w:val="00647329"/>
    <w:rsid w:val="00647AAD"/>
    <w:rsid w:val="00647F25"/>
    <w:rsid w:val="006508DD"/>
    <w:rsid w:val="00650B60"/>
    <w:rsid w:val="00650F54"/>
    <w:rsid w:val="0065108C"/>
    <w:rsid w:val="0065113E"/>
    <w:rsid w:val="00651622"/>
    <w:rsid w:val="00651D94"/>
    <w:rsid w:val="00651DC3"/>
    <w:rsid w:val="00651E52"/>
    <w:rsid w:val="0065251C"/>
    <w:rsid w:val="006534B7"/>
    <w:rsid w:val="00653655"/>
    <w:rsid w:val="0065367E"/>
    <w:rsid w:val="00653B7B"/>
    <w:rsid w:val="00653B80"/>
    <w:rsid w:val="00653C9B"/>
    <w:rsid w:val="0065419E"/>
    <w:rsid w:val="006548A7"/>
    <w:rsid w:val="00654CDE"/>
    <w:rsid w:val="00654EA2"/>
    <w:rsid w:val="00654EE5"/>
    <w:rsid w:val="006550AA"/>
    <w:rsid w:val="0065553A"/>
    <w:rsid w:val="0065573C"/>
    <w:rsid w:val="00655766"/>
    <w:rsid w:val="006557DA"/>
    <w:rsid w:val="00655872"/>
    <w:rsid w:val="00655F4F"/>
    <w:rsid w:val="00655FC3"/>
    <w:rsid w:val="00655FD2"/>
    <w:rsid w:val="00656D17"/>
    <w:rsid w:val="00656D95"/>
    <w:rsid w:val="00656D9D"/>
    <w:rsid w:val="00657300"/>
    <w:rsid w:val="00657CC2"/>
    <w:rsid w:val="00657F3D"/>
    <w:rsid w:val="00660412"/>
    <w:rsid w:val="00660937"/>
    <w:rsid w:val="0066136D"/>
    <w:rsid w:val="006615E9"/>
    <w:rsid w:val="00661791"/>
    <w:rsid w:val="00661B18"/>
    <w:rsid w:val="00661E4C"/>
    <w:rsid w:val="00662512"/>
    <w:rsid w:val="00662DE2"/>
    <w:rsid w:val="006638EC"/>
    <w:rsid w:val="00663A98"/>
    <w:rsid w:val="00663AFD"/>
    <w:rsid w:val="00663DB0"/>
    <w:rsid w:val="00663F1F"/>
    <w:rsid w:val="0066435F"/>
    <w:rsid w:val="0066477B"/>
    <w:rsid w:val="00664943"/>
    <w:rsid w:val="00664AA9"/>
    <w:rsid w:val="00664B70"/>
    <w:rsid w:val="00664CBE"/>
    <w:rsid w:val="0066530D"/>
    <w:rsid w:val="006654ED"/>
    <w:rsid w:val="00665554"/>
    <w:rsid w:val="00665B2E"/>
    <w:rsid w:val="00665DF9"/>
    <w:rsid w:val="006660EC"/>
    <w:rsid w:val="00666297"/>
    <w:rsid w:val="006663FE"/>
    <w:rsid w:val="006665AB"/>
    <w:rsid w:val="006668AD"/>
    <w:rsid w:val="0066693C"/>
    <w:rsid w:val="006669F5"/>
    <w:rsid w:val="00666DE1"/>
    <w:rsid w:val="00666FA0"/>
    <w:rsid w:val="006673CA"/>
    <w:rsid w:val="00667923"/>
    <w:rsid w:val="00667D1B"/>
    <w:rsid w:val="00667EDE"/>
    <w:rsid w:val="006701D3"/>
    <w:rsid w:val="00670269"/>
    <w:rsid w:val="00670356"/>
    <w:rsid w:val="00670534"/>
    <w:rsid w:val="0067060A"/>
    <w:rsid w:val="006708EE"/>
    <w:rsid w:val="00670B27"/>
    <w:rsid w:val="00670B8E"/>
    <w:rsid w:val="00670DD4"/>
    <w:rsid w:val="00670E1E"/>
    <w:rsid w:val="00670E51"/>
    <w:rsid w:val="0067121B"/>
    <w:rsid w:val="006712BE"/>
    <w:rsid w:val="006713B7"/>
    <w:rsid w:val="00671585"/>
    <w:rsid w:val="00671640"/>
    <w:rsid w:val="00671763"/>
    <w:rsid w:val="00672589"/>
    <w:rsid w:val="00672F00"/>
    <w:rsid w:val="0067305C"/>
    <w:rsid w:val="00673275"/>
    <w:rsid w:val="00673645"/>
    <w:rsid w:val="00673724"/>
    <w:rsid w:val="00673B4B"/>
    <w:rsid w:val="00674403"/>
    <w:rsid w:val="00674E9E"/>
    <w:rsid w:val="0067514F"/>
    <w:rsid w:val="0067519A"/>
    <w:rsid w:val="006751EF"/>
    <w:rsid w:val="0067571F"/>
    <w:rsid w:val="006758D3"/>
    <w:rsid w:val="0067633B"/>
    <w:rsid w:val="00676D12"/>
    <w:rsid w:val="00676D55"/>
    <w:rsid w:val="00676E44"/>
    <w:rsid w:val="00676F2A"/>
    <w:rsid w:val="00676F5A"/>
    <w:rsid w:val="00677156"/>
    <w:rsid w:val="0067727B"/>
    <w:rsid w:val="0067798B"/>
    <w:rsid w:val="00677E22"/>
    <w:rsid w:val="006800CE"/>
    <w:rsid w:val="006802DD"/>
    <w:rsid w:val="006806D7"/>
    <w:rsid w:val="006807B8"/>
    <w:rsid w:val="00680AD9"/>
    <w:rsid w:val="00680CF1"/>
    <w:rsid w:val="00680EAB"/>
    <w:rsid w:val="00681101"/>
    <w:rsid w:val="00681A91"/>
    <w:rsid w:val="00682266"/>
    <w:rsid w:val="00682F28"/>
    <w:rsid w:val="0068334F"/>
    <w:rsid w:val="006837FC"/>
    <w:rsid w:val="00683D39"/>
    <w:rsid w:val="00683EC0"/>
    <w:rsid w:val="00684075"/>
    <w:rsid w:val="00684419"/>
    <w:rsid w:val="00684624"/>
    <w:rsid w:val="006850B9"/>
    <w:rsid w:val="006855D9"/>
    <w:rsid w:val="00685FE2"/>
    <w:rsid w:val="006864A6"/>
    <w:rsid w:val="0068655B"/>
    <w:rsid w:val="00686677"/>
    <w:rsid w:val="00686926"/>
    <w:rsid w:val="00686B5C"/>
    <w:rsid w:val="006873EE"/>
    <w:rsid w:val="006878FD"/>
    <w:rsid w:val="00690007"/>
    <w:rsid w:val="0069003D"/>
    <w:rsid w:val="006902A9"/>
    <w:rsid w:val="006903F7"/>
    <w:rsid w:val="0069097A"/>
    <w:rsid w:val="0069132A"/>
    <w:rsid w:val="006913A8"/>
    <w:rsid w:val="00691518"/>
    <w:rsid w:val="00691A48"/>
    <w:rsid w:val="006921E2"/>
    <w:rsid w:val="00692328"/>
    <w:rsid w:val="00692952"/>
    <w:rsid w:val="00692984"/>
    <w:rsid w:val="00692B01"/>
    <w:rsid w:val="00692E44"/>
    <w:rsid w:val="00692EFD"/>
    <w:rsid w:val="00693936"/>
    <w:rsid w:val="00694194"/>
    <w:rsid w:val="00694B33"/>
    <w:rsid w:val="00694EAC"/>
    <w:rsid w:val="006952AB"/>
    <w:rsid w:val="00695736"/>
    <w:rsid w:val="00695792"/>
    <w:rsid w:val="00695DB9"/>
    <w:rsid w:val="00695FDC"/>
    <w:rsid w:val="006962C7"/>
    <w:rsid w:val="00696325"/>
    <w:rsid w:val="0069633F"/>
    <w:rsid w:val="0069644E"/>
    <w:rsid w:val="00696524"/>
    <w:rsid w:val="00696738"/>
    <w:rsid w:val="006969BE"/>
    <w:rsid w:val="0069703C"/>
    <w:rsid w:val="006970BA"/>
    <w:rsid w:val="006970D2"/>
    <w:rsid w:val="006970ED"/>
    <w:rsid w:val="00697461"/>
    <w:rsid w:val="00697491"/>
    <w:rsid w:val="00697C31"/>
    <w:rsid w:val="00697E6A"/>
    <w:rsid w:val="00697E7C"/>
    <w:rsid w:val="00697ED5"/>
    <w:rsid w:val="00697EE6"/>
    <w:rsid w:val="006A03F8"/>
    <w:rsid w:val="006A04B6"/>
    <w:rsid w:val="006A0E6D"/>
    <w:rsid w:val="006A1069"/>
    <w:rsid w:val="006A1992"/>
    <w:rsid w:val="006A1BE7"/>
    <w:rsid w:val="006A2003"/>
    <w:rsid w:val="006A2DB8"/>
    <w:rsid w:val="006A3051"/>
    <w:rsid w:val="006A3194"/>
    <w:rsid w:val="006A324F"/>
    <w:rsid w:val="006A3791"/>
    <w:rsid w:val="006A3902"/>
    <w:rsid w:val="006A3B75"/>
    <w:rsid w:val="006A3C2C"/>
    <w:rsid w:val="006A3DA7"/>
    <w:rsid w:val="006A3E24"/>
    <w:rsid w:val="006A493A"/>
    <w:rsid w:val="006A4AA9"/>
    <w:rsid w:val="006A4D1F"/>
    <w:rsid w:val="006A4DC2"/>
    <w:rsid w:val="006A4FA2"/>
    <w:rsid w:val="006A512A"/>
    <w:rsid w:val="006A5788"/>
    <w:rsid w:val="006A57E8"/>
    <w:rsid w:val="006A592F"/>
    <w:rsid w:val="006A59D7"/>
    <w:rsid w:val="006A5CE4"/>
    <w:rsid w:val="006A5E1C"/>
    <w:rsid w:val="006A6106"/>
    <w:rsid w:val="006A6700"/>
    <w:rsid w:val="006A6730"/>
    <w:rsid w:val="006A6BB9"/>
    <w:rsid w:val="006A70F9"/>
    <w:rsid w:val="006A7241"/>
    <w:rsid w:val="006A790C"/>
    <w:rsid w:val="006A7E46"/>
    <w:rsid w:val="006A7FCE"/>
    <w:rsid w:val="006B05C3"/>
    <w:rsid w:val="006B073F"/>
    <w:rsid w:val="006B0920"/>
    <w:rsid w:val="006B0C7E"/>
    <w:rsid w:val="006B0EEB"/>
    <w:rsid w:val="006B0EF5"/>
    <w:rsid w:val="006B1221"/>
    <w:rsid w:val="006B154B"/>
    <w:rsid w:val="006B1561"/>
    <w:rsid w:val="006B1598"/>
    <w:rsid w:val="006B1B3E"/>
    <w:rsid w:val="006B1CF3"/>
    <w:rsid w:val="006B1F18"/>
    <w:rsid w:val="006B1FC7"/>
    <w:rsid w:val="006B2070"/>
    <w:rsid w:val="006B2444"/>
    <w:rsid w:val="006B2892"/>
    <w:rsid w:val="006B2994"/>
    <w:rsid w:val="006B2A8E"/>
    <w:rsid w:val="006B2C5B"/>
    <w:rsid w:val="006B2D22"/>
    <w:rsid w:val="006B2D9C"/>
    <w:rsid w:val="006B2E0A"/>
    <w:rsid w:val="006B3421"/>
    <w:rsid w:val="006B3438"/>
    <w:rsid w:val="006B4559"/>
    <w:rsid w:val="006B45B8"/>
    <w:rsid w:val="006B4A95"/>
    <w:rsid w:val="006B50E3"/>
    <w:rsid w:val="006B5178"/>
    <w:rsid w:val="006B520B"/>
    <w:rsid w:val="006B54DD"/>
    <w:rsid w:val="006B5998"/>
    <w:rsid w:val="006B61B4"/>
    <w:rsid w:val="006B62A7"/>
    <w:rsid w:val="006B63E4"/>
    <w:rsid w:val="006B7532"/>
    <w:rsid w:val="006B7630"/>
    <w:rsid w:val="006C0317"/>
    <w:rsid w:val="006C07A4"/>
    <w:rsid w:val="006C080B"/>
    <w:rsid w:val="006C089D"/>
    <w:rsid w:val="006C1323"/>
    <w:rsid w:val="006C132D"/>
    <w:rsid w:val="006C168E"/>
    <w:rsid w:val="006C16AD"/>
    <w:rsid w:val="006C1AF1"/>
    <w:rsid w:val="006C1B2D"/>
    <w:rsid w:val="006C1D95"/>
    <w:rsid w:val="006C1F22"/>
    <w:rsid w:val="006C2AF1"/>
    <w:rsid w:val="006C2AF4"/>
    <w:rsid w:val="006C2DBB"/>
    <w:rsid w:val="006C3307"/>
    <w:rsid w:val="006C3D13"/>
    <w:rsid w:val="006C40D4"/>
    <w:rsid w:val="006C4D49"/>
    <w:rsid w:val="006C578E"/>
    <w:rsid w:val="006C59C3"/>
    <w:rsid w:val="006C5DA3"/>
    <w:rsid w:val="006C5DA4"/>
    <w:rsid w:val="006C630C"/>
    <w:rsid w:val="006C646F"/>
    <w:rsid w:val="006C6BDD"/>
    <w:rsid w:val="006C6FC3"/>
    <w:rsid w:val="006C7015"/>
    <w:rsid w:val="006C7B83"/>
    <w:rsid w:val="006D01B4"/>
    <w:rsid w:val="006D0388"/>
    <w:rsid w:val="006D0BC7"/>
    <w:rsid w:val="006D10B7"/>
    <w:rsid w:val="006D147B"/>
    <w:rsid w:val="006D15C7"/>
    <w:rsid w:val="006D1868"/>
    <w:rsid w:val="006D2457"/>
    <w:rsid w:val="006D24CA"/>
    <w:rsid w:val="006D2599"/>
    <w:rsid w:val="006D263B"/>
    <w:rsid w:val="006D2D1F"/>
    <w:rsid w:val="006D2DE6"/>
    <w:rsid w:val="006D30BA"/>
    <w:rsid w:val="006D3264"/>
    <w:rsid w:val="006D32DD"/>
    <w:rsid w:val="006D35AB"/>
    <w:rsid w:val="006D3739"/>
    <w:rsid w:val="006D3E4B"/>
    <w:rsid w:val="006D4054"/>
    <w:rsid w:val="006D47EA"/>
    <w:rsid w:val="006D4CD8"/>
    <w:rsid w:val="006D59BD"/>
    <w:rsid w:val="006D5A82"/>
    <w:rsid w:val="006D5DDE"/>
    <w:rsid w:val="006D60B7"/>
    <w:rsid w:val="006D6286"/>
    <w:rsid w:val="006D6489"/>
    <w:rsid w:val="006D6570"/>
    <w:rsid w:val="006D6574"/>
    <w:rsid w:val="006D681C"/>
    <w:rsid w:val="006D6C20"/>
    <w:rsid w:val="006D6F68"/>
    <w:rsid w:val="006D718F"/>
    <w:rsid w:val="006D71BC"/>
    <w:rsid w:val="006D7403"/>
    <w:rsid w:val="006D7508"/>
    <w:rsid w:val="006D76E6"/>
    <w:rsid w:val="006D7704"/>
    <w:rsid w:val="006D7864"/>
    <w:rsid w:val="006D7FA0"/>
    <w:rsid w:val="006E004E"/>
    <w:rsid w:val="006E03FE"/>
    <w:rsid w:val="006E060F"/>
    <w:rsid w:val="006E062D"/>
    <w:rsid w:val="006E06B9"/>
    <w:rsid w:val="006E0730"/>
    <w:rsid w:val="006E0874"/>
    <w:rsid w:val="006E0B76"/>
    <w:rsid w:val="006E0BE7"/>
    <w:rsid w:val="006E1058"/>
    <w:rsid w:val="006E1102"/>
    <w:rsid w:val="006E1300"/>
    <w:rsid w:val="006E25A2"/>
    <w:rsid w:val="006E26E9"/>
    <w:rsid w:val="006E3110"/>
    <w:rsid w:val="006E33B4"/>
    <w:rsid w:val="006E34BA"/>
    <w:rsid w:val="006E380A"/>
    <w:rsid w:val="006E3FDC"/>
    <w:rsid w:val="006E44B6"/>
    <w:rsid w:val="006E47EA"/>
    <w:rsid w:val="006E4F14"/>
    <w:rsid w:val="006E5498"/>
    <w:rsid w:val="006E55CE"/>
    <w:rsid w:val="006E5611"/>
    <w:rsid w:val="006E59A6"/>
    <w:rsid w:val="006E6B2F"/>
    <w:rsid w:val="006E6EF7"/>
    <w:rsid w:val="006E7128"/>
    <w:rsid w:val="006E7546"/>
    <w:rsid w:val="006E7C9A"/>
    <w:rsid w:val="006E7E75"/>
    <w:rsid w:val="006F0214"/>
    <w:rsid w:val="006F030E"/>
    <w:rsid w:val="006F0CB6"/>
    <w:rsid w:val="006F0F65"/>
    <w:rsid w:val="006F0F98"/>
    <w:rsid w:val="006F10F3"/>
    <w:rsid w:val="006F116B"/>
    <w:rsid w:val="006F1583"/>
    <w:rsid w:val="006F1EFC"/>
    <w:rsid w:val="006F25E6"/>
    <w:rsid w:val="006F2BB4"/>
    <w:rsid w:val="006F2DC0"/>
    <w:rsid w:val="006F38E3"/>
    <w:rsid w:val="006F3D22"/>
    <w:rsid w:val="006F417A"/>
    <w:rsid w:val="006F42E9"/>
    <w:rsid w:val="006F443E"/>
    <w:rsid w:val="006F44C7"/>
    <w:rsid w:val="006F44FD"/>
    <w:rsid w:val="006F45DD"/>
    <w:rsid w:val="006F482B"/>
    <w:rsid w:val="006F49EB"/>
    <w:rsid w:val="006F4F21"/>
    <w:rsid w:val="006F4F76"/>
    <w:rsid w:val="006F5926"/>
    <w:rsid w:val="006F5D5F"/>
    <w:rsid w:val="006F618A"/>
    <w:rsid w:val="006F6566"/>
    <w:rsid w:val="006F6D1B"/>
    <w:rsid w:val="006F71D5"/>
    <w:rsid w:val="006F72DA"/>
    <w:rsid w:val="006F7BF6"/>
    <w:rsid w:val="006F7EFF"/>
    <w:rsid w:val="006F7FFB"/>
    <w:rsid w:val="00700273"/>
    <w:rsid w:val="0070137F"/>
    <w:rsid w:val="007016C6"/>
    <w:rsid w:val="00701A7C"/>
    <w:rsid w:val="00701D1F"/>
    <w:rsid w:val="0070241C"/>
    <w:rsid w:val="0070248C"/>
    <w:rsid w:val="0070254D"/>
    <w:rsid w:val="00702BCE"/>
    <w:rsid w:val="00702CAE"/>
    <w:rsid w:val="007030B2"/>
    <w:rsid w:val="007032F7"/>
    <w:rsid w:val="0070394F"/>
    <w:rsid w:val="00703A18"/>
    <w:rsid w:val="00703C06"/>
    <w:rsid w:val="00703E65"/>
    <w:rsid w:val="00703EC4"/>
    <w:rsid w:val="0070446E"/>
    <w:rsid w:val="0070451A"/>
    <w:rsid w:val="0070462A"/>
    <w:rsid w:val="0070468A"/>
    <w:rsid w:val="007047A1"/>
    <w:rsid w:val="007047F1"/>
    <w:rsid w:val="00704ABB"/>
    <w:rsid w:val="00704EAD"/>
    <w:rsid w:val="0070509D"/>
    <w:rsid w:val="007052F8"/>
    <w:rsid w:val="00705B89"/>
    <w:rsid w:val="00705C82"/>
    <w:rsid w:val="00705E78"/>
    <w:rsid w:val="007062CF"/>
    <w:rsid w:val="007064DA"/>
    <w:rsid w:val="0070651D"/>
    <w:rsid w:val="0070667D"/>
    <w:rsid w:val="007066C9"/>
    <w:rsid w:val="0070673A"/>
    <w:rsid w:val="007069C2"/>
    <w:rsid w:val="00706F93"/>
    <w:rsid w:val="007078AB"/>
    <w:rsid w:val="00707AC8"/>
    <w:rsid w:val="00707CF3"/>
    <w:rsid w:val="00707F24"/>
    <w:rsid w:val="007100DD"/>
    <w:rsid w:val="00710180"/>
    <w:rsid w:val="007101E7"/>
    <w:rsid w:val="0071045F"/>
    <w:rsid w:val="00710AEC"/>
    <w:rsid w:val="00711402"/>
    <w:rsid w:val="00711932"/>
    <w:rsid w:val="00711EE2"/>
    <w:rsid w:val="00711F68"/>
    <w:rsid w:val="00712654"/>
    <w:rsid w:val="00712AA0"/>
    <w:rsid w:val="00712E22"/>
    <w:rsid w:val="00712EB3"/>
    <w:rsid w:val="00713039"/>
    <w:rsid w:val="007138D8"/>
    <w:rsid w:val="00713C5E"/>
    <w:rsid w:val="007140CD"/>
    <w:rsid w:val="00714574"/>
    <w:rsid w:val="00714902"/>
    <w:rsid w:val="00714AA2"/>
    <w:rsid w:val="00714AE7"/>
    <w:rsid w:val="0071561D"/>
    <w:rsid w:val="007161EF"/>
    <w:rsid w:val="00716677"/>
    <w:rsid w:val="00716847"/>
    <w:rsid w:val="00716D85"/>
    <w:rsid w:val="00716D8F"/>
    <w:rsid w:val="0071727F"/>
    <w:rsid w:val="00717680"/>
    <w:rsid w:val="0071772D"/>
    <w:rsid w:val="00717799"/>
    <w:rsid w:val="007177BF"/>
    <w:rsid w:val="00717CE9"/>
    <w:rsid w:val="00717E24"/>
    <w:rsid w:val="00717F96"/>
    <w:rsid w:val="0072010F"/>
    <w:rsid w:val="007201C0"/>
    <w:rsid w:val="00720334"/>
    <w:rsid w:val="007203D3"/>
    <w:rsid w:val="00720413"/>
    <w:rsid w:val="007205E6"/>
    <w:rsid w:val="0072081A"/>
    <w:rsid w:val="00720AE9"/>
    <w:rsid w:val="00720DA0"/>
    <w:rsid w:val="007211EB"/>
    <w:rsid w:val="007214E6"/>
    <w:rsid w:val="0072153D"/>
    <w:rsid w:val="00721B01"/>
    <w:rsid w:val="00721C9E"/>
    <w:rsid w:val="00721D4D"/>
    <w:rsid w:val="007225FD"/>
    <w:rsid w:val="0072271F"/>
    <w:rsid w:val="00722CEB"/>
    <w:rsid w:val="00722D7B"/>
    <w:rsid w:val="0072419A"/>
    <w:rsid w:val="00724324"/>
    <w:rsid w:val="00724772"/>
    <w:rsid w:val="00724B49"/>
    <w:rsid w:val="00724BA7"/>
    <w:rsid w:val="00724D9A"/>
    <w:rsid w:val="00725DF7"/>
    <w:rsid w:val="0072645A"/>
    <w:rsid w:val="0072659A"/>
    <w:rsid w:val="00726618"/>
    <w:rsid w:val="0072677B"/>
    <w:rsid w:val="007275A0"/>
    <w:rsid w:val="00727931"/>
    <w:rsid w:val="00727CED"/>
    <w:rsid w:val="00727D9B"/>
    <w:rsid w:val="007301AA"/>
    <w:rsid w:val="00730935"/>
    <w:rsid w:val="00730C19"/>
    <w:rsid w:val="007312F2"/>
    <w:rsid w:val="0073142D"/>
    <w:rsid w:val="00731EFC"/>
    <w:rsid w:val="00731F0E"/>
    <w:rsid w:val="007320E7"/>
    <w:rsid w:val="00732738"/>
    <w:rsid w:val="007328C6"/>
    <w:rsid w:val="00732DA3"/>
    <w:rsid w:val="00733182"/>
    <w:rsid w:val="007332F5"/>
    <w:rsid w:val="00733644"/>
    <w:rsid w:val="00733CC2"/>
    <w:rsid w:val="00733FC3"/>
    <w:rsid w:val="0073421A"/>
    <w:rsid w:val="007344C7"/>
    <w:rsid w:val="00734548"/>
    <w:rsid w:val="0073457E"/>
    <w:rsid w:val="00734F6F"/>
    <w:rsid w:val="00734F7C"/>
    <w:rsid w:val="0073508D"/>
    <w:rsid w:val="0073585D"/>
    <w:rsid w:val="00735A82"/>
    <w:rsid w:val="00735B41"/>
    <w:rsid w:val="00735DF6"/>
    <w:rsid w:val="007361E5"/>
    <w:rsid w:val="00736286"/>
    <w:rsid w:val="00736454"/>
    <w:rsid w:val="007368A5"/>
    <w:rsid w:val="00737078"/>
    <w:rsid w:val="0073792C"/>
    <w:rsid w:val="00737B84"/>
    <w:rsid w:val="00737BBF"/>
    <w:rsid w:val="00737D1E"/>
    <w:rsid w:val="00740192"/>
    <w:rsid w:val="0074025B"/>
    <w:rsid w:val="00740B8D"/>
    <w:rsid w:val="00740C22"/>
    <w:rsid w:val="00740D26"/>
    <w:rsid w:val="00740F1A"/>
    <w:rsid w:val="007412A8"/>
    <w:rsid w:val="007412D5"/>
    <w:rsid w:val="007414F5"/>
    <w:rsid w:val="007417E1"/>
    <w:rsid w:val="00741ECF"/>
    <w:rsid w:val="00742504"/>
    <w:rsid w:val="00742B28"/>
    <w:rsid w:val="00742F4F"/>
    <w:rsid w:val="0074309A"/>
    <w:rsid w:val="0074311C"/>
    <w:rsid w:val="00743482"/>
    <w:rsid w:val="0074367B"/>
    <w:rsid w:val="007437D1"/>
    <w:rsid w:val="0074398E"/>
    <w:rsid w:val="00743B39"/>
    <w:rsid w:val="00744807"/>
    <w:rsid w:val="00744D81"/>
    <w:rsid w:val="00745594"/>
    <w:rsid w:val="0074575A"/>
    <w:rsid w:val="007458B1"/>
    <w:rsid w:val="00745C94"/>
    <w:rsid w:val="00745CCE"/>
    <w:rsid w:val="00745F20"/>
    <w:rsid w:val="00746022"/>
    <w:rsid w:val="0074638D"/>
    <w:rsid w:val="007468D1"/>
    <w:rsid w:val="00746AE8"/>
    <w:rsid w:val="00746BBE"/>
    <w:rsid w:val="007477C5"/>
    <w:rsid w:val="00747AA7"/>
    <w:rsid w:val="007502FA"/>
    <w:rsid w:val="00750AA7"/>
    <w:rsid w:val="00750EBB"/>
    <w:rsid w:val="00750FA4"/>
    <w:rsid w:val="00751972"/>
    <w:rsid w:val="00751FB3"/>
    <w:rsid w:val="0075223E"/>
    <w:rsid w:val="007522EE"/>
    <w:rsid w:val="00752498"/>
    <w:rsid w:val="0075284E"/>
    <w:rsid w:val="00752960"/>
    <w:rsid w:val="007529FF"/>
    <w:rsid w:val="00752E0F"/>
    <w:rsid w:val="007533FD"/>
    <w:rsid w:val="007539AA"/>
    <w:rsid w:val="00753DAE"/>
    <w:rsid w:val="00754035"/>
    <w:rsid w:val="00754152"/>
    <w:rsid w:val="00754338"/>
    <w:rsid w:val="0075473B"/>
    <w:rsid w:val="007548FF"/>
    <w:rsid w:val="00754910"/>
    <w:rsid w:val="00754E4C"/>
    <w:rsid w:val="00754EA1"/>
    <w:rsid w:val="007552DD"/>
    <w:rsid w:val="007554B6"/>
    <w:rsid w:val="007554E3"/>
    <w:rsid w:val="007555EE"/>
    <w:rsid w:val="007557A3"/>
    <w:rsid w:val="00755B31"/>
    <w:rsid w:val="00755C45"/>
    <w:rsid w:val="00755D4F"/>
    <w:rsid w:val="0075607E"/>
    <w:rsid w:val="007561A8"/>
    <w:rsid w:val="0075624F"/>
    <w:rsid w:val="00756B73"/>
    <w:rsid w:val="00757030"/>
    <w:rsid w:val="00757370"/>
    <w:rsid w:val="00757883"/>
    <w:rsid w:val="00757960"/>
    <w:rsid w:val="00757B4E"/>
    <w:rsid w:val="00757DAB"/>
    <w:rsid w:val="00757FF3"/>
    <w:rsid w:val="0076015D"/>
    <w:rsid w:val="007604C6"/>
    <w:rsid w:val="00760611"/>
    <w:rsid w:val="0076070B"/>
    <w:rsid w:val="00760BAC"/>
    <w:rsid w:val="00760EFC"/>
    <w:rsid w:val="00761180"/>
    <w:rsid w:val="007613AA"/>
    <w:rsid w:val="007615A7"/>
    <w:rsid w:val="007616E9"/>
    <w:rsid w:val="00761819"/>
    <w:rsid w:val="007618AA"/>
    <w:rsid w:val="00762243"/>
    <w:rsid w:val="007624BC"/>
    <w:rsid w:val="007625C0"/>
    <w:rsid w:val="00762DA4"/>
    <w:rsid w:val="00762E02"/>
    <w:rsid w:val="00762FE7"/>
    <w:rsid w:val="00763057"/>
    <w:rsid w:val="00763247"/>
    <w:rsid w:val="00763350"/>
    <w:rsid w:val="007639E3"/>
    <w:rsid w:val="00763FB2"/>
    <w:rsid w:val="00764110"/>
    <w:rsid w:val="007646D7"/>
    <w:rsid w:val="00764733"/>
    <w:rsid w:val="00764829"/>
    <w:rsid w:val="00764844"/>
    <w:rsid w:val="0076488F"/>
    <w:rsid w:val="007648D9"/>
    <w:rsid w:val="00764912"/>
    <w:rsid w:val="00764C5E"/>
    <w:rsid w:val="00765537"/>
    <w:rsid w:val="00765648"/>
    <w:rsid w:val="007657E4"/>
    <w:rsid w:val="00765AD1"/>
    <w:rsid w:val="0076602A"/>
    <w:rsid w:val="007661E1"/>
    <w:rsid w:val="00766796"/>
    <w:rsid w:val="00766D16"/>
    <w:rsid w:val="007672BC"/>
    <w:rsid w:val="007672CB"/>
    <w:rsid w:val="007674DC"/>
    <w:rsid w:val="00767647"/>
    <w:rsid w:val="0076768D"/>
    <w:rsid w:val="007677A2"/>
    <w:rsid w:val="00767EBC"/>
    <w:rsid w:val="00770034"/>
    <w:rsid w:val="00770182"/>
    <w:rsid w:val="00770821"/>
    <w:rsid w:val="00770912"/>
    <w:rsid w:val="00770BF4"/>
    <w:rsid w:val="00770D1D"/>
    <w:rsid w:val="007714AD"/>
    <w:rsid w:val="0077168C"/>
    <w:rsid w:val="00771F00"/>
    <w:rsid w:val="00772B4B"/>
    <w:rsid w:val="00772F17"/>
    <w:rsid w:val="0077331A"/>
    <w:rsid w:val="00773405"/>
    <w:rsid w:val="007736DC"/>
    <w:rsid w:val="0077372E"/>
    <w:rsid w:val="007740FF"/>
    <w:rsid w:val="00774295"/>
    <w:rsid w:val="00774929"/>
    <w:rsid w:val="00774A7B"/>
    <w:rsid w:val="00774F18"/>
    <w:rsid w:val="007752D0"/>
    <w:rsid w:val="0077543D"/>
    <w:rsid w:val="00775540"/>
    <w:rsid w:val="00775841"/>
    <w:rsid w:val="00775FB6"/>
    <w:rsid w:val="00776664"/>
    <w:rsid w:val="00776987"/>
    <w:rsid w:val="007769F5"/>
    <w:rsid w:val="00776AA2"/>
    <w:rsid w:val="00776D12"/>
    <w:rsid w:val="00776E25"/>
    <w:rsid w:val="00776E81"/>
    <w:rsid w:val="00776EA7"/>
    <w:rsid w:val="007770A4"/>
    <w:rsid w:val="00777CA4"/>
    <w:rsid w:val="00777CB4"/>
    <w:rsid w:val="00777D2F"/>
    <w:rsid w:val="00780954"/>
    <w:rsid w:val="00781905"/>
    <w:rsid w:val="00781B52"/>
    <w:rsid w:val="00781BCA"/>
    <w:rsid w:val="007823DF"/>
    <w:rsid w:val="00782994"/>
    <w:rsid w:val="00782E0B"/>
    <w:rsid w:val="00783058"/>
    <w:rsid w:val="0078352B"/>
    <w:rsid w:val="0078388A"/>
    <w:rsid w:val="007838A8"/>
    <w:rsid w:val="00783B08"/>
    <w:rsid w:val="00783EAD"/>
    <w:rsid w:val="00783EDC"/>
    <w:rsid w:val="0078415B"/>
    <w:rsid w:val="0078428D"/>
    <w:rsid w:val="00784749"/>
    <w:rsid w:val="007848AA"/>
    <w:rsid w:val="007850B8"/>
    <w:rsid w:val="007850D9"/>
    <w:rsid w:val="0078563B"/>
    <w:rsid w:val="00785B74"/>
    <w:rsid w:val="0078664D"/>
    <w:rsid w:val="00786935"/>
    <w:rsid w:val="00786BA5"/>
    <w:rsid w:val="007872DA"/>
    <w:rsid w:val="0078794C"/>
    <w:rsid w:val="00787DF6"/>
    <w:rsid w:val="00790149"/>
    <w:rsid w:val="00790889"/>
    <w:rsid w:val="007909A5"/>
    <w:rsid w:val="00790B89"/>
    <w:rsid w:val="00790C01"/>
    <w:rsid w:val="00791206"/>
    <w:rsid w:val="007913D2"/>
    <w:rsid w:val="00791558"/>
    <w:rsid w:val="007915E4"/>
    <w:rsid w:val="00791F32"/>
    <w:rsid w:val="00792885"/>
    <w:rsid w:val="007928AA"/>
    <w:rsid w:val="00792CC7"/>
    <w:rsid w:val="00792FE5"/>
    <w:rsid w:val="007930F4"/>
    <w:rsid w:val="007931DE"/>
    <w:rsid w:val="00793249"/>
    <w:rsid w:val="00793754"/>
    <w:rsid w:val="00793D47"/>
    <w:rsid w:val="00793DBD"/>
    <w:rsid w:val="00794297"/>
    <w:rsid w:val="00794701"/>
    <w:rsid w:val="00794885"/>
    <w:rsid w:val="007955C3"/>
    <w:rsid w:val="007958F0"/>
    <w:rsid w:val="007959C0"/>
    <w:rsid w:val="007959E1"/>
    <w:rsid w:val="00795C98"/>
    <w:rsid w:val="00795CE9"/>
    <w:rsid w:val="0079626C"/>
    <w:rsid w:val="00796CD4"/>
    <w:rsid w:val="0079743A"/>
    <w:rsid w:val="007974AC"/>
    <w:rsid w:val="00797699"/>
    <w:rsid w:val="0079775C"/>
    <w:rsid w:val="00797A4A"/>
    <w:rsid w:val="007A05C0"/>
    <w:rsid w:val="007A05C8"/>
    <w:rsid w:val="007A0A5C"/>
    <w:rsid w:val="007A0ECB"/>
    <w:rsid w:val="007A1403"/>
    <w:rsid w:val="007A1760"/>
    <w:rsid w:val="007A1997"/>
    <w:rsid w:val="007A1C36"/>
    <w:rsid w:val="007A1DEA"/>
    <w:rsid w:val="007A2653"/>
    <w:rsid w:val="007A272F"/>
    <w:rsid w:val="007A2798"/>
    <w:rsid w:val="007A2A1E"/>
    <w:rsid w:val="007A2D79"/>
    <w:rsid w:val="007A2FA9"/>
    <w:rsid w:val="007A2FBB"/>
    <w:rsid w:val="007A2FC0"/>
    <w:rsid w:val="007A31DE"/>
    <w:rsid w:val="007A3221"/>
    <w:rsid w:val="007A372E"/>
    <w:rsid w:val="007A397D"/>
    <w:rsid w:val="007A3A1A"/>
    <w:rsid w:val="007A3C08"/>
    <w:rsid w:val="007A3CD8"/>
    <w:rsid w:val="007A3D61"/>
    <w:rsid w:val="007A41A2"/>
    <w:rsid w:val="007A43C9"/>
    <w:rsid w:val="007A468A"/>
    <w:rsid w:val="007A4E73"/>
    <w:rsid w:val="007A506F"/>
    <w:rsid w:val="007A52E3"/>
    <w:rsid w:val="007A5736"/>
    <w:rsid w:val="007A595F"/>
    <w:rsid w:val="007A5E54"/>
    <w:rsid w:val="007A5F14"/>
    <w:rsid w:val="007A64AD"/>
    <w:rsid w:val="007A655E"/>
    <w:rsid w:val="007A660E"/>
    <w:rsid w:val="007A690F"/>
    <w:rsid w:val="007A6C30"/>
    <w:rsid w:val="007A6DBD"/>
    <w:rsid w:val="007A727D"/>
    <w:rsid w:val="007A7E75"/>
    <w:rsid w:val="007B0670"/>
    <w:rsid w:val="007B07F4"/>
    <w:rsid w:val="007B0A25"/>
    <w:rsid w:val="007B0B2A"/>
    <w:rsid w:val="007B0CC8"/>
    <w:rsid w:val="007B0EBB"/>
    <w:rsid w:val="007B12B8"/>
    <w:rsid w:val="007B12BE"/>
    <w:rsid w:val="007B13FB"/>
    <w:rsid w:val="007B2031"/>
    <w:rsid w:val="007B208D"/>
    <w:rsid w:val="007B22DE"/>
    <w:rsid w:val="007B245D"/>
    <w:rsid w:val="007B2563"/>
    <w:rsid w:val="007B2788"/>
    <w:rsid w:val="007B2C37"/>
    <w:rsid w:val="007B2E41"/>
    <w:rsid w:val="007B2E54"/>
    <w:rsid w:val="007B33C0"/>
    <w:rsid w:val="007B3CAC"/>
    <w:rsid w:val="007B3D50"/>
    <w:rsid w:val="007B3DF9"/>
    <w:rsid w:val="007B3FDC"/>
    <w:rsid w:val="007B4191"/>
    <w:rsid w:val="007B4242"/>
    <w:rsid w:val="007B4311"/>
    <w:rsid w:val="007B45AA"/>
    <w:rsid w:val="007B4788"/>
    <w:rsid w:val="007B4B06"/>
    <w:rsid w:val="007B4C26"/>
    <w:rsid w:val="007B4DF1"/>
    <w:rsid w:val="007B528A"/>
    <w:rsid w:val="007B5A80"/>
    <w:rsid w:val="007B5CF8"/>
    <w:rsid w:val="007B5E00"/>
    <w:rsid w:val="007B5FD0"/>
    <w:rsid w:val="007B61E1"/>
    <w:rsid w:val="007B622B"/>
    <w:rsid w:val="007B65EE"/>
    <w:rsid w:val="007B67A8"/>
    <w:rsid w:val="007B6897"/>
    <w:rsid w:val="007B6B2D"/>
    <w:rsid w:val="007B6BFF"/>
    <w:rsid w:val="007B6E06"/>
    <w:rsid w:val="007B71C3"/>
    <w:rsid w:val="007B7517"/>
    <w:rsid w:val="007B7613"/>
    <w:rsid w:val="007B76DE"/>
    <w:rsid w:val="007B7AB4"/>
    <w:rsid w:val="007B7ADC"/>
    <w:rsid w:val="007B7C13"/>
    <w:rsid w:val="007B7DB3"/>
    <w:rsid w:val="007B7F15"/>
    <w:rsid w:val="007B7FE7"/>
    <w:rsid w:val="007C06EE"/>
    <w:rsid w:val="007C0A4F"/>
    <w:rsid w:val="007C0B37"/>
    <w:rsid w:val="007C0CAC"/>
    <w:rsid w:val="007C1621"/>
    <w:rsid w:val="007C1A7B"/>
    <w:rsid w:val="007C2F80"/>
    <w:rsid w:val="007C3459"/>
    <w:rsid w:val="007C3E81"/>
    <w:rsid w:val="007C3EDE"/>
    <w:rsid w:val="007C3EED"/>
    <w:rsid w:val="007C42D7"/>
    <w:rsid w:val="007C4BA7"/>
    <w:rsid w:val="007C4C52"/>
    <w:rsid w:val="007C4D1C"/>
    <w:rsid w:val="007C4E32"/>
    <w:rsid w:val="007C50C1"/>
    <w:rsid w:val="007C57AB"/>
    <w:rsid w:val="007C59C5"/>
    <w:rsid w:val="007C5A96"/>
    <w:rsid w:val="007C60EC"/>
    <w:rsid w:val="007C6367"/>
    <w:rsid w:val="007C682F"/>
    <w:rsid w:val="007C7710"/>
    <w:rsid w:val="007C7812"/>
    <w:rsid w:val="007C78D9"/>
    <w:rsid w:val="007C7B56"/>
    <w:rsid w:val="007D10FD"/>
    <w:rsid w:val="007D120D"/>
    <w:rsid w:val="007D15BC"/>
    <w:rsid w:val="007D15F6"/>
    <w:rsid w:val="007D1E61"/>
    <w:rsid w:val="007D1F77"/>
    <w:rsid w:val="007D2270"/>
    <w:rsid w:val="007D2453"/>
    <w:rsid w:val="007D24CA"/>
    <w:rsid w:val="007D279A"/>
    <w:rsid w:val="007D27F9"/>
    <w:rsid w:val="007D29BD"/>
    <w:rsid w:val="007D30A2"/>
    <w:rsid w:val="007D31EE"/>
    <w:rsid w:val="007D37CC"/>
    <w:rsid w:val="007D3EED"/>
    <w:rsid w:val="007D4327"/>
    <w:rsid w:val="007D43D3"/>
    <w:rsid w:val="007D469B"/>
    <w:rsid w:val="007D4C44"/>
    <w:rsid w:val="007D4DFB"/>
    <w:rsid w:val="007D50B9"/>
    <w:rsid w:val="007D5167"/>
    <w:rsid w:val="007D575F"/>
    <w:rsid w:val="007D58F2"/>
    <w:rsid w:val="007D5BE8"/>
    <w:rsid w:val="007D5D64"/>
    <w:rsid w:val="007D6908"/>
    <w:rsid w:val="007D6A46"/>
    <w:rsid w:val="007D6AF4"/>
    <w:rsid w:val="007D6AF8"/>
    <w:rsid w:val="007D6BB0"/>
    <w:rsid w:val="007D7C28"/>
    <w:rsid w:val="007D7F94"/>
    <w:rsid w:val="007E0275"/>
    <w:rsid w:val="007E0580"/>
    <w:rsid w:val="007E0815"/>
    <w:rsid w:val="007E0BE5"/>
    <w:rsid w:val="007E0E00"/>
    <w:rsid w:val="007E0F9C"/>
    <w:rsid w:val="007E15CE"/>
    <w:rsid w:val="007E18C0"/>
    <w:rsid w:val="007E1F06"/>
    <w:rsid w:val="007E277A"/>
    <w:rsid w:val="007E293C"/>
    <w:rsid w:val="007E2B87"/>
    <w:rsid w:val="007E2C13"/>
    <w:rsid w:val="007E2D09"/>
    <w:rsid w:val="007E2D21"/>
    <w:rsid w:val="007E2DFE"/>
    <w:rsid w:val="007E3077"/>
    <w:rsid w:val="007E3401"/>
    <w:rsid w:val="007E3AC3"/>
    <w:rsid w:val="007E4A2B"/>
    <w:rsid w:val="007E4D4A"/>
    <w:rsid w:val="007E4DE1"/>
    <w:rsid w:val="007E4E47"/>
    <w:rsid w:val="007E4FD5"/>
    <w:rsid w:val="007E52D3"/>
    <w:rsid w:val="007E530D"/>
    <w:rsid w:val="007E57E8"/>
    <w:rsid w:val="007E5A96"/>
    <w:rsid w:val="007E5CB7"/>
    <w:rsid w:val="007E5CDA"/>
    <w:rsid w:val="007E6A14"/>
    <w:rsid w:val="007E6A74"/>
    <w:rsid w:val="007E6AD1"/>
    <w:rsid w:val="007E6BDF"/>
    <w:rsid w:val="007E7345"/>
    <w:rsid w:val="007E779D"/>
    <w:rsid w:val="007E78AD"/>
    <w:rsid w:val="007E7A1B"/>
    <w:rsid w:val="007F00A7"/>
    <w:rsid w:val="007F0970"/>
    <w:rsid w:val="007F0AB1"/>
    <w:rsid w:val="007F0B35"/>
    <w:rsid w:val="007F0E0B"/>
    <w:rsid w:val="007F1003"/>
    <w:rsid w:val="007F110D"/>
    <w:rsid w:val="007F119B"/>
    <w:rsid w:val="007F141A"/>
    <w:rsid w:val="007F14EB"/>
    <w:rsid w:val="007F1E07"/>
    <w:rsid w:val="007F21C4"/>
    <w:rsid w:val="007F2649"/>
    <w:rsid w:val="007F27CB"/>
    <w:rsid w:val="007F27E3"/>
    <w:rsid w:val="007F297D"/>
    <w:rsid w:val="007F3843"/>
    <w:rsid w:val="007F3C1D"/>
    <w:rsid w:val="007F3C21"/>
    <w:rsid w:val="007F422B"/>
    <w:rsid w:val="007F4334"/>
    <w:rsid w:val="007F43F1"/>
    <w:rsid w:val="007F476F"/>
    <w:rsid w:val="007F490B"/>
    <w:rsid w:val="007F4E55"/>
    <w:rsid w:val="007F52C6"/>
    <w:rsid w:val="007F5981"/>
    <w:rsid w:val="007F5F44"/>
    <w:rsid w:val="007F6077"/>
    <w:rsid w:val="007F62AD"/>
    <w:rsid w:val="007F6647"/>
    <w:rsid w:val="007F698C"/>
    <w:rsid w:val="007F6A05"/>
    <w:rsid w:val="007F70F7"/>
    <w:rsid w:val="007F7297"/>
    <w:rsid w:val="007F72D2"/>
    <w:rsid w:val="007F7320"/>
    <w:rsid w:val="007F767A"/>
    <w:rsid w:val="007F77C3"/>
    <w:rsid w:val="007F7A9C"/>
    <w:rsid w:val="00800378"/>
    <w:rsid w:val="0080039A"/>
    <w:rsid w:val="008004AC"/>
    <w:rsid w:val="0080099B"/>
    <w:rsid w:val="008011C0"/>
    <w:rsid w:val="008013F3"/>
    <w:rsid w:val="00801402"/>
    <w:rsid w:val="0080148D"/>
    <w:rsid w:val="00801577"/>
    <w:rsid w:val="0080178B"/>
    <w:rsid w:val="00801AF3"/>
    <w:rsid w:val="00802908"/>
    <w:rsid w:val="00802FD1"/>
    <w:rsid w:val="0080391B"/>
    <w:rsid w:val="00803B03"/>
    <w:rsid w:val="00803B8C"/>
    <w:rsid w:val="008040E2"/>
    <w:rsid w:val="008041AC"/>
    <w:rsid w:val="00804804"/>
    <w:rsid w:val="00804B7A"/>
    <w:rsid w:val="00804D7A"/>
    <w:rsid w:val="00804E7C"/>
    <w:rsid w:val="008051B0"/>
    <w:rsid w:val="00805B18"/>
    <w:rsid w:val="0080652B"/>
    <w:rsid w:val="00806AFB"/>
    <w:rsid w:val="00806C63"/>
    <w:rsid w:val="00806D18"/>
    <w:rsid w:val="00806DD9"/>
    <w:rsid w:val="00806F32"/>
    <w:rsid w:val="00807BA3"/>
    <w:rsid w:val="00807E57"/>
    <w:rsid w:val="0081006D"/>
    <w:rsid w:val="0081025F"/>
    <w:rsid w:val="0081035D"/>
    <w:rsid w:val="00810553"/>
    <w:rsid w:val="00810E15"/>
    <w:rsid w:val="00811697"/>
    <w:rsid w:val="0081169E"/>
    <w:rsid w:val="00811791"/>
    <w:rsid w:val="008119C2"/>
    <w:rsid w:val="00811AA9"/>
    <w:rsid w:val="00812426"/>
    <w:rsid w:val="0081273D"/>
    <w:rsid w:val="00812D42"/>
    <w:rsid w:val="0081300D"/>
    <w:rsid w:val="0081345F"/>
    <w:rsid w:val="00813A90"/>
    <w:rsid w:val="00813D48"/>
    <w:rsid w:val="008140C1"/>
    <w:rsid w:val="00814189"/>
    <w:rsid w:val="008142D8"/>
    <w:rsid w:val="0081432C"/>
    <w:rsid w:val="0081436F"/>
    <w:rsid w:val="00814402"/>
    <w:rsid w:val="008144F0"/>
    <w:rsid w:val="0081468D"/>
    <w:rsid w:val="008147C7"/>
    <w:rsid w:val="00814936"/>
    <w:rsid w:val="00814AC4"/>
    <w:rsid w:val="00814CF2"/>
    <w:rsid w:val="0081540C"/>
    <w:rsid w:val="008159B4"/>
    <w:rsid w:val="00816AC6"/>
    <w:rsid w:val="008171DE"/>
    <w:rsid w:val="008175B1"/>
    <w:rsid w:val="008177FA"/>
    <w:rsid w:val="00817831"/>
    <w:rsid w:val="00817900"/>
    <w:rsid w:val="00817A9E"/>
    <w:rsid w:val="00820B94"/>
    <w:rsid w:val="00820F62"/>
    <w:rsid w:val="0082119B"/>
    <w:rsid w:val="008216F4"/>
    <w:rsid w:val="00821E47"/>
    <w:rsid w:val="00822A32"/>
    <w:rsid w:val="00822B57"/>
    <w:rsid w:val="00822BCD"/>
    <w:rsid w:val="00822BEA"/>
    <w:rsid w:val="00822C1E"/>
    <w:rsid w:val="00822E2E"/>
    <w:rsid w:val="00822F47"/>
    <w:rsid w:val="00823410"/>
    <w:rsid w:val="00823ECA"/>
    <w:rsid w:val="00824039"/>
    <w:rsid w:val="00824877"/>
    <w:rsid w:val="00824BF2"/>
    <w:rsid w:val="00825103"/>
    <w:rsid w:val="0082540A"/>
    <w:rsid w:val="008255FC"/>
    <w:rsid w:val="00825653"/>
    <w:rsid w:val="00825B13"/>
    <w:rsid w:val="00825F11"/>
    <w:rsid w:val="00826241"/>
    <w:rsid w:val="00826391"/>
    <w:rsid w:val="00826742"/>
    <w:rsid w:val="00826DFB"/>
    <w:rsid w:val="00827502"/>
    <w:rsid w:val="008279F8"/>
    <w:rsid w:val="00827A53"/>
    <w:rsid w:val="00827C11"/>
    <w:rsid w:val="00827C4C"/>
    <w:rsid w:val="00827E46"/>
    <w:rsid w:val="00827ED6"/>
    <w:rsid w:val="00827F31"/>
    <w:rsid w:val="008300A9"/>
    <w:rsid w:val="008301CA"/>
    <w:rsid w:val="0083068E"/>
    <w:rsid w:val="00830AD7"/>
    <w:rsid w:val="00830C12"/>
    <w:rsid w:val="00830F5A"/>
    <w:rsid w:val="00831825"/>
    <w:rsid w:val="0083184E"/>
    <w:rsid w:val="00831942"/>
    <w:rsid w:val="00831B3B"/>
    <w:rsid w:val="00831CF9"/>
    <w:rsid w:val="00832280"/>
    <w:rsid w:val="00832834"/>
    <w:rsid w:val="008328E2"/>
    <w:rsid w:val="00832B5E"/>
    <w:rsid w:val="00832BAA"/>
    <w:rsid w:val="00832BF0"/>
    <w:rsid w:val="00833417"/>
    <w:rsid w:val="00833418"/>
    <w:rsid w:val="008334E6"/>
    <w:rsid w:val="008335CC"/>
    <w:rsid w:val="00833BF6"/>
    <w:rsid w:val="0083406A"/>
    <w:rsid w:val="008343CA"/>
    <w:rsid w:val="0083456C"/>
    <w:rsid w:val="0083499C"/>
    <w:rsid w:val="00834AFD"/>
    <w:rsid w:val="0083504E"/>
    <w:rsid w:val="00835060"/>
    <w:rsid w:val="008350F4"/>
    <w:rsid w:val="008356A3"/>
    <w:rsid w:val="00835837"/>
    <w:rsid w:val="00835C11"/>
    <w:rsid w:val="00835C30"/>
    <w:rsid w:val="008363F6"/>
    <w:rsid w:val="00836DBF"/>
    <w:rsid w:val="00836F89"/>
    <w:rsid w:val="00837069"/>
    <w:rsid w:val="00837125"/>
    <w:rsid w:val="008376B0"/>
    <w:rsid w:val="00837718"/>
    <w:rsid w:val="00837A5A"/>
    <w:rsid w:val="00840264"/>
    <w:rsid w:val="00840485"/>
    <w:rsid w:val="0084077E"/>
    <w:rsid w:val="00840923"/>
    <w:rsid w:val="00840A79"/>
    <w:rsid w:val="00840C53"/>
    <w:rsid w:val="00840D33"/>
    <w:rsid w:val="00840F9F"/>
    <w:rsid w:val="00841297"/>
    <w:rsid w:val="008412E6"/>
    <w:rsid w:val="008416E8"/>
    <w:rsid w:val="008417F4"/>
    <w:rsid w:val="00841A68"/>
    <w:rsid w:val="00841B42"/>
    <w:rsid w:val="00841FDE"/>
    <w:rsid w:val="008421DB"/>
    <w:rsid w:val="008421EC"/>
    <w:rsid w:val="008427B0"/>
    <w:rsid w:val="008429EB"/>
    <w:rsid w:val="00842BFF"/>
    <w:rsid w:val="00842FEA"/>
    <w:rsid w:val="008433A4"/>
    <w:rsid w:val="00843B92"/>
    <w:rsid w:val="00843F3F"/>
    <w:rsid w:val="00844248"/>
    <w:rsid w:val="0084493D"/>
    <w:rsid w:val="00844A58"/>
    <w:rsid w:val="00844B0D"/>
    <w:rsid w:val="008452DC"/>
    <w:rsid w:val="00845AE5"/>
    <w:rsid w:val="00845B5B"/>
    <w:rsid w:val="00845E78"/>
    <w:rsid w:val="00846049"/>
    <w:rsid w:val="0084642D"/>
    <w:rsid w:val="0084691F"/>
    <w:rsid w:val="00846E26"/>
    <w:rsid w:val="00846E65"/>
    <w:rsid w:val="00846FDD"/>
    <w:rsid w:val="0084702D"/>
    <w:rsid w:val="008470CE"/>
    <w:rsid w:val="00847414"/>
    <w:rsid w:val="00847773"/>
    <w:rsid w:val="008477A5"/>
    <w:rsid w:val="00847B5A"/>
    <w:rsid w:val="008502C1"/>
    <w:rsid w:val="008504C8"/>
    <w:rsid w:val="0085074F"/>
    <w:rsid w:val="0085095D"/>
    <w:rsid w:val="00850A8D"/>
    <w:rsid w:val="00850C3A"/>
    <w:rsid w:val="00850E6E"/>
    <w:rsid w:val="00851169"/>
    <w:rsid w:val="008515A7"/>
    <w:rsid w:val="00852023"/>
    <w:rsid w:val="008523C7"/>
    <w:rsid w:val="00852637"/>
    <w:rsid w:val="008528B2"/>
    <w:rsid w:val="00852BBF"/>
    <w:rsid w:val="00852C93"/>
    <w:rsid w:val="00852FCA"/>
    <w:rsid w:val="0085346D"/>
    <w:rsid w:val="008534F3"/>
    <w:rsid w:val="00853A56"/>
    <w:rsid w:val="00853C97"/>
    <w:rsid w:val="00853D11"/>
    <w:rsid w:val="00854856"/>
    <w:rsid w:val="00854B16"/>
    <w:rsid w:val="00854BA1"/>
    <w:rsid w:val="008550CD"/>
    <w:rsid w:val="008556B7"/>
    <w:rsid w:val="00855C94"/>
    <w:rsid w:val="00855D6A"/>
    <w:rsid w:val="00855F7A"/>
    <w:rsid w:val="00855F8E"/>
    <w:rsid w:val="0085613E"/>
    <w:rsid w:val="00856219"/>
    <w:rsid w:val="008564A7"/>
    <w:rsid w:val="008566B4"/>
    <w:rsid w:val="008567B8"/>
    <w:rsid w:val="00856BF1"/>
    <w:rsid w:val="00856E14"/>
    <w:rsid w:val="00856F63"/>
    <w:rsid w:val="00857005"/>
    <w:rsid w:val="0085709D"/>
    <w:rsid w:val="00857561"/>
    <w:rsid w:val="008578C7"/>
    <w:rsid w:val="00860112"/>
    <w:rsid w:val="00860190"/>
    <w:rsid w:val="0086096D"/>
    <w:rsid w:val="00860B75"/>
    <w:rsid w:val="00860C13"/>
    <w:rsid w:val="00860D59"/>
    <w:rsid w:val="00861265"/>
    <w:rsid w:val="0086164F"/>
    <w:rsid w:val="00861B12"/>
    <w:rsid w:val="00861CA7"/>
    <w:rsid w:val="00861CAD"/>
    <w:rsid w:val="00861DE5"/>
    <w:rsid w:val="00861E4E"/>
    <w:rsid w:val="00861E64"/>
    <w:rsid w:val="00861EDA"/>
    <w:rsid w:val="00862032"/>
    <w:rsid w:val="00862365"/>
    <w:rsid w:val="0086287A"/>
    <w:rsid w:val="00862B6A"/>
    <w:rsid w:val="00862CF0"/>
    <w:rsid w:val="0086364D"/>
    <w:rsid w:val="008636C2"/>
    <w:rsid w:val="0086387F"/>
    <w:rsid w:val="008646E8"/>
    <w:rsid w:val="00864A8D"/>
    <w:rsid w:val="00864BA0"/>
    <w:rsid w:val="008650F6"/>
    <w:rsid w:val="0086587C"/>
    <w:rsid w:val="008661D1"/>
    <w:rsid w:val="008664EB"/>
    <w:rsid w:val="008665BB"/>
    <w:rsid w:val="00867206"/>
    <w:rsid w:val="008672F4"/>
    <w:rsid w:val="00867A6B"/>
    <w:rsid w:val="00867B3A"/>
    <w:rsid w:val="008700F2"/>
    <w:rsid w:val="00870316"/>
    <w:rsid w:val="00870640"/>
    <w:rsid w:val="00870890"/>
    <w:rsid w:val="00870D75"/>
    <w:rsid w:val="00871392"/>
    <w:rsid w:val="00871947"/>
    <w:rsid w:val="00871C50"/>
    <w:rsid w:val="00871CF6"/>
    <w:rsid w:val="008720EE"/>
    <w:rsid w:val="00872634"/>
    <w:rsid w:val="00872877"/>
    <w:rsid w:val="00872A3E"/>
    <w:rsid w:val="008731A6"/>
    <w:rsid w:val="008734BD"/>
    <w:rsid w:val="00873630"/>
    <w:rsid w:val="008738B0"/>
    <w:rsid w:val="0087414B"/>
    <w:rsid w:val="0087445B"/>
    <w:rsid w:val="008745EF"/>
    <w:rsid w:val="00874A9F"/>
    <w:rsid w:val="00874B92"/>
    <w:rsid w:val="00874FA7"/>
    <w:rsid w:val="00875811"/>
    <w:rsid w:val="008759C7"/>
    <w:rsid w:val="00875E5A"/>
    <w:rsid w:val="00875FCD"/>
    <w:rsid w:val="008763BF"/>
    <w:rsid w:val="00876ACB"/>
    <w:rsid w:val="00876F55"/>
    <w:rsid w:val="00877133"/>
    <w:rsid w:val="00877207"/>
    <w:rsid w:val="0087742C"/>
    <w:rsid w:val="00877434"/>
    <w:rsid w:val="0087751A"/>
    <w:rsid w:val="00877805"/>
    <w:rsid w:val="008779F5"/>
    <w:rsid w:val="00877F4A"/>
    <w:rsid w:val="008802BA"/>
    <w:rsid w:val="0088044D"/>
    <w:rsid w:val="008805B3"/>
    <w:rsid w:val="00880C74"/>
    <w:rsid w:val="00880F57"/>
    <w:rsid w:val="00880FD8"/>
    <w:rsid w:val="008815B5"/>
    <w:rsid w:val="008817B2"/>
    <w:rsid w:val="00881A35"/>
    <w:rsid w:val="00881B9B"/>
    <w:rsid w:val="00881E22"/>
    <w:rsid w:val="00881F21"/>
    <w:rsid w:val="00881F30"/>
    <w:rsid w:val="00881FF5"/>
    <w:rsid w:val="0088210C"/>
    <w:rsid w:val="00882373"/>
    <w:rsid w:val="008828E4"/>
    <w:rsid w:val="0088298C"/>
    <w:rsid w:val="00882DB3"/>
    <w:rsid w:val="00882ED8"/>
    <w:rsid w:val="00882F64"/>
    <w:rsid w:val="008836C3"/>
    <w:rsid w:val="008838EA"/>
    <w:rsid w:val="00884B6F"/>
    <w:rsid w:val="0088510F"/>
    <w:rsid w:val="00885948"/>
    <w:rsid w:val="008859D1"/>
    <w:rsid w:val="00885FF2"/>
    <w:rsid w:val="0088637A"/>
    <w:rsid w:val="008867DF"/>
    <w:rsid w:val="008869A4"/>
    <w:rsid w:val="00886D20"/>
    <w:rsid w:val="00886F36"/>
    <w:rsid w:val="008875F8"/>
    <w:rsid w:val="00887639"/>
    <w:rsid w:val="008876B2"/>
    <w:rsid w:val="00887962"/>
    <w:rsid w:val="00887A56"/>
    <w:rsid w:val="0089036D"/>
    <w:rsid w:val="0089046E"/>
    <w:rsid w:val="008909FF"/>
    <w:rsid w:val="00890BFC"/>
    <w:rsid w:val="00890F53"/>
    <w:rsid w:val="008910D2"/>
    <w:rsid w:val="0089143B"/>
    <w:rsid w:val="008914F4"/>
    <w:rsid w:val="00891808"/>
    <w:rsid w:val="00891AD9"/>
    <w:rsid w:val="00891F3C"/>
    <w:rsid w:val="0089217F"/>
    <w:rsid w:val="008925A7"/>
    <w:rsid w:val="0089270A"/>
    <w:rsid w:val="00892B4D"/>
    <w:rsid w:val="00893110"/>
    <w:rsid w:val="00893168"/>
    <w:rsid w:val="00893438"/>
    <w:rsid w:val="008937D1"/>
    <w:rsid w:val="00893A14"/>
    <w:rsid w:val="00893A29"/>
    <w:rsid w:val="00894113"/>
    <w:rsid w:val="0089448F"/>
    <w:rsid w:val="00894B1B"/>
    <w:rsid w:val="008950AF"/>
    <w:rsid w:val="008958CC"/>
    <w:rsid w:val="0089622E"/>
    <w:rsid w:val="00896325"/>
    <w:rsid w:val="00896381"/>
    <w:rsid w:val="00896718"/>
    <w:rsid w:val="00896A72"/>
    <w:rsid w:val="0089735F"/>
    <w:rsid w:val="008973E5"/>
    <w:rsid w:val="0089752D"/>
    <w:rsid w:val="008A017F"/>
    <w:rsid w:val="008A025D"/>
    <w:rsid w:val="008A02E3"/>
    <w:rsid w:val="008A04A3"/>
    <w:rsid w:val="008A091F"/>
    <w:rsid w:val="008A0A64"/>
    <w:rsid w:val="008A0BFA"/>
    <w:rsid w:val="008A11F6"/>
    <w:rsid w:val="008A120A"/>
    <w:rsid w:val="008A1294"/>
    <w:rsid w:val="008A1301"/>
    <w:rsid w:val="008A1625"/>
    <w:rsid w:val="008A16CA"/>
    <w:rsid w:val="008A1E24"/>
    <w:rsid w:val="008A1ED0"/>
    <w:rsid w:val="008A1FF3"/>
    <w:rsid w:val="008A2093"/>
    <w:rsid w:val="008A20CA"/>
    <w:rsid w:val="008A2309"/>
    <w:rsid w:val="008A28DB"/>
    <w:rsid w:val="008A2A65"/>
    <w:rsid w:val="008A2A79"/>
    <w:rsid w:val="008A2B84"/>
    <w:rsid w:val="008A2EC1"/>
    <w:rsid w:val="008A3AC2"/>
    <w:rsid w:val="008A3C7C"/>
    <w:rsid w:val="008A41AC"/>
    <w:rsid w:val="008A41E3"/>
    <w:rsid w:val="008A457B"/>
    <w:rsid w:val="008A489D"/>
    <w:rsid w:val="008A4915"/>
    <w:rsid w:val="008A49CC"/>
    <w:rsid w:val="008A4BED"/>
    <w:rsid w:val="008A4DF6"/>
    <w:rsid w:val="008A507F"/>
    <w:rsid w:val="008A52A5"/>
    <w:rsid w:val="008A5F04"/>
    <w:rsid w:val="008A627D"/>
    <w:rsid w:val="008A64A1"/>
    <w:rsid w:val="008A695C"/>
    <w:rsid w:val="008A6E53"/>
    <w:rsid w:val="008A7064"/>
    <w:rsid w:val="008A72B7"/>
    <w:rsid w:val="008A72F3"/>
    <w:rsid w:val="008A7363"/>
    <w:rsid w:val="008A797D"/>
    <w:rsid w:val="008A7B1E"/>
    <w:rsid w:val="008A7E8D"/>
    <w:rsid w:val="008A7F85"/>
    <w:rsid w:val="008B0357"/>
    <w:rsid w:val="008B0465"/>
    <w:rsid w:val="008B04A3"/>
    <w:rsid w:val="008B0871"/>
    <w:rsid w:val="008B0CCF"/>
    <w:rsid w:val="008B0DA9"/>
    <w:rsid w:val="008B0F53"/>
    <w:rsid w:val="008B1349"/>
    <w:rsid w:val="008B13E7"/>
    <w:rsid w:val="008B1B87"/>
    <w:rsid w:val="008B1D97"/>
    <w:rsid w:val="008B23FA"/>
    <w:rsid w:val="008B264D"/>
    <w:rsid w:val="008B2A3E"/>
    <w:rsid w:val="008B2B1E"/>
    <w:rsid w:val="008B3565"/>
    <w:rsid w:val="008B362A"/>
    <w:rsid w:val="008B37C6"/>
    <w:rsid w:val="008B3B90"/>
    <w:rsid w:val="008B3E7A"/>
    <w:rsid w:val="008B43FC"/>
    <w:rsid w:val="008B45E4"/>
    <w:rsid w:val="008B4DB5"/>
    <w:rsid w:val="008B4F76"/>
    <w:rsid w:val="008B504C"/>
    <w:rsid w:val="008B5140"/>
    <w:rsid w:val="008B5582"/>
    <w:rsid w:val="008B5EE4"/>
    <w:rsid w:val="008B6630"/>
    <w:rsid w:val="008B6DDF"/>
    <w:rsid w:val="008B6EF8"/>
    <w:rsid w:val="008B6EF9"/>
    <w:rsid w:val="008B7317"/>
    <w:rsid w:val="008B73B1"/>
    <w:rsid w:val="008B7480"/>
    <w:rsid w:val="008B769E"/>
    <w:rsid w:val="008B7D25"/>
    <w:rsid w:val="008C083E"/>
    <w:rsid w:val="008C0F86"/>
    <w:rsid w:val="008C1491"/>
    <w:rsid w:val="008C176D"/>
    <w:rsid w:val="008C17BD"/>
    <w:rsid w:val="008C1E6D"/>
    <w:rsid w:val="008C224D"/>
    <w:rsid w:val="008C25A6"/>
    <w:rsid w:val="008C2875"/>
    <w:rsid w:val="008C2D62"/>
    <w:rsid w:val="008C2EA4"/>
    <w:rsid w:val="008C315A"/>
    <w:rsid w:val="008C3398"/>
    <w:rsid w:val="008C33FE"/>
    <w:rsid w:val="008C354B"/>
    <w:rsid w:val="008C3558"/>
    <w:rsid w:val="008C379C"/>
    <w:rsid w:val="008C3A70"/>
    <w:rsid w:val="008C3CC3"/>
    <w:rsid w:val="008C3DBD"/>
    <w:rsid w:val="008C3DF2"/>
    <w:rsid w:val="008C40B7"/>
    <w:rsid w:val="008C472D"/>
    <w:rsid w:val="008C4776"/>
    <w:rsid w:val="008C49E8"/>
    <w:rsid w:val="008C4DD5"/>
    <w:rsid w:val="008C539D"/>
    <w:rsid w:val="008C5488"/>
    <w:rsid w:val="008C5945"/>
    <w:rsid w:val="008C6140"/>
    <w:rsid w:val="008C61DC"/>
    <w:rsid w:val="008C656F"/>
    <w:rsid w:val="008C6D38"/>
    <w:rsid w:val="008C6E19"/>
    <w:rsid w:val="008C7229"/>
    <w:rsid w:val="008C78CE"/>
    <w:rsid w:val="008C7E66"/>
    <w:rsid w:val="008C7F48"/>
    <w:rsid w:val="008D0203"/>
    <w:rsid w:val="008D0262"/>
    <w:rsid w:val="008D0273"/>
    <w:rsid w:val="008D02B0"/>
    <w:rsid w:val="008D0487"/>
    <w:rsid w:val="008D10F5"/>
    <w:rsid w:val="008D121B"/>
    <w:rsid w:val="008D1805"/>
    <w:rsid w:val="008D1895"/>
    <w:rsid w:val="008D1B7F"/>
    <w:rsid w:val="008D1D19"/>
    <w:rsid w:val="008D1D6D"/>
    <w:rsid w:val="008D215A"/>
    <w:rsid w:val="008D2164"/>
    <w:rsid w:val="008D2428"/>
    <w:rsid w:val="008D252B"/>
    <w:rsid w:val="008D2A04"/>
    <w:rsid w:val="008D2B07"/>
    <w:rsid w:val="008D2BB6"/>
    <w:rsid w:val="008D2EA5"/>
    <w:rsid w:val="008D33A9"/>
    <w:rsid w:val="008D33B1"/>
    <w:rsid w:val="008D35E1"/>
    <w:rsid w:val="008D3D7F"/>
    <w:rsid w:val="008D3E15"/>
    <w:rsid w:val="008D3F49"/>
    <w:rsid w:val="008D3FFC"/>
    <w:rsid w:val="008D4537"/>
    <w:rsid w:val="008D4542"/>
    <w:rsid w:val="008D4631"/>
    <w:rsid w:val="008D4632"/>
    <w:rsid w:val="008D465B"/>
    <w:rsid w:val="008D46DA"/>
    <w:rsid w:val="008D4BFD"/>
    <w:rsid w:val="008D4E0E"/>
    <w:rsid w:val="008D5206"/>
    <w:rsid w:val="008D5370"/>
    <w:rsid w:val="008D5782"/>
    <w:rsid w:val="008D59A7"/>
    <w:rsid w:val="008D5A4B"/>
    <w:rsid w:val="008D66EC"/>
    <w:rsid w:val="008D69D0"/>
    <w:rsid w:val="008D6B51"/>
    <w:rsid w:val="008D6EFC"/>
    <w:rsid w:val="008D6FBD"/>
    <w:rsid w:val="008D700E"/>
    <w:rsid w:val="008D74EF"/>
    <w:rsid w:val="008D7556"/>
    <w:rsid w:val="008D76BF"/>
    <w:rsid w:val="008D7B78"/>
    <w:rsid w:val="008D7B8B"/>
    <w:rsid w:val="008D7DD4"/>
    <w:rsid w:val="008D7E73"/>
    <w:rsid w:val="008D7E7F"/>
    <w:rsid w:val="008E015C"/>
    <w:rsid w:val="008E0475"/>
    <w:rsid w:val="008E0B7B"/>
    <w:rsid w:val="008E136F"/>
    <w:rsid w:val="008E15C1"/>
    <w:rsid w:val="008E1A54"/>
    <w:rsid w:val="008E1BB3"/>
    <w:rsid w:val="008E1C5F"/>
    <w:rsid w:val="008E1EA8"/>
    <w:rsid w:val="008E2BF1"/>
    <w:rsid w:val="008E2CE7"/>
    <w:rsid w:val="008E2D46"/>
    <w:rsid w:val="008E2F9B"/>
    <w:rsid w:val="008E2FD7"/>
    <w:rsid w:val="008E303F"/>
    <w:rsid w:val="008E370D"/>
    <w:rsid w:val="008E3E18"/>
    <w:rsid w:val="008E415D"/>
    <w:rsid w:val="008E4A7B"/>
    <w:rsid w:val="008E5051"/>
    <w:rsid w:val="008E5617"/>
    <w:rsid w:val="008E5943"/>
    <w:rsid w:val="008E5EAA"/>
    <w:rsid w:val="008E6306"/>
    <w:rsid w:val="008E65FD"/>
    <w:rsid w:val="008E67C3"/>
    <w:rsid w:val="008E691D"/>
    <w:rsid w:val="008E6DB2"/>
    <w:rsid w:val="008E738A"/>
    <w:rsid w:val="008E7D59"/>
    <w:rsid w:val="008F009E"/>
    <w:rsid w:val="008F0571"/>
    <w:rsid w:val="008F06CB"/>
    <w:rsid w:val="008F0AA6"/>
    <w:rsid w:val="008F0F73"/>
    <w:rsid w:val="008F0FB7"/>
    <w:rsid w:val="008F1184"/>
    <w:rsid w:val="008F1916"/>
    <w:rsid w:val="008F1EDC"/>
    <w:rsid w:val="008F1F93"/>
    <w:rsid w:val="008F2224"/>
    <w:rsid w:val="008F2454"/>
    <w:rsid w:val="008F26E5"/>
    <w:rsid w:val="008F27D2"/>
    <w:rsid w:val="008F27FC"/>
    <w:rsid w:val="008F2BC2"/>
    <w:rsid w:val="008F2CEC"/>
    <w:rsid w:val="008F336A"/>
    <w:rsid w:val="008F408A"/>
    <w:rsid w:val="008F40CC"/>
    <w:rsid w:val="008F416D"/>
    <w:rsid w:val="008F44AB"/>
    <w:rsid w:val="008F4709"/>
    <w:rsid w:val="008F47B4"/>
    <w:rsid w:val="008F4DEF"/>
    <w:rsid w:val="008F564F"/>
    <w:rsid w:val="008F5AEF"/>
    <w:rsid w:val="008F5CCF"/>
    <w:rsid w:val="008F5D32"/>
    <w:rsid w:val="008F5E88"/>
    <w:rsid w:val="008F5ED5"/>
    <w:rsid w:val="008F62F0"/>
    <w:rsid w:val="008F63D9"/>
    <w:rsid w:val="008F675A"/>
    <w:rsid w:val="008F6A00"/>
    <w:rsid w:val="008F6C89"/>
    <w:rsid w:val="008F7173"/>
    <w:rsid w:val="008F723C"/>
    <w:rsid w:val="008F72EA"/>
    <w:rsid w:val="008F7709"/>
    <w:rsid w:val="008F7E89"/>
    <w:rsid w:val="008F7F54"/>
    <w:rsid w:val="0090009F"/>
    <w:rsid w:val="00900BBD"/>
    <w:rsid w:val="00900DF1"/>
    <w:rsid w:val="009010E7"/>
    <w:rsid w:val="0090133C"/>
    <w:rsid w:val="00901466"/>
    <w:rsid w:val="009015FB"/>
    <w:rsid w:val="00901B44"/>
    <w:rsid w:val="00901CCE"/>
    <w:rsid w:val="009023F5"/>
    <w:rsid w:val="009028C2"/>
    <w:rsid w:val="00902B39"/>
    <w:rsid w:val="00902C00"/>
    <w:rsid w:val="00902D1D"/>
    <w:rsid w:val="0090358B"/>
    <w:rsid w:val="009036C3"/>
    <w:rsid w:val="00903D15"/>
    <w:rsid w:val="00903E07"/>
    <w:rsid w:val="00904F50"/>
    <w:rsid w:val="00905425"/>
    <w:rsid w:val="009054F2"/>
    <w:rsid w:val="009057E6"/>
    <w:rsid w:val="00905FC8"/>
    <w:rsid w:val="00906288"/>
    <w:rsid w:val="00906334"/>
    <w:rsid w:val="009068C0"/>
    <w:rsid w:val="0090696E"/>
    <w:rsid w:val="00906AC8"/>
    <w:rsid w:val="0090742E"/>
    <w:rsid w:val="0090784F"/>
    <w:rsid w:val="009078E8"/>
    <w:rsid w:val="00907A30"/>
    <w:rsid w:val="00907B53"/>
    <w:rsid w:val="00907B83"/>
    <w:rsid w:val="00907F13"/>
    <w:rsid w:val="00910152"/>
    <w:rsid w:val="00910517"/>
    <w:rsid w:val="0091059B"/>
    <w:rsid w:val="00910739"/>
    <w:rsid w:val="009108F3"/>
    <w:rsid w:val="00910B5A"/>
    <w:rsid w:val="00910E21"/>
    <w:rsid w:val="00910F65"/>
    <w:rsid w:val="0091123F"/>
    <w:rsid w:val="00911CCE"/>
    <w:rsid w:val="00911FCB"/>
    <w:rsid w:val="00912501"/>
    <w:rsid w:val="00912F41"/>
    <w:rsid w:val="00913184"/>
    <w:rsid w:val="00913278"/>
    <w:rsid w:val="009138F4"/>
    <w:rsid w:val="00913952"/>
    <w:rsid w:val="00913959"/>
    <w:rsid w:val="00913B62"/>
    <w:rsid w:val="00913C76"/>
    <w:rsid w:val="00913CC7"/>
    <w:rsid w:val="0091444D"/>
    <w:rsid w:val="009146EF"/>
    <w:rsid w:val="00914837"/>
    <w:rsid w:val="00914F37"/>
    <w:rsid w:val="009159CC"/>
    <w:rsid w:val="00915B62"/>
    <w:rsid w:val="00915CDC"/>
    <w:rsid w:val="00915CFB"/>
    <w:rsid w:val="00915E5D"/>
    <w:rsid w:val="0091606A"/>
    <w:rsid w:val="00916262"/>
    <w:rsid w:val="0091631A"/>
    <w:rsid w:val="00916391"/>
    <w:rsid w:val="009163E1"/>
    <w:rsid w:val="009164BC"/>
    <w:rsid w:val="009165D0"/>
    <w:rsid w:val="00916E5D"/>
    <w:rsid w:val="009177F2"/>
    <w:rsid w:val="0092018B"/>
    <w:rsid w:val="009202B4"/>
    <w:rsid w:val="00920575"/>
    <w:rsid w:val="0092062A"/>
    <w:rsid w:val="00920660"/>
    <w:rsid w:val="00920F31"/>
    <w:rsid w:val="00921425"/>
    <w:rsid w:val="009214E0"/>
    <w:rsid w:val="0092190F"/>
    <w:rsid w:val="00921D12"/>
    <w:rsid w:val="00921E48"/>
    <w:rsid w:val="00921F11"/>
    <w:rsid w:val="009223C9"/>
    <w:rsid w:val="0092257B"/>
    <w:rsid w:val="00922FD1"/>
    <w:rsid w:val="00923196"/>
    <w:rsid w:val="0092386E"/>
    <w:rsid w:val="00923945"/>
    <w:rsid w:val="009239BF"/>
    <w:rsid w:val="0092430E"/>
    <w:rsid w:val="0092475C"/>
    <w:rsid w:val="0092477B"/>
    <w:rsid w:val="00925194"/>
    <w:rsid w:val="0092573C"/>
    <w:rsid w:val="00925BAF"/>
    <w:rsid w:val="00925CE6"/>
    <w:rsid w:val="00925CEA"/>
    <w:rsid w:val="00925FA0"/>
    <w:rsid w:val="0092629D"/>
    <w:rsid w:val="009265E9"/>
    <w:rsid w:val="009266A3"/>
    <w:rsid w:val="00926D4E"/>
    <w:rsid w:val="00926E06"/>
    <w:rsid w:val="009276BA"/>
    <w:rsid w:val="009302CA"/>
    <w:rsid w:val="0093081C"/>
    <w:rsid w:val="00930873"/>
    <w:rsid w:val="00930A7E"/>
    <w:rsid w:val="009311D8"/>
    <w:rsid w:val="0093120B"/>
    <w:rsid w:val="0093162A"/>
    <w:rsid w:val="00931B6B"/>
    <w:rsid w:val="00931F4D"/>
    <w:rsid w:val="00931FB2"/>
    <w:rsid w:val="00932077"/>
    <w:rsid w:val="009328B8"/>
    <w:rsid w:val="0093297B"/>
    <w:rsid w:val="0093353A"/>
    <w:rsid w:val="0093358E"/>
    <w:rsid w:val="0093393F"/>
    <w:rsid w:val="00933945"/>
    <w:rsid w:val="00933D44"/>
    <w:rsid w:val="0093435E"/>
    <w:rsid w:val="009345F3"/>
    <w:rsid w:val="00934930"/>
    <w:rsid w:val="00934A0C"/>
    <w:rsid w:val="00934A70"/>
    <w:rsid w:val="00934B42"/>
    <w:rsid w:val="00935117"/>
    <w:rsid w:val="0093537D"/>
    <w:rsid w:val="00935911"/>
    <w:rsid w:val="009361A8"/>
    <w:rsid w:val="00936630"/>
    <w:rsid w:val="009366A7"/>
    <w:rsid w:val="00936B5E"/>
    <w:rsid w:val="00937019"/>
    <w:rsid w:val="00937455"/>
    <w:rsid w:val="00937458"/>
    <w:rsid w:val="0093748D"/>
    <w:rsid w:val="00937525"/>
    <w:rsid w:val="009403A9"/>
    <w:rsid w:val="009405D8"/>
    <w:rsid w:val="0094068D"/>
    <w:rsid w:val="00940B23"/>
    <w:rsid w:val="0094106C"/>
    <w:rsid w:val="009412CA"/>
    <w:rsid w:val="009415A9"/>
    <w:rsid w:val="00941755"/>
    <w:rsid w:val="00941B05"/>
    <w:rsid w:val="00941C22"/>
    <w:rsid w:val="00942078"/>
    <w:rsid w:val="0094225D"/>
    <w:rsid w:val="009425F5"/>
    <w:rsid w:val="00942824"/>
    <w:rsid w:val="0094293A"/>
    <w:rsid w:val="00942CEF"/>
    <w:rsid w:val="009431BC"/>
    <w:rsid w:val="0094340E"/>
    <w:rsid w:val="009435C1"/>
    <w:rsid w:val="009438B8"/>
    <w:rsid w:val="0094391E"/>
    <w:rsid w:val="00943F9A"/>
    <w:rsid w:val="0094413E"/>
    <w:rsid w:val="0094443A"/>
    <w:rsid w:val="009446B4"/>
    <w:rsid w:val="0094486A"/>
    <w:rsid w:val="009449E0"/>
    <w:rsid w:val="00944D8F"/>
    <w:rsid w:val="009450C2"/>
    <w:rsid w:val="0094582D"/>
    <w:rsid w:val="00945A04"/>
    <w:rsid w:val="00945BC3"/>
    <w:rsid w:val="00945E87"/>
    <w:rsid w:val="009460A1"/>
    <w:rsid w:val="00946222"/>
    <w:rsid w:val="00946231"/>
    <w:rsid w:val="00946B37"/>
    <w:rsid w:val="00946B7F"/>
    <w:rsid w:val="00946E84"/>
    <w:rsid w:val="00946FF6"/>
    <w:rsid w:val="009472F2"/>
    <w:rsid w:val="0094761A"/>
    <w:rsid w:val="00947749"/>
    <w:rsid w:val="00947964"/>
    <w:rsid w:val="00947987"/>
    <w:rsid w:val="00947A57"/>
    <w:rsid w:val="00947D18"/>
    <w:rsid w:val="00947F20"/>
    <w:rsid w:val="00947F8C"/>
    <w:rsid w:val="00950CF7"/>
    <w:rsid w:val="00950D96"/>
    <w:rsid w:val="00951306"/>
    <w:rsid w:val="00952309"/>
    <w:rsid w:val="009523A9"/>
    <w:rsid w:val="00952CC2"/>
    <w:rsid w:val="00952D0D"/>
    <w:rsid w:val="00953977"/>
    <w:rsid w:val="00953A4F"/>
    <w:rsid w:val="00953B12"/>
    <w:rsid w:val="00954425"/>
    <w:rsid w:val="0095488F"/>
    <w:rsid w:val="00954936"/>
    <w:rsid w:val="009549FB"/>
    <w:rsid w:val="00954FFC"/>
    <w:rsid w:val="009555AD"/>
    <w:rsid w:val="00955BF6"/>
    <w:rsid w:val="00955EDA"/>
    <w:rsid w:val="00955EE5"/>
    <w:rsid w:val="00955F60"/>
    <w:rsid w:val="00956014"/>
    <w:rsid w:val="0095628C"/>
    <w:rsid w:val="00956322"/>
    <w:rsid w:val="009563B9"/>
    <w:rsid w:val="009569FB"/>
    <w:rsid w:val="00956C17"/>
    <w:rsid w:val="0095771E"/>
    <w:rsid w:val="00957852"/>
    <w:rsid w:val="00957910"/>
    <w:rsid w:val="00957C76"/>
    <w:rsid w:val="00957D1B"/>
    <w:rsid w:val="00957F6D"/>
    <w:rsid w:val="009601FC"/>
    <w:rsid w:val="009605F8"/>
    <w:rsid w:val="00960741"/>
    <w:rsid w:val="009607E5"/>
    <w:rsid w:val="00960AC7"/>
    <w:rsid w:val="00960B22"/>
    <w:rsid w:val="00961044"/>
    <w:rsid w:val="009612E1"/>
    <w:rsid w:val="009614BE"/>
    <w:rsid w:val="009615AD"/>
    <w:rsid w:val="00961906"/>
    <w:rsid w:val="00961A13"/>
    <w:rsid w:val="00961D9F"/>
    <w:rsid w:val="009625E7"/>
    <w:rsid w:val="009628C7"/>
    <w:rsid w:val="00962930"/>
    <w:rsid w:val="009629CD"/>
    <w:rsid w:val="00962E25"/>
    <w:rsid w:val="00962E52"/>
    <w:rsid w:val="009631C6"/>
    <w:rsid w:val="00963834"/>
    <w:rsid w:val="00963899"/>
    <w:rsid w:val="00963F3F"/>
    <w:rsid w:val="0096415F"/>
    <w:rsid w:val="009641B5"/>
    <w:rsid w:val="0096470E"/>
    <w:rsid w:val="0096499E"/>
    <w:rsid w:val="0096521C"/>
    <w:rsid w:val="0096550F"/>
    <w:rsid w:val="0096569F"/>
    <w:rsid w:val="009658C0"/>
    <w:rsid w:val="00965A46"/>
    <w:rsid w:val="00965C29"/>
    <w:rsid w:val="009660C7"/>
    <w:rsid w:val="009667C6"/>
    <w:rsid w:val="009668DC"/>
    <w:rsid w:val="00966DFE"/>
    <w:rsid w:val="00966E2D"/>
    <w:rsid w:val="00967156"/>
    <w:rsid w:val="00967618"/>
    <w:rsid w:val="0096775B"/>
    <w:rsid w:val="00967CA3"/>
    <w:rsid w:val="00967DBC"/>
    <w:rsid w:val="00967FCC"/>
    <w:rsid w:val="00970277"/>
    <w:rsid w:val="009702DF"/>
    <w:rsid w:val="00970308"/>
    <w:rsid w:val="009706E5"/>
    <w:rsid w:val="00970A0F"/>
    <w:rsid w:val="00970B00"/>
    <w:rsid w:val="00970D21"/>
    <w:rsid w:val="00970EB0"/>
    <w:rsid w:val="00970EB7"/>
    <w:rsid w:val="00971404"/>
    <w:rsid w:val="009718A7"/>
    <w:rsid w:val="00971AC1"/>
    <w:rsid w:val="009728FE"/>
    <w:rsid w:val="00972EFD"/>
    <w:rsid w:val="0097300A"/>
    <w:rsid w:val="009732DA"/>
    <w:rsid w:val="0097344D"/>
    <w:rsid w:val="0097353C"/>
    <w:rsid w:val="0097373E"/>
    <w:rsid w:val="00973AAD"/>
    <w:rsid w:val="00973C7B"/>
    <w:rsid w:val="00973FD6"/>
    <w:rsid w:val="00974799"/>
    <w:rsid w:val="00974930"/>
    <w:rsid w:val="0097494C"/>
    <w:rsid w:val="00975091"/>
    <w:rsid w:val="00975337"/>
    <w:rsid w:val="00975507"/>
    <w:rsid w:val="0097595C"/>
    <w:rsid w:val="00975AC3"/>
    <w:rsid w:val="0097604D"/>
    <w:rsid w:val="00976387"/>
    <w:rsid w:val="009764E4"/>
    <w:rsid w:val="00977306"/>
    <w:rsid w:val="009803E3"/>
    <w:rsid w:val="0098051A"/>
    <w:rsid w:val="00980B4F"/>
    <w:rsid w:val="00980BD5"/>
    <w:rsid w:val="00980DEE"/>
    <w:rsid w:val="00980DF8"/>
    <w:rsid w:val="00980EF8"/>
    <w:rsid w:val="00980F1C"/>
    <w:rsid w:val="0098123D"/>
    <w:rsid w:val="0098133A"/>
    <w:rsid w:val="009813CA"/>
    <w:rsid w:val="00981C74"/>
    <w:rsid w:val="00981E5C"/>
    <w:rsid w:val="00981E66"/>
    <w:rsid w:val="009826D4"/>
    <w:rsid w:val="009826EF"/>
    <w:rsid w:val="00982B9C"/>
    <w:rsid w:val="009839C3"/>
    <w:rsid w:val="00983DA2"/>
    <w:rsid w:val="00984D4A"/>
    <w:rsid w:val="00984E23"/>
    <w:rsid w:val="00984EA1"/>
    <w:rsid w:val="00984ECB"/>
    <w:rsid w:val="009855CE"/>
    <w:rsid w:val="00986079"/>
    <w:rsid w:val="0098610A"/>
    <w:rsid w:val="0098626B"/>
    <w:rsid w:val="009863C1"/>
    <w:rsid w:val="00986BAA"/>
    <w:rsid w:val="00986CFF"/>
    <w:rsid w:val="009870D0"/>
    <w:rsid w:val="0098711A"/>
    <w:rsid w:val="00987703"/>
    <w:rsid w:val="00987A64"/>
    <w:rsid w:val="00990654"/>
    <w:rsid w:val="0099068E"/>
    <w:rsid w:val="00990A8A"/>
    <w:rsid w:val="009912E4"/>
    <w:rsid w:val="00991302"/>
    <w:rsid w:val="009913AA"/>
    <w:rsid w:val="009918CE"/>
    <w:rsid w:val="009919FC"/>
    <w:rsid w:val="00991AAB"/>
    <w:rsid w:val="00991C2A"/>
    <w:rsid w:val="00991DE7"/>
    <w:rsid w:val="00992005"/>
    <w:rsid w:val="0099204B"/>
    <w:rsid w:val="00992092"/>
    <w:rsid w:val="00992500"/>
    <w:rsid w:val="00992E7B"/>
    <w:rsid w:val="009941F3"/>
    <w:rsid w:val="009942EF"/>
    <w:rsid w:val="00994483"/>
    <w:rsid w:val="00994C78"/>
    <w:rsid w:val="0099515A"/>
    <w:rsid w:val="00995942"/>
    <w:rsid w:val="009959F7"/>
    <w:rsid w:val="009959FD"/>
    <w:rsid w:val="00995AAA"/>
    <w:rsid w:val="00996494"/>
    <w:rsid w:val="00996B4C"/>
    <w:rsid w:val="00997327"/>
    <w:rsid w:val="0099745D"/>
    <w:rsid w:val="009975A6"/>
    <w:rsid w:val="00997888"/>
    <w:rsid w:val="00997BA3"/>
    <w:rsid w:val="00997C0A"/>
    <w:rsid w:val="009A0882"/>
    <w:rsid w:val="009A09B2"/>
    <w:rsid w:val="009A175E"/>
    <w:rsid w:val="009A2F55"/>
    <w:rsid w:val="009A2F71"/>
    <w:rsid w:val="009A30E1"/>
    <w:rsid w:val="009A32DB"/>
    <w:rsid w:val="009A3308"/>
    <w:rsid w:val="009A3532"/>
    <w:rsid w:val="009A36E3"/>
    <w:rsid w:val="009A3814"/>
    <w:rsid w:val="009A3C59"/>
    <w:rsid w:val="009A3D05"/>
    <w:rsid w:val="009A3E25"/>
    <w:rsid w:val="009A44A9"/>
    <w:rsid w:val="009A4827"/>
    <w:rsid w:val="009A4875"/>
    <w:rsid w:val="009A4ABB"/>
    <w:rsid w:val="009A4C1C"/>
    <w:rsid w:val="009A52DA"/>
    <w:rsid w:val="009A5404"/>
    <w:rsid w:val="009A577F"/>
    <w:rsid w:val="009A58CB"/>
    <w:rsid w:val="009A592B"/>
    <w:rsid w:val="009A6009"/>
    <w:rsid w:val="009A61D2"/>
    <w:rsid w:val="009A6613"/>
    <w:rsid w:val="009A6FF9"/>
    <w:rsid w:val="009A755F"/>
    <w:rsid w:val="009A75A0"/>
    <w:rsid w:val="009A779D"/>
    <w:rsid w:val="009A7B63"/>
    <w:rsid w:val="009A7D49"/>
    <w:rsid w:val="009A7E59"/>
    <w:rsid w:val="009B0F07"/>
    <w:rsid w:val="009B13C5"/>
    <w:rsid w:val="009B1586"/>
    <w:rsid w:val="009B1656"/>
    <w:rsid w:val="009B1B49"/>
    <w:rsid w:val="009B1DAD"/>
    <w:rsid w:val="009B1F00"/>
    <w:rsid w:val="009B1F4D"/>
    <w:rsid w:val="009B26D7"/>
    <w:rsid w:val="009B2A0F"/>
    <w:rsid w:val="009B30D3"/>
    <w:rsid w:val="009B321C"/>
    <w:rsid w:val="009B3A6B"/>
    <w:rsid w:val="009B3B09"/>
    <w:rsid w:val="009B3BB4"/>
    <w:rsid w:val="009B46CA"/>
    <w:rsid w:val="009B4B29"/>
    <w:rsid w:val="009B52FF"/>
    <w:rsid w:val="009B557E"/>
    <w:rsid w:val="009B571F"/>
    <w:rsid w:val="009B5A55"/>
    <w:rsid w:val="009B5D65"/>
    <w:rsid w:val="009B6C1A"/>
    <w:rsid w:val="009B6C89"/>
    <w:rsid w:val="009B70BE"/>
    <w:rsid w:val="009B7489"/>
    <w:rsid w:val="009B74C8"/>
    <w:rsid w:val="009B7870"/>
    <w:rsid w:val="009B78B1"/>
    <w:rsid w:val="009B7CB9"/>
    <w:rsid w:val="009B7E09"/>
    <w:rsid w:val="009C0148"/>
    <w:rsid w:val="009C0390"/>
    <w:rsid w:val="009C087E"/>
    <w:rsid w:val="009C0B04"/>
    <w:rsid w:val="009C0C90"/>
    <w:rsid w:val="009C0CB0"/>
    <w:rsid w:val="009C0DFC"/>
    <w:rsid w:val="009C0E02"/>
    <w:rsid w:val="009C0E15"/>
    <w:rsid w:val="009C10C5"/>
    <w:rsid w:val="009C1118"/>
    <w:rsid w:val="009C1219"/>
    <w:rsid w:val="009C1440"/>
    <w:rsid w:val="009C1771"/>
    <w:rsid w:val="009C298D"/>
    <w:rsid w:val="009C2A5F"/>
    <w:rsid w:val="009C2D59"/>
    <w:rsid w:val="009C2DBE"/>
    <w:rsid w:val="009C2EE3"/>
    <w:rsid w:val="009C3064"/>
    <w:rsid w:val="009C3177"/>
    <w:rsid w:val="009C37E8"/>
    <w:rsid w:val="009C3BEC"/>
    <w:rsid w:val="009C3EE8"/>
    <w:rsid w:val="009C4045"/>
    <w:rsid w:val="009C41C5"/>
    <w:rsid w:val="009C4689"/>
    <w:rsid w:val="009C487E"/>
    <w:rsid w:val="009C48FE"/>
    <w:rsid w:val="009C4E78"/>
    <w:rsid w:val="009C4FD2"/>
    <w:rsid w:val="009C51AF"/>
    <w:rsid w:val="009C56F8"/>
    <w:rsid w:val="009C61E2"/>
    <w:rsid w:val="009C7089"/>
    <w:rsid w:val="009C71E4"/>
    <w:rsid w:val="009C726B"/>
    <w:rsid w:val="009C754B"/>
    <w:rsid w:val="009C766F"/>
    <w:rsid w:val="009C7A17"/>
    <w:rsid w:val="009D004F"/>
    <w:rsid w:val="009D014B"/>
    <w:rsid w:val="009D0C5F"/>
    <w:rsid w:val="009D0D2D"/>
    <w:rsid w:val="009D11CA"/>
    <w:rsid w:val="009D1210"/>
    <w:rsid w:val="009D152C"/>
    <w:rsid w:val="009D1B19"/>
    <w:rsid w:val="009D1B1A"/>
    <w:rsid w:val="009D1C9C"/>
    <w:rsid w:val="009D202E"/>
    <w:rsid w:val="009D21A4"/>
    <w:rsid w:val="009D21AA"/>
    <w:rsid w:val="009D238E"/>
    <w:rsid w:val="009D29D4"/>
    <w:rsid w:val="009D2B48"/>
    <w:rsid w:val="009D2C4E"/>
    <w:rsid w:val="009D3985"/>
    <w:rsid w:val="009D3BCB"/>
    <w:rsid w:val="009D3D7D"/>
    <w:rsid w:val="009D3E20"/>
    <w:rsid w:val="009D3FF2"/>
    <w:rsid w:val="009D4106"/>
    <w:rsid w:val="009D44FB"/>
    <w:rsid w:val="009D4535"/>
    <w:rsid w:val="009D4652"/>
    <w:rsid w:val="009D4D3C"/>
    <w:rsid w:val="009D4F4F"/>
    <w:rsid w:val="009D5019"/>
    <w:rsid w:val="009D510D"/>
    <w:rsid w:val="009D51D8"/>
    <w:rsid w:val="009D6297"/>
    <w:rsid w:val="009D6667"/>
    <w:rsid w:val="009D6AAE"/>
    <w:rsid w:val="009D7065"/>
    <w:rsid w:val="009D70E9"/>
    <w:rsid w:val="009D713A"/>
    <w:rsid w:val="009D735E"/>
    <w:rsid w:val="009D73C8"/>
    <w:rsid w:val="009D760A"/>
    <w:rsid w:val="009D77D1"/>
    <w:rsid w:val="009D7B01"/>
    <w:rsid w:val="009E07B3"/>
    <w:rsid w:val="009E0905"/>
    <w:rsid w:val="009E09D6"/>
    <w:rsid w:val="009E0A3E"/>
    <w:rsid w:val="009E11AC"/>
    <w:rsid w:val="009E16FB"/>
    <w:rsid w:val="009E1782"/>
    <w:rsid w:val="009E191D"/>
    <w:rsid w:val="009E1A29"/>
    <w:rsid w:val="009E1A7A"/>
    <w:rsid w:val="009E2274"/>
    <w:rsid w:val="009E2730"/>
    <w:rsid w:val="009E2A8B"/>
    <w:rsid w:val="009E2C44"/>
    <w:rsid w:val="009E33C6"/>
    <w:rsid w:val="009E3783"/>
    <w:rsid w:val="009E3824"/>
    <w:rsid w:val="009E389D"/>
    <w:rsid w:val="009E39C2"/>
    <w:rsid w:val="009E3B5E"/>
    <w:rsid w:val="009E4A48"/>
    <w:rsid w:val="009E4AEC"/>
    <w:rsid w:val="009E4C02"/>
    <w:rsid w:val="009E4D3F"/>
    <w:rsid w:val="009E539A"/>
    <w:rsid w:val="009E5552"/>
    <w:rsid w:val="009E5777"/>
    <w:rsid w:val="009E5DAF"/>
    <w:rsid w:val="009E5DBE"/>
    <w:rsid w:val="009E6312"/>
    <w:rsid w:val="009E67E5"/>
    <w:rsid w:val="009E6810"/>
    <w:rsid w:val="009E68C4"/>
    <w:rsid w:val="009E6E02"/>
    <w:rsid w:val="009E73E8"/>
    <w:rsid w:val="009E759C"/>
    <w:rsid w:val="009E7BA0"/>
    <w:rsid w:val="009F06DF"/>
    <w:rsid w:val="009F089D"/>
    <w:rsid w:val="009F08BA"/>
    <w:rsid w:val="009F0A30"/>
    <w:rsid w:val="009F0F4A"/>
    <w:rsid w:val="009F14F0"/>
    <w:rsid w:val="009F1592"/>
    <w:rsid w:val="009F15F1"/>
    <w:rsid w:val="009F1754"/>
    <w:rsid w:val="009F1F29"/>
    <w:rsid w:val="009F205D"/>
    <w:rsid w:val="009F20F3"/>
    <w:rsid w:val="009F266E"/>
    <w:rsid w:val="009F2C61"/>
    <w:rsid w:val="009F2E81"/>
    <w:rsid w:val="009F3007"/>
    <w:rsid w:val="009F3650"/>
    <w:rsid w:val="009F369D"/>
    <w:rsid w:val="009F3A66"/>
    <w:rsid w:val="009F3B95"/>
    <w:rsid w:val="009F4018"/>
    <w:rsid w:val="009F48DF"/>
    <w:rsid w:val="009F4938"/>
    <w:rsid w:val="009F4F12"/>
    <w:rsid w:val="009F56F5"/>
    <w:rsid w:val="009F57F1"/>
    <w:rsid w:val="009F592D"/>
    <w:rsid w:val="009F59E3"/>
    <w:rsid w:val="009F5CE6"/>
    <w:rsid w:val="009F6518"/>
    <w:rsid w:val="009F660C"/>
    <w:rsid w:val="009F6B5D"/>
    <w:rsid w:val="009F6B74"/>
    <w:rsid w:val="009F6B9E"/>
    <w:rsid w:val="009F6BDA"/>
    <w:rsid w:val="009F6D0F"/>
    <w:rsid w:val="009F6E83"/>
    <w:rsid w:val="009F756C"/>
    <w:rsid w:val="009F7580"/>
    <w:rsid w:val="009F76C5"/>
    <w:rsid w:val="009F771A"/>
    <w:rsid w:val="009F7BB2"/>
    <w:rsid w:val="009F7E09"/>
    <w:rsid w:val="009F7FEF"/>
    <w:rsid w:val="00A0045F"/>
    <w:rsid w:val="00A00E2F"/>
    <w:rsid w:val="00A01146"/>
    <w:rsid w:val="00A01304"/>
    <w:rsid w:val="00A01490"/>
    <w:rsid w:val="00A01D06"/>
    <w:rsid w:val="00A01E63"/>
    <w:rsid w:val="00A01F16"/>
    <w:rsid w:val="00A0219A"/>
    <w:rsid w:val="00A02474"/>
    <w:rsid w:val="00A0269C"/>
    <w:rsid w:val="00A026F8"/>
    <w:rsid w:val="00A02DA0"/>
    <w:rsid w:val="00A02DEB"/>
    <w:rsid w:val="00A02E2E"/>
    <w:rsid w:val="00A02F90"/>
    <w:rsid w:val="00A03289"/>
    <w:rsid w:val="00A0350C"/>
    <w:rsid w:val="00A0371B"/>
    <w:rsid w:val="00A03829"/>
    <w:rsid w:val="00A03DBC"/>
    <w:rsid w:val="00A03FB7"/>
    <w:rsid w:val="00A04C28"/>
    <w:rsid w:val="00A04E02"/>
    <w:rsid w:val="00A0502C"/>
    <w:rsid w:val="00A05357"/>
    <w:rsid w:val="00A056F2"/>
    <w:rsid w:val="00A0596D"/>
    <w:rsid w:val="00A05D2D"/>
    <w:rsid w:val="00A05F64"/>
    <w:rsid w:val="00A06A2D"/>
    <w:rsid w:val="00A06AAC"/>
    <w:rsid w:val="00A06AED"/>
    <w:rsid w:val="00A06E1B"/>
    <w:rsid w:val="00A06E79"/>
    <w:rsid w:val="00A0756F"/>
    <w:rsid w:val="00A07617"/>
    <w:rsid w:val="00A07AC0"/>
    <w:rsid w:val="00A100E4"/>
    <w:rsid w:val="00A10367"/>
    <w:rsid w:val="00A108C8"/>
    <w:rsid w:val="00A10E5F"/>
    <w:rsid w:val="00A10F1B"/>
    <w:rsid w:val="00A11096"/>
    <w:rsid w:val="00A11A23"/>
    <w:rsid w:val="00A12240"/>
    <w:rsid w:val="00A1253D"/>
    <w:rsid w:val="00A1258E"/>
    <w:rsid w:val="00A126C6"/>
    <w:rsid w:val="00A12757"/>
    <w:rsid w:val="00A127A0"/>
    <w:rsid w:val="00A12D58"/>
    <w:rsid w:val="00A12EA4"/>
    <w:rsid w:val="00A13110"/>
    <w:rsid w:val="00A1356D"/>
    <w:rsid w:val="00A1368A"/>
    <w:rsid w:val="00A137B0"/>
    <w:rsid w:val="00A13B14"/>
    <w:rsid w:val="00A13C16"/>
    <w:rsid w:val="00A13E16"/>
    <w:rsid w:val="00A14007"/>
    <w:rsid w:val="00A1405C"/>
    <w:rsid w:val="00A1447B"/>
    <w:rsid w:val="00A14869"/>
    <w:rsid w:val="00A1508D"/>
    <w:rsid w:val="00A15355"/>
    <w:rsid w:val="00A15441"/>
    <w:rsid w:val="00A15653"/>
    <w:rsid w:val="00A15739"/>
    <w:rsid w:val="00A1595B"/>
    <w:rsid w:val="00A159C5"/>
    <w:rsid w:val="00A15AA1"/>
    <w:rsid w:val="00A164EB"/>
    <w:rsid w:val="00A166E6"/>
    <w:rsid w:val="00A169EE"/>
    <w:rsid w:val="00A16A48"/>
    <w:rsid w:val="00A17063"/>
    <w:rsid w:val="00A172F2"/>
    <w:rsid w:val="00A173CA"/>
    <w:rsid w:val="00A173EB"/>
    <w:rsid w:val="00A17756"/>
    <w:rsid w:val="00A17838"/>
    <w:rsid w:val="00A179AC"/>
    <w:rsid w:val="00A17B8F"/>
    <w:rsid w:val="00A17C02"/>
    <w:rsid w:val="00A200ED"/>
    <w:rsid w:val="00A2013B"/>
    <w:rsid w:val="00A201F5"/>
    <w:rsid w:val="00A20677"/>
    <w:rsid w:val="00A20A34"/>
    <w:rsid w:val="00A20E1F"/>
    <w:rsid w:val="00A21001"/>
    <w:rsid w:val="00A21372"/>
    <w:rsid w:val="00A21857"/>
    <w:rsid w:val="00A21A9C"/>
    <w:rsid w:val="00A21A9E"/>
    <w:rsid w:val="00A21CB5"/>
    <w:rsid w:val="00A21E7F"/>
    <w:rsid w:val="00A22172"/>
    <w:rsid w:val="00A2218D"/>
    <w:rsid w:val="00A22238"/>
    <w:rsid w:val="00A22C6A"/>
    <w:rsid w:val="00A232A0"/>
    <w:rsid w:val="00A23775"/>
    <w:rsid w:val="00A23A07"/>
    <w:rsid w:val="00A23C1A"/>
    <w:rsid w:val="00A23D40"/>
    <w:rsid w:val="00A24537"/>
    <w:rsid w:val="00A24622"/>
    <w:rsid w:val="00A246D3"/>
    <w:rsid w:val="00A24C40"/>
    <w:rsid w:val="00A24E4F"/>
    <w:rsid w:val="00A25042"/>
    <w:rsid w:val="00A255C4"/>
    <w:rsid w:val="00A25966"/>
    <w:rsid w:val="00A25B11"/>
    <w:rsid w:val="00A25BE6"/>
    <w:rsid w:val="00A25BEE"/>
    <w:rsid w:val="00A25DC8"/>
    <w:rsid w:val="00A25E50"/>
    <w:rsid w:val="00A25F00"/>
    <w:rsid w:val="00A2624B"/>
    <w:rsid w:val="00A2629C"/>
    <w:rsid w:val="00A26FC6"/>
    <w:rsid w:val="00A2704F"/>
    <w:rsid w:val="00A2767F"/>
    <w:rsid w:val="00A27942"/>
    <w:rsid w:val="00A30319"/>
    <w:rsid w:val="00A304D6"/>
    <w:rsid w:val="00A30861"/>
    <w:rsid w:val="00A316C2"/>
    <w:rsid w:val="00A31A24"/>
    <w:rsid w:val="00A31DD6"/>
    <w:rsid w:val="00A321AD"/>
    <w:rsid w:val="00A32480"/>
    <w:rsid w:val="00A329AC"/>
    <w:rsid w:val="00A329AF"/>
    <w:rsid w:val="00A32C17"/>
    <w:rsid w:val="00A330C3"/>
    <w:rsid w:val="00A33509"/>
    <w:rsid w:val="00A3374E"/>
    <w:rsid w:val="00A337CD"/>
    <w:rsid w:val="00A33818"/>
    <w:rsid w:val="00A338F7"/>
    <w:rsid w:val="00A33A0D"/>
    <w:rsid w:val="00A33B24"/>
    <w:rsid w:val="00A34189"/>
    <w:rsid w:val="00A34A03"/>
    <w:rsid w:val="00A34CA6"/>
    <w:rsid w:val="00A3517D"/>
    <w:rsid w:val="00A3534F"/>
    <w:rsid w:val="00A35760"/>
    <w:rsid w:val="00A35A72"/>
    <w:rsid w:val="00A35D09"/>
    <w:rsid w:val="00A35D7E"/>
    <w:rsid w:val="00A35DCC"/>
    <w:rsid w:val="00A36085"/>
    <w:rsid w:val="00A3616D"/>
    <w:rsid w:val="00A367B6"/>
    <w:rsid w:val="00A36938"/>
    <w:rsid w:val="00A36BCF"/>
    <w:rsid w:val="00A36CAB"/>
    <w:rsid w:val="00A36E92"/>
    <w:rsid w:val="00A36EAA"/>
    <w:rsid w:val="00A36F9F"/>
    <w:rsid w:val="00A37021"/>
    <w:rsid w:val="00A370E6"/>
    <w:rsid w:val="00A3724D"/>
    <w:rsid w:val="00A37300"/>
    <w:rsid w:val="00A374AA"/>
    <w:rsid w:val="00A3758F"/>
    <w:rsid w:val="00A37AC5"/>
    <w:rsid w:val="00A40F03"/>
    <w:rsid w:val="00A4122C"/>
    <w:rsid w:val="00A413DC"/>
    <w:rsid w:val="00A41498"/>
    <w:rsid w:val="00A4156B"/>
    <w:rsid w:val="00A41B34"/>
    <w:rsid w:val="00A423DA"/>
    <w:rsid w:val="00A4271A"/>
    <w:rsid w:val="00A42A48"/>
    <w:rsid w:val="00A42B60"/>
    <w:rsid w:val="00A42C0C"/>
    <w:rsid w:val="00A4310C"/>
    <w:rsid w:val="00A432BF"/>
    <w:rsid w:val="00A436AF"/>
    <w:rsid w:val="00A4388F"/>
    <w:rsid w:val="00A438A2"/>
    <w:rsid w:val="00A43996"/>
    <w:rsid w:val="00A441FA"/>
    <w:rsid w:val="00A44498"/>
    <w:rsid w:val="00A4462E"/>
    <w:rsid w:val="00A44764"/>
    <w:rsid w:val="00A450B3"/>
    <w:rsid w:val="00A45B4B"/>
    <w:rsid w:val="00A45B72"/>
    <w:rsid w:val="00A46B78"/>
    <w:rsid w:val="00A478CE"/>
    <w:rsid w:val="00A478F5"/>
    <w:rsid w:val="00A47927"/>
    <w:rsid w:val="00A47A20"/>
    <w:rsid w:val="00A47BF8"/>
    <w:rsid w:val="00A47EBC"/>
    <w:rsid w:val="00A50236"/>
    <w:rsid w:val="00A5038D"/>
    <w:rsid w:val="00A50A31"/>
    <w:rsid w:val="00A50B60"/>
    <w:rsid w:val="00A50EB7"/>
    <w:rsid w:val="00A51EFD"/>
    <w:rsid w:val="00A529E3"/>
    <w:rsid w:val="00A52C24"/>
    <w:rsid w:val="00A531AE"/>
    <w:rsid w:val="00A533A7"/>
    <w:rsid w:val="00A534AF"/>
    <w:rsid w:val="00A53894"/>
    <w:rsid w:val="00A53A88"/>
    <w:rsid w:val="00A53CD1"/>
    <w:rsid w:val="00A53D9D"/>
    <w:rsid w:val="00A5400B"/>
    <w:rsid w:val="00A54172"/>
    <w:rsid w:val="00A5423B"/>
    <w:rsid w:val="00A54D97"/>
    <w:rsid w:val="00A54E96"/>
    <w:rsid w:val="00A54EBB"/>
    <w:rsid w:val="00A55211"/>
    <w:rsid w:val="00A554BE"/>
    <w:rsid w:val="00A55586"/>
    <w:rsid w:val="00A5581A"/>
    <w:rsid w:val="00A558AD"/>
    <w:rsid w:val="00A55F74"/>
    <w:rsid w:val="00A55F86"/>
    <w:rsid w:val="00A560DE"/>
    <w:rsid w:val="00A56422"/>
    <w:rsid w:val="00A56E54"/>
    <w:rsid w:val="00A56EF3"/>
    <w:rsid w:val="00A57194"/>
    <w:rsid w:val="00A5768D"/>
    <w:rsid w:val="00A5773B"/>
    <w:rsid w:val="00A57C91"/>
    <w:rsid w:val="00A57D0F"/>
    <w:rsid w:val="00A60336"/>
    <w:rsid w:val="00A603B7"/>
    <w:rsid w:val="00A604AB"/>
    <w:rsid w:val="00A60537"/>
    <w:rsid w:val="00A60AF8"/>
    <w:rsid w:val="00A6136E"/>
    <w:rsid w:val="00A61532"/>
    <w:rsid w:val="00A61634"/>
    <w:rsid w:val="00A6174C"/>
    <w:rsid w:val="00A61D92"/>
    <w:rsid w:val="00A61E0F"/>
    <w:rsid w:val="00A622EF"/>
    <w:rsid w:val="00A62459"/>
    <w:rsid w:val="00A62758"/>
    <w:rsid w:val="00A62A51"/>
    <w:rsid w:val="00A62CF7"/>
    <w:rsid w:val="00A62D3A"/>
    <w:rsid w:val="00A6324A"/>
    <w:rsid w:val="00A635AA"/>
    <w:rsid w:val="00A638BA"/>
    <w:rsid w:val="00A63A16"/>
    <w:rsid w:val="00A6410F"/>
    <w:rsid w:val="00A64189"/>
    <w:rsid w:val="00A643F1"/>
    <w:rsid w:val="00A6478C"/>
    <w:rsid w:val="00A64995"/>
    <w:rsid w:val="00A649F1"/>
    <w:rsid w:val="00A64C18"/>
    <w:rsid w:val="00A64FC2"/>
    <w:rsid w:val="00A65380"/>
    <w:rsid w:val="00A65580"/>
    <w:rsid w:val="00A656FC"/>
    <w:rsid w:val="00A65929"/>
    <w:rsid w:val="00A65AC1"/>
    <w:rsid w:val="00A65ACC"/>
    <w:rsid w:val="00A65B49"/>
    <w:rsid w:val="00A65C60"/>
    <w:rsid w:val="00A65CD6"/>
    <w:rsid w:val="00A65DB5"/>
    <w:rsid w:val="00A662D7"/>
    <w:rsid w:val="00A66732"/>
    <w:rsid w:val="00A6680C"/>
    <w:rsid w:val="00A66AE6"/>
    <w:rsid w:val="00A66BA3"/>
    <w:rsid w:val="00A66BAF"/>
    <w:rsid w:val="00A66CB9"/>
    <w:rsid w:val="00A66D64"/>
    <w:rsid w:val="00A66E2E"/>
    <w:rsid w:val="00A6733F"/>
    <w:rsid w:val="00A67414"/>
    <w:rsid w:val="00A6748C"/>
    <w:rsid w:val="00A6764D"/>
    <w:rsid w:val="00A679F9"/>
    <w:rsid w:val="00A67A43"/>
    <w:rsid w:val="00A704B0"/>
    <w:rsid w:val="00A704FC"/>
    <w:rsid w:val="00A7062B"/>
    <w:rsid w:val="00A70674"/>
    <w:rsid w:val="00A70890"/>
    <w:rsid w:val="00A71514"/>
    <w:rsid w:val="00A71759"/>
    <w:rsid w:val="00A726D3"/>
    <w:rsid w:val="00A72D12"/>
    <w:rsid w:val="00A73372"/>
    <w:rsid w:val="00A73842"/>
    <w:rsid w:val="00A74487"/>
    <w:rsid w:val="00A7452F"/>
    <w:rsid w:val="00A752D2"/>
    <w:rsid w:val="00A75813"/>
    <w:rsid w:val="00A75A9B"/>
    <w:rsid w:val="00A7646F"/>
    <w:rsid w:val="00A76922"/>
    <w:rsid w:val="00A769D6"/>
    <w:rsid w:val="00A76B67"/>
    <w:rsid w:val="00A773C3"/>
    <w:rsid w:val="00A773D8"/>
    <w:rsid w:val="00A77A4E"/>
    <w:rsid w:val="00A80497"/>
    <w:rsid w:val="00A8050E"/>
    <w:rsid w:val="00A8067A"/>
    <w:rsid w:val="00A80AB9"/>
    <w:rsid w:val="00A80BD7"/>
    <w:rsid w:val="00A80CCD"/>
    <w:rsid w:val="00A80FE9"/>
    <w:rsid w:val="00A8100E"/>
    <w:rsid w:val="00A81406"/>
    <w:rsid w:val="00A816A0"/>
    <w:rsid w:val="00A81719"/>
    <w:rsid w:val="00A8180C"/>
    <w:rsid w:val="00A82564"/>
    <w:rsid w:val="00A8279F"/>
    <w:rsid w:val="00A82C19"/>
    <w:rsid w:val="00A82DED"/>
    <w:rsid w:val="00A831B2"/>
    <w:rsid w:val="00A83837"/>
    <w:rsid w:val="00A83A46"/>
    <w:rsid w:val="00A83BD7"/>
    <w:rsid w:val="00A842C7"/>
    <w:rsid w:val="00A842F3"/>
    <w:rsid w:val="00A84452"/>
    <w:rsid w:val="00A84F4D"/>
    <w:rsid w:val="00A85107"/>
    <w:rsid w:val="00A85BB2"/>
    <w:rsid w:val="00A85C93"/>
    <w:rsid w:val="00A85FFD"/>
    <w:rsid w:val="00A8681D"/>
    <w:rsid w:val="00A86D65"/>
    <w:rsid w:val="00A86F2E"/>
    <w:rsid w:val="00A87793"/>
    <w:rsid w:val="00A877EE"/>
    <w:rsid w:val="00A87C7F"/>
    <w:rsid w:val="00A87D85"/>
    <w:rsid w:val="00A87E68"/>
    <w:rsid w:val="00A900E6"/>
    <w:rsid w:val="00A900FD"/>
    <w:rsid w:val="00A90547"/>
    <w:rsid w:val="00A9062C"/>
    <w:rsid w:val="00A910B7"/>
    <w:rsid w:val="00A9115D"/>
    <w:rsid w:val="00A9136A"/>
    <w:rsid w:val="00A927BB"/>
    <w:rsid w:val="00A92C35"/>
    <w:rsid w:val="00A92F4F"/>
    <w:rsid w:val="00A931FD"/>
    <w:rsid w:val="00A93581"/>
    <w:rsid w:val="00A9361F"/>
    <w:rsid w:val="00A937D3"/>
    <w:rsid w:val="00A93A97"/>
    <w:rsid w:val="00A93E6C"/>
    <w:rsid w:val="00A940A0"/>
    <w:rsid w:val="00A94448"/>
    <w:rsid w:val="00A948CF"/>
    <w:rsid w:val="00A949C8"/>
    <w:rsid w:val="00A9506B"/>
    <w:rsid w:val="00A951C0"/>
    <w:rsid w:val="00A95C6C"/>
    <w:rsid w:val="00A961C0"/>
    <w:rsid w:val="00A96794"/>
    <w:rsid w:val="00A9680E"/>
    <w:rsid w:val="00A96AB3"/>
    <w:rsid w:val="00A96C6D"/>
    <w:rsid w:val="00A96C73"/>
    <w:rsid w:val="00A96E32"/>
    <w:rsid w:val="00A977E6"/>
    <w:rsid w:val="00A97A97"/>
    <w:rsid w:val="00A97B78"/>
    <w:rsid w:val="00AA046F"/>
    <w:rsid w:val="00AA04BB"/>
    <w:rsid w:val="00AA06BC"/>
    <w:rsid w:val="00AA0C3E"/>
    <w:rsid w:val="00AA149E"/>
    <w:rsid w:val="00AA156D"/>
    <w:rsid w:val="00AA1A54"/>
    <w:rsid w:val="00AA1DC7"/>
    <w:rsid w:val="00AA1E08"/>
    <w:rsid w:val="00AA1FA0"/>
    <w:rsid w:val="00AA2450"/>
    <w:rsid w:val="00AA2480"/>
    <w:rsid w:val="00AA2567"/>
    <w:rsid w:val="00AA257B"/>
    <w:rsid w:val="00AA2861"/>
    <w:rsid w:val="00AA2FCE"/>
    <w:rsid w:val="00AA44DE"/>
    <w:rsid w:val="00AA45AC"/>
    <w:rsid w:val="00AA4E2B"/>
    <w:rsid w:val="00AA599C"/>
    <w:rsid w:val="00AA5B50"/>
    <w:rsid w:val="00AA65BC"/>
    <w:rsid w:val="00AA685D"/>
    <w:rsid w:val="00AA6C8B"/>
    <w:rsid w:val="00AA707B"/>
    <w:rsid w:val="00AA7109"/>
    <w:rsid w:val="00AA758D"/>
    <w:rsid w:val="00AA7643"/>
    <w:rsid w:val="00AA77F9"/>
    <w:rsid w:val="00AA7935"/>
    <w:rsid w:val="00AA7A8E"/>
    <w:rsid w:val="00AA7E91"/>
    <w:rsid w:val="00AB0879"/>
    <w:rsid w:val="00AB09BA"/>
    <w:rsid w:val="00AB11E2"/>
    <w:rsid w:val="00AB15C3"/>
    <w:rsid w:val="00AB2293"/>
    <w:rsid w:val="00AB238C"/>
    <w:rsid w:val="00AB28B2"/>
    <w:rsid w:val="00AB366B"/>
    <w:rsid w:val="00AB3832"/>
    <w:rsid w:val="00AB3A81"/>
    <w:rsid w:val="00AB3B37"/>
    <w:rsid w:val="00AB3BC4"/>
    <w:rsid w:val="00AB3CEA"/>
    <w:rsid w:val="00AB3DA2"/>
    <w:rsid w:val="00AB3DE5"/>
    <w:rsid w:val="00AB3E60"/>
    <w:rsid w:val="00AB4232"/>
    <w:rsid w:val="00AB4622"/>
    <w:rsid w:val="00AB5015"/>
    <w:rsid w:val="00AB548A"/>
    <w:rsid w:val="00AB54FD"/>
    <w:rsid w:val="00AB59FD"/>
    <w:rsid w:val="00AB5A65"/>
    <w:rsid w:val="00AB5B91"/>
    <w:rsid w:val="00AB5FFE"/>
    <w:rsid w:val="00AB609F"/>
    <w:rsid w:val="00AB62F0"/>
    <w:rsid w:val="00AB6339"/>
    <w:rsid w:val="00AB6923"/>
    <w:rsid w:val="00AB6B45"/>
    <w:rsid w:val="00AB6F67"/>
    <w:rsid w:val="00AB7000"/>
    <w:rsid w:val="00AB723C"/>
    <w:rsid w:val="00AB75E2"/>
    <w:rsid w:val="00AB77B9"/>
    <w:rsid w:val="00AB7AAC"/>
    <w:rsid w:val="00AC043E"/>
    <w:rsid w:val="00AC11CD"/>
    <w:rsid w:val="00AC1635"/>
    <w:rsid w:val="00AC1638"/>
    <w:rsid w:val="00AC1770"/>
    <w:rsid w:val="00AC1C00"/>
    <w:rsid w:val="00AC256E"/>
    <w:rsid w:val="00AC2665"/>
    <w:rsid w:val="00AC27B4"/>
    <w:rsid w:val="00AC2A1E"/>
    <w:rsid w:val="00AC2D91"/>
    <w:rsid w:val="00AC3531"/>
    <w:rsid w:val="00AC408D"/>
    <w:rsid w:val="00AC41FE"/>
    <w:rsid w:val="00AC4322"/>
    <w:rsid w:val="00AC474C"/>
    <w:rsid w:val="00AC4B2B"/>
    <w:rsid w:val="00AC4BA3"/>
    <w:rsid w:val="00AC5103"/>
    <w:rsid w:val="00AC5548"/>
    <w:rsid w:val="00AC5743"/>
    <w:rsid w:val="00AC5B0F"/>
    <w:rsid w:val="00AC5D13"/>
    <w:rsid w:val="00AC60C4"/>
    <w:rsid w:val="00AC643D"/>
    <w:rsid w:val="00AC6762"/>
    <w:rsid w:val="00AC73BF"/>
    <w:rsid w:val="00AC74F0"/>
    <w:rsid w:val="00AC7E98"/>
    <w:rsid w:val="00AD01AC"/>
    <w:rsid w:val="00AD0225"/>
    <w:rsid w:val="00AD0A6C"/>
    <w:rsid w:val="00AD0C09"/>
    <w:rsid w:val="00AD0E5D"/>
    <w:rsid w:val="00AD0F10"/>
    <w:rsid w:val="00AD108D"/>
    <w:rsid w:val="00AD11FD"/>
    <w:rsid w:val="00AD1550"/>
    <w:rsid w:val="00AD170E"/>
    <w:rsid w:val="00AD1B2C"/>
    <w:rsid w:val="00AD1C26"/>
    <w:rsid w:val="00AD2164"/>
    <w:rsid w:val="00AD21A3"/>
    <w:rsid w:val="00AD21EF"/>
    <w:rsid w:val="00AD2297"/>
    <w:rsid w:val="00AD2452"/>
    <w:rsid w:val="00AD24A1"/>
    <w:rsid w:val="00AD26ED"/>
    <w:rsid w:val="00AD27B2"/>
    <w:rsid w:val="00AD2976"/>
    <w:rsid w:val="00AD2F5C"/>
    <w:rsid w:val="00AD2FFB"/>
    <w:rsid w:val="00AD31E4"/>
    <w:rsid w:val="00AD32A5"/>
    <w:rsid w:val="00AD36FC"/>
    <w:rsid w:val="00AD3C18"/>
    <w:rsid w:val="00AD3EA6"/>
    <w:rsid w:val="00AD4450"/>
    <w:rsid w:val="00AD44DE"/>
    <w:rsid w:val="00AD4B8B"/>
    <w:rsid w:val="00AD4FFB"/>
    <w:rsid w:val="00AD5265"/>
    <w:rsid w:val="00AD5473"/>
    <w:rsid w:val="00AD56D1"/>
    <w:rsid w:val="00AD5928"/>
    <w:rsid w:val="00AD59DB"/>
    <w:rsid w:val="00AD5F23"/>
    <w:rsid w:val="00AD62BF"/>
    <w:rsid w:val="00AD66C5"/>
    <w:rsid w:val="00AD68D3"/>
    <w:rsid w:val="00AD6F47"/>
    <w:rsid w:val="00AD6FBB"/>
    <w:rsid w:val="00AD6FD0"/>
    <w:rsid w:val="00AD7893"/>
    <w:rsid w:val="00AD7CC7"/>
    <w:rsid w:val="00AE008B"/>
    <w:rsid w:val="00AE0424"/>
    <w:rsid w:val="00AE044A"/>
    <w:rsid w:val="00AE0B01"/>
    <w:rsid w:val="00AE0C9C"/>
    <w:rsid w:val="00AE0D75"/>
    <w:rsid w:val="00AE0DE4"/>
    <w:rsid w:val="00AE1568"/>
    <w:rsid w:val="00AE1DEB"/>
    <w:rsid w:val="00AE2062"/>
    <w:rsid w:val="00AE31F2"/>
    <w:rsid w:val="00AE3610"/>
    <w:rsid w:val="00AE37AA"/>
    <w:rsid w:val="00AE3FAE"/>
    <w:rsid w:val="00AE4037"/>
    <w:rsid w:val="00AE4077"/>
    <w:rsid w:val="00AE4318"/>
    <w:rsid w:val="00AE43B9"/>
    <w:rsid w:val="00AE43DD"/>
    <w:rsid w:val="00AE4677"/>
    <w:rsid w:val="00AE4699"/>
    <w:rsid w:val="00AE49E6"/>
    <w:rsid w:val="00AE53E7"/>
    <w:rsid w:val="00AE5439"/>
    <w:rsid w:val="00AE54D7"/>
    <w:rsid w:val="00AE5AF9"/>
    <w:rsid w:val="00AE5B23"/>
    <w:rsid w:val="00AE5CCD"/>
    <w:rsid w:val="00AE626D"/>
    <w:rsid w:val="00AE697D"/>
    <w:rsid w:val="00AE725E"/>
    <w:rsid w:val="00AE75FA"/>
    <w:rsid w:val="00AE78C3"/>
    <w:rsid w:val="00AE78E1"/>
    <w:rsid w:val="00AE7C55"/>
    <w:rsid w:val="00AE7F63"/>
    <w:rsid w:val="00AF048D"/>
    <w:rsid w:val="00AF0558"/>
    <w:rsid w:val="00AF06F3"/>
    <w:rsid w:val="00AF1355"/>
    <w:rsid w:val="00AF17C6"/>
    <w:rsid w:val="00AF180E"/>
    <w:rsid w:val="00AF181B"/>
    <w:rsid w:val="00AF1DDE"/>
    <w:rsid w:val="00AF202A"/>
    <w:rsid w:val="00AF2447"/>
    <w:rsid w:val="00AF24FC"/>
    <w:rsid w:val="00AF256B"/>
    <w:rsid w:val="00AF2B91"/>
    <w:rsid w:val="00AF2F6D"/>
    <w:rsid w:val="00AF30B1"/>
    <w:rsid w:val="00AF310B"/>
    <w:rsid w:val="00AF37AB"/>
    <w:rsid w:val="00AF37E1"/>
    <w:rsid w:val="00AF3A0E"/>
    <w:rsid w:val="00AF3EE2"/>
    <w:rsid w:val="00AF4055"/>
    <w:rsid w:val="00AF40C7"/>
    <w:rsid w:val="00AF432C"/>
    <w:rsid w:val="00AF5057"/>
    <w:rsid w:val="00AF5A51"/>
    <w:rsid w:val="00AF5C75"/>
    <w:rsid w:val="00AF5FBF"/>
    <w:rsid w:val="00AF608F"/>
    <w:rsid w:val="00AF63F1"/>
    <w:rsid w:val="00AF64D8"/>
    <w:rsid w:val="00AF65A9"/>
    <w:rsid w:val="00AF6D0E"/>
    <w:rsid w:val="00AF762F"/>
    <w:rsid w:val="00AF7942"/>
    <w:rsid w:val="00AF7F4E"/>
    <w:rsid w:val="00B00B30"/>
    <w:rsid w:val="00B00EDF"/>
    <w:rsid w:val="00B0137A"/>
    <w:rsid w:val="00B0152D"/>
    <w:rsid w:val="00B015F7"/>
    <w:rsid w:val="00B0166C"/>
    <w:rsid w:val="00B01715"/>
    <w:rsid w:val="00B01BF0"/>
    <w:rsid w:val="00B022CC"/>
    <w:rsid w:val="00B02587"/>
    <w:rsid w:val="00B02986"/>
    <w:rsid w:val="00B03682"/>
    <w:rsid w:val="00B0386B"/>
    <w:rsid w:val="00B03BED"/>
    <w:rsid w:val="00B044DE"/>
    <w:rsid w:val="00B04C3A"/>
    <w:rsid w:val="00B05005"/>
    <w:rsid w:val="00B0503D"/>
    <w:rsid w:val="00B050A4"/>
    <w:rsid w:val="00B050AB"/>
    <w:rsid w:val="00B0544C"/>
    <w:rsid w:val="00B055D4"/>
    <w:rsid w:val="00B05633"/>
    <w:rsid w:val="00B05834"/>
    <w:rsid w:val="00B05A67"/>
    <w:rsid w:val="00B05BF3"/>
    <w:rsid w:val="00B05D1D"/>
    <w:rsid w:val="00B05E05"/>
    <w:rsid w:val="00B05F9D"/>
    <w:rsid w:val="00B0632A"/>
    <w:rsid w:val="00B069FA"/>
    <w:rsid w:val="00B06C53"/>
    <w:rsid w:val="00B06E35"/>
    <w:rsid w:val="00B070BD"/>
    <w:rsid w:val="00B07D80"/>
    <w:rsid w:val="00B07EAA"/>
    <w:rsid w:val="00B07FCD"/>
    <w:rsid w:val="00B101B1"/>
    <w:rsid w:val="00B105E2"/>
    <w:rsid w:val="00B10779"/>
    <w:rsid w:val="00B10A01"/>
    <w:rsid w:val="00B1128B"/>
    <w:rsid w:val="00B114CB"/>
    <w:rsid w:val="00B114D8"/>
    <w:rsid w:val="00B11743"/>
    <w:rsid w:val="00B118BF"/>
    <w:rsid w:val="00B1244F"/>
    <w:rsid w:val="00B12910"/>
    <w:rsid w:val="00B12C1D"/>
    <w:rsid w:val="00B13281"/>
    <w:rsid w:val="00B13530"/>
    <w:rsid w:val="00B13ADE"/>
    <w:rsid w:val="00B13E7F"/>
    <w:rsid w:val="00B13F4F"/>
    <w:rsid w:val="00B1405F"/>
    <w:rsid w:val="00B1455F"/>
    <w:rsid w:val="00B14597"/>
    <w:rsid w:val="00B14949"/>
    <w:rsid w:val="00B14DCB"/>
    <w:rsid w:val="00B157E9"/>
    <w:rsid w:val="00B15913"/>
    <w:rsid w:val="00B15B85"/>
    <w:rsid w:val="00B15C8F"/>
    <w:rsid w:val="00B15C9B"/>
    <w:rsid w:val="00B15F60"/>
    <w:rsid w:val="00B160AE"/>
    <w:rsid w:val="00B16873"/>
    <w:rsid w:val="00B16A7B"/>
    <w:rsid w:val="00B16F4C"/>
    <w:rsid w:val="00B17438"/>
    <w:rsid w:val="00B17896"/>
    <w:rsid w:val="00B17A93"/>
    <w:rsid w:val="00B17A97"/>
    <w:rsid w:val="00B17CCC"/>
    <w:rsid w:val="00B17DF3"/>
    <w:rsid w:val="00B17F48"/>
    <w:rsid w:val="00B20468"/>
    <w:rsid w:val="00B20685"/>
    <w:rsid w:val="00B20820"/>
    <w:rsid w:val="00B20C5B"/>
    <w:rsid w:val="00B213EF"/>
    <w:rsid w:val="00B21BAD"/>
    <w:rsid w:val="00B21EC5"/>
    <w:rsid w:val="00B220E1"/>
    <w:rsid w:val="00B226E7"/>
    <w:rsid w:val="00B22787"/>
    <w:rsid w:val="00B22860"/>
    <w:rsid w:val="00B2288D"/>
    <w:rsid w:val="00B22987"/>
    <w:rsid w:val="00B22D02"/>
    <w:rsid w:val="00B22DE6"/>
    <w:rsid w:val="00B22E73"/>
    <w:rsid w:val="00B23009"/>
    <w:rsid w:val="00B230D2"/>
    <w:rsid w:val="00B23141"/>
    <w:rsid w:val="00B232AA"/>
    <w:rsid w:val="00B233BF"/>
    <w:rsid w:val="00B23416"/>
    <w:rsid w:val="00B23D57"/>
    <w:rsid w:val="00B23F8E"/>
    <w:rsid w:val="00B23FA5"/>
    <w:rsid w:val="00B24783"/>
    <w:rsid w:val="00B2493E"/>
    <w:rsid w:val="00B24D78"/>
    <w:rsid w:val="00B2512D"/>
    <w:rsid w:val="00B25CAF"/>
    <w:rsid w:val="00B25CCE"/>
    <w:rsid w:val="00B25D59"/>
    <w:rsid w:val="00B25D76"/>
    <w:rsid w:val="00B26A80"/>
    <w:rsid w:val="00B26AC3"/>
    <w:rsid w:val="00B26ACC"/>
    <w:rsid w:val="00B26BE7"/>
    <w:rsid w:val="00B26D5E"/>
    <w:rsid w:val="00B26F98"/>
    <w:rsid w:val="00B278CD"/>
    <w:rsid w:val="00B27D19"/>
    <w:rsid w:val="00B300EC"/>
    <w:rsid w:val="00B30298"/>
    <w:rsid w:val="00B3063F"/>
    <w:rsid w:val="00B30AD9"/>
    <w:rsid w:val="00B30D0C"/>
    <w:rsid w:val="00B30D31"/>
    <w:rsid w:val="00B30D81"/>
    <w:rsid w:val="00B310AD"/>
    <w:rsid w:val="00B3127F"/>
    <w:rsid w:val="00B31397"/>
    <w:rsid w:val="00B31794"/>
    <w:rsid w:val="00B31B51"/>
    <w:rsid w:val="00B31EAD"/>
    <w:rsid w:val="00B31EE8"/>
    <w:rsid w:val="00B31F98"/>
    <w:rsid w:val="00B32B65"/>
    <w:rsid w:val="00B333AF"/>
    <w:rsid w:val="00B33E14"/>
    <w:rsid w:val="00B33FDD"/>
    <w:rsid w:val="00B3417C"/>
    <w:rsid w:val="00B34211"/>
    <w:rsid w:val="00B342EA"/>
    <w:rsid w:val="00B3456E"/>
    <w:rsid w:val="00B3468B"/>
    <w:rsid w:val="00B348B1"/>
    <w:rsid w:val="00B34989"/>
    <w:rsid w:val="00B34A6D"/>
    <w:rsid w:val="00B34CCB"/>
    <w:rsid w:val="00B35450"/>
    <w:rsid w:val="00B354FF"/>
    <w:rsid w:val="00B35740"/>
    <w:rsid w:val="00B357A3"/>
    <w:rsid w:val="00B35B43"/>
    <w:rsid w:val="00B36120"/>
    <w:rsid w:val="00B3628D"/>
    <w:rsid w:val="00B36603"/>
    <w:rsid w:val="00B36CD0"/>
    <w:rsid w:val="00B36CE4"/>
    <w:rsid w:val="00B372C5"/>
    <w:rsid w:val="00B37D24"/>
    <w:rsid w:val="00B37D6A"/>
    <w:rsid w:val="00B37E7A"/>
    <w:rsid w:val="00B4048E"/>
    <w:rsid w:val="00B40B8C"/>
    <w:rsid w:val="00B40C0A"/>
    <w:rsid w:val="00B40DE4"/>
    <w:rsid w:val="00B40E9E"/>
    <w:rsid w:val="00B40EFA"/>
    <w:rsid w:val="00B415A8"/>
    <w:rsid w:val="00B416E3"/>
    <w:rsid w:val="00B4188D"/>
    <w:rsid w:val="00B41CAB"/>
    <w:rsid w:val="00B42268"/>
    <w:rsid w:val="00B4236A"/>
    <w:rsid w:val="00B4242B"/>
    <w:rsid w:val="00B42498"/>
    <w:rsid w:val="00B426A7"/>
    <w:rsid w:val="00B426F6"/>
    <w:rsid w:val="00B427DD"/>
    <w:rsid w:val="00B42896"/>
    <w:rsid w:val="00B42976"/>
    <w:rsid w:val="00B42E39"/>
    <w:rsid w:val="00B42EC9"/>
    <w:rsid w:val="00B438C7"/>
    <w:rsid w:val="00B439B1"/>
    <w:rsid w:val="00B43E4C"/>
    <w:rsid w:val="00B44228"/>
    <w:rsid w:val="00B447D1"/>
    <w:rsid w:val="00B447E3"/>
    <w:rsid w:val="00B44AE5"/>
    <w:rsid w:val="00B44EFE"/>
    <w:rsid w:val="00B45075"/>
    <w:rsid w:val="00B450BA"/>
    <w:rsid w:val="00B4603A"/>
    <w:rsid w:val="00B46AB7"/>
    <w:rsid w:val="00B46D79"/>
    <w:rsid w:val="00B46D7A"/>
    <w:rsid w:val="00B46F89"/>
    <w:rsid w:val="00B47216"/>
    <w:rsid w:val="00B475EB"/>
    <w:rsid w:val="00B47626"/>
    <w:rsid w:val="00B4767C"/>
    <w:rsid w:val="00B476FF"/>
    <w:rsid w:val="00B479FE"/>
    <w:rsid w:val="00B47CE7"/>
    <w:rsid w:val="00B5024E"/>
    <w:rsid w:val="00B509E5"/>
    <w:rsid w:val="00B50B52"/>
    <w:rsid w:val="00B50F2E"/>
    <w:rsid w:val="00B514DF"/>
    <w:rsid w:val="00B51A35"/>
    <w:rsid w:val="00B51ADB"/>
    <w:rsid w:val="00B51BCD"/>
    <w:rsid w:val="00B51D0B"/>
    <w:rsid w:val="00B51E09"/>
    <w:rsid w:val="00B5248B"/>
    <w:rsid w:val="00B524B4"/>
    <w:rsid w:val="00B526A1"/>
    <w:rsid w:val="00B526BE"/>
    <w:rsid w:val="00B529E8"/>
    <w:rsid w:val="00B52A53"/>
    <w:rsid w:val="00B52CD7"/>
    <w:rsid w:val="00B52D8F"/>
    <w:rsid w:val="00B52DBB"/>
    <w:rsid w:val="00B536F2"/>
    <w:rsid w:val="00B538F5"/>
    <w:rsid w:val="00B53A1C"/>
    <w:rsid w:val="00B53A8C"/>
    <w:rsid w:val="00B54574"/>
    <w:rsid w:val="00B546FE"/>
    <w:rsid w:val="00B54844"/>
    <w:rsid w:val="00B5488D"/>
    <w:rsid w:val="00B54E62"/>
    <w:rsid w:val="00B55A5F"/>
    <w:rsid w:val="00B55DE6"/>
    <w:rsid w:val="00B561FB"/>
    <w:rsid w:val="00B564B9"/>
    <w:rsid w:val="00B56680"/>
    <w:rsid w:val="00B56C7D"/>
    <w:rsid w:val="00B56DCB"/>
    <w:rsid w:val="00B5734C"/>
    <w:rsid w:val="00B57450"/>
    <w:rsid w:val="00B57553"/>
    <w:rsid w:val="00B57792"/>
    <w:rsid w:val="00B5794A"/>
    <w:rsid w:val="00B57C87"/>
    <w:rsid w:val="00B57D65"/>
    <w:rsid w:val="00B57DAA"/>
    <w:rsid w:val="00B57E14"/>
    <w:rsid w:val="00B57F4B"/>
    <w:rsid w:val="00B60013"/>
    <w:rsid w:val="00B6056B"/>
    <w:rsid w:val="00B610DC"/>
    <w:rsid w:val="00B61145"/>
    <w:rsid w:val="00B61E34"/>
    <w:rsid w:val="00B6202B"/>
    <w:rsid w:val="00B6232C"/>
    <w:rsid w:val="00B62C9B"/>
    <w:rsid w:val="00B62D5B"/>
    <w:rsid w:val="00B62E54"/>
    <w:rsid w:val="00B62F0E"/>
    <w:rsid w:val="00B6301C"/>
    <w:rsid w:val="00B634BA"/>
    <w:rsid w:val="00B638EE"/>
    <w:rsid w:val="00B63A99"/>
    <w:rsid w:val="00B63CA6"/>
    <w:rsid w:val="00B643FB"/>
    <w:rsid w:val="00B645F8"/>
    <w:rsid w:val="00B64608"/>
    <w:rsid w:val="00B64905"/>
    <w:rsid w:val="00B64A10"/>
    <w:rsid w:val="00B64CFA"/>
    <w:rsid w:val="00B64EE1"/>
    <w:rsid w:val="00B65064"/>
    <w:rsid w:val="00B651FB"/>
    <w:rsid w:val="00B6527A"/>
    <w:rsid w:val="00B65930"/>
    <w:rsid w:val="00B659AD"/>
    <w:rsid w:val="00B65CD8"/>
    <w:rsid w:val="00B65DEC"/>
    <w:rsid w:val="00B666CE"/>
    <w:rsid w:val="00B66A5E"/>
    <w:rsid w:val="00B67036"/>
    <w:rsid w:val="00B670CA"/>
    <w:rsid w:val="00B67199"/>
    <w:rsid w:val="00B671E5"/>
    <w:rsid w:val="00B67427"/>
    <w:rsid w:val="00B676A7"/>
    <w:rsid w:val="00B70061"/>
    <w:rsid w:val="00B7013A"/>
    <w:rsid w:val="00B70A20"/>
    <w:rsid w:val="00B7110B"/>
    <w:rsid w:val="00B712BA"/>
    <w:rsid w:val="00B7157E"/>
    <w:rsid w:val="00B71652"/>
    <w:rsid w:val="00B719C3"/>
    <w:rsid w:val="00B71C55"/>
    <w:rsid w:val="00B72770"/>
    <w:rsid w:val="00B72826"/>
    <w:rsid w:val="00B729E4"/>
    <w:rsid w:val="00B72D6F"/>
    <w:rsid w:val="00B72D7A"/>
    <w:rsid w:val="00B7301E"/>
    <w:rsid w:val="00B732B9"/>
    <w:rsid w:val="00B73365"/>
    <w:rsid w:val="00B73601"/>
    <w:rsid w:val="00B736C2"/>
    <w:rsid w:val="00B73AD8"/>
    <w:rsid w:val="00B73D70"/>
    <w:rsid w:val="00B73FB5"/>
    <w:rsid w:val="00B7438B"/>
    <w:rsid w:val="00B746F1"/>
    <w:rsid w:val="00B74929"/>
    <w:rsid w:val="00B749B4"/>
    <w:rsid w:val="00B74B81"/>
    <w:rsid w:val="00B74E68"/>
    <w:rsid w:val="00B75294"/>
    <w:rsid w:val="00B75392"/>
    <w:rsid w:val="00B757D9"/>
    <w:rsid w:val="00B75845"/>
    <w:rsid w:val="00B7680D"/>
    <w:rsid w:val="00B769B0"/>
    <w:rsid w:val="00B76C98"/>
    <w:rsid w:val="00B76CF5"/>
    <w:rsid w:val="00B770E4"/>
    <w:rsid w:val="00B77EC5"/>
    <w:rsid w:val="00B80391"/>
    <w:rsid w:val="00B80444"/>
    <w:rsid w:val="00B805E1"/>
    <w:rsid w:val="00B80945"/>
    <w:rsid w:val="00B8135E"/>
    <w:rsid w:val="00B815A2"/>
    <w:rsid w:val="00B816FE"/>
    <w:rsid w:val="00B81784"/>
    <w:rsid w:val="00B81A0F"/>
    <w:rsid w:val="00B81B97"/>
    <w:rsid w:val="00B81FE6"/>
    <w:rsid w:val="00B82025"/>
    <w:rsid w:val="00B821EC"/>
    <w:rsid w:val="00B8228B"/>
    <w:rsid w:val="00B82742"/>
    <w:rsid w:val="00B82A73"/>
    <w:rsid w:val="00B82BD4"/>
    <w:rsid w:val="00B83056"/>
    <w:rsid w:val="00B830A1"/>
    <w:rsid w:val="00B83513"/>
    <w:rsid w:val="00B83586"/>
    <w:rsid w:val="00B835BD"/>
    <w:rsid w:val="00B838D0"/>
    <w:rsid w:val="00B83FF5"/>
    <w:rsid w:val="00B841A9"/>
    <w:rsid w:val="00B8443C"/>
    <w:rsid w:val="00B84C7E"/>
    <w:rsid w:val="00B84C8D"/>
    <w:rsid w:val="00B84E17"/>
    <w:rsid w:val="00B854BE"/>
    <w:rsid w:val="00B854CA"/>
    <w:rsid w:val="00B856EF"/>
    <w:rsid w:val="00B85C6A"/>
    <w:rsid w:val="00B85CEA"/>
    <w:rsid w:val="00B85D90"/>
    <w:rsid w:val="00B85FD0"/>
    <w:rsid w:val="00B8611E"/>
    <w:rsid w:val="00B864B1"/>
    <w:rsid w:val="00B86569"/>
    <w:rsid w:val="00B871C8"/>
    <w:rsid w:val="00B87476"/>
    <w:rsid w:val="00B87A8F"/>
    <w:rsid w:val="00B907AC"/>
    <w:rsid w:val="00B9097B"/>
    <w:rsid w:val="00B90CDE"/>
    <w:rsid w:val="00B90D5A"/>
    <w:rsid w:val="00B90E0C"/>
    <w:rsid w:val="00B91082"/>
    <w:rsid w:val="00B9146B"/>
    <w:rsid w:val="00B91B00"/>
    <w:rsid w:val="00B9207D"/>
    <w:rsid w:val="00B9217B"/>
    <w:rsid w:val="00B9220A"/>
    <w:rsid w:val="00B92821"/>
    <w:rsid w:val="00B92FE1"/>
    <w:rsid w:val="00B93020"/>
    <w:rsid w:val="00B931A7"/>
    <w:rsid w:val="00B936FA"/>
    <w:rsid w:val="00B93A66"/>
    <w:rsid w:val="00B93F7E"/>
    <w:rsid w:val="00B94196"/>
    <w:rsid w:val="00B94234"/>
    <w:rsid w:val="00B94287"/>
    <w:rsid w:val="00B94B15"/>
    <w:rsid w:val="00B94E87"/>
    <w:rsid w:val="00B94FE2"/>
    <w:rsid w:val="00B955F8"/>
    <w:rsid w:val="00B95815"/>
    <w:rsid w:val="00B95884"/>
    <w:rsid w:val="00B95FDE"/>
    <w:rsid w:val="00B9602F"/>
    <w:rsid w:val="00B960C5"/>
    <w:rsid w:val="00B963B3"/>
    <w:rsid w:val="00B96C58"/>
    <w:rsid w:val="00B96CD7"/>
    <w:rsid w:val="00B96D7C"/>
    <w:rsid w:val="00B96E31"/>
    <w:rsid w:val="00B96E98"/>
    <w:rsid w:val="00B97441"/>
    <w:rsid w:val="00B97623"/>
    <w:rsid w:val="00B97880"/>
    <w:rsid w:val="00BA054F"/>
    <w:rsid w:val="00BA0562"/>
    <w:rsid w:val="00BA0793"/>
    <w:rsid w:val="00BA09BB"/>
    <w:rsid w:val="00BA0BBB"/>
    <w:rsid w:val="00BA0D2E"/>
    <w:rsid w:val="00BA0E95"/>
    <w:rsid w:val="00BA0E9D"/>
    <w:rsid w:val="00BA10A7"/>
    <w:rsid w:val="00BA1312"/>
    <w:rsid w:val="00BA1397"/>
    <w:rsid w:val="00BA13FD"/>
    <w:rsid w:val="00BA1A45"/>
    <w:rsid w:val="00BA1F17"/>
    <w:rsid w:val="00BA2E50"/>
    <w:rsid w:val="00BA2E69"/>
    <w:rsid w:val="00BA3253"/>
    <w:rsid w:val="00BA3497"/>
    <w:rsid w:val="00BA391B"/>
    <w:rsid w:val="00BA3A8A"/>
    <w:rsid w:val="00BA3ABC"/>
    <w:rsid w:val="00BA3B33"/>
    <w:rsid w:val="00BA3D6D"/>
    <w:rsid w:val="00BA3DD0"/>
    <w:rsid w:val="00BA3FCE"/>
    <w:rsid w:val="00BA410B"/>
    <w:rsid w:val="00BA423D"/>
    <w:rsid w:val="00BA442C"/>
    <w:rsid w:val="00BA443F"/>
    <w:rsid w:val="00BA4567"/>
    <w:rsid w:val="00BA4735"/>
    <w:rsid w:val="00BA4C86"/>
    <w:rsid w:val="00BA5074"/>
    <w:rsid w:val="00BA5A6D"/>
    <w:rsid w:val="00BA6089"/>
    <w:rsid w:val="00BA6903"/>
    <w:rsid w:val="00BA6A10"/>
    <w:rsid w:val="00BA6A86"/>
    <w:rsid w:val="00BA7028"/>
    <w:rsid w:val="00BA7253"/>
    <w:rsid w:val="00BA729B"/>
    <w:rsid w:val="00BA72F6"/>
    <w:rsid w:val="00BA7531"/>
    <w:rsid w:val="00BA770D"/>
    <w:rsid w:val="00BA7FE8"/>
    <w:rsid w:val="00BB02C8"/>
    <w:rsid w:val="00BB0A50"/>
    <w:rsid w:val="00BB0DFF"/>
    <w:rsid w:val="00BB12BD"/>
    <w:rsid w:val="00BB12F9"/>
    <w:rsid w:val="00BB18B7"/>
    <w:rsid w:val="00BB1EBB"/>
    <w:rsid w:val="00BB27F0"/>
    <w:rsid w:val="00BB29A4"/>
    <w:rsid w:val="00BB2B47"/>
    <w:rsid w:val="00BB3051"/>
    <w:rsid w:val="00BB30FA"/>
    <w:rsid w:val="00BB310C"/>
    <w:rsid w:val="00BB33F6"/>
    <w:rsid w:val="00BB3D91"/>
    <w:rsid w:val="00BB40DE"/>
    <w:rsid w:val="00BB42A2"/>
    <w:rsid w:val="00BB4690"/>
    <w:rsid w:val="00BB4B89"/>
    <w:rsid w:val="00BB4F84"/>
    <w:rsid w:val="00BB4FED"/>
    <w:rsid w:val="00BB5071"/>
    <w:rsid w:val="00BB51E3"/>
    <w:rsid w:val="00BB520D"/>
    <w:rsid w:val="00BB5294"/>
    <w:rsid w:val="00BB5658"/>
    <w:rsid w:val="00BB5A99"/>
    <w:rsid w:val="00BB5DC4"/>
    <w:rsid w:val="00BB716C"/>
    <w:rsid w:val="00BB7351"/>
    <w:rsid w:val="00BB738E"/>
    <w:rsid w:val="00BB7882"/>
    <w:rsid w:val="00BB7D75"/>
    <w:rsid w:val="00BB7D89"/>
    <w:rsid w:val="00BB7FF1"/>
    <w:rsid w:val="00BC06B5"/>
    <w:rsid w:val="00BC091F"/>
    <w:rsid w:val="00BC0CC2"/>
    <w:rsid w:val="00BC0DC7"/>
    <w:rsid w:val="00BC1041"/>
    <w:rsid w:val="00BC1078"/>
    <w:rsid w:val="00BC1478"/>
    <w:rsid w:val="00BC1673"/>
    <w:rsid w:val="00BC1678"/>
    <w:rsid w:val="00BC185D"/>
    <w:rsid w:val="00BC18F3"/>
    <w:rsid w:val="00BC1DE1"/>
    <w:rsid w:val="00BC1E83"/>
    <w:rsid w:val="00BC1FB1"/>
    <w:rsid w:val="00BC2207"/>
    <w:rsid w:val="00BC247C"/>
    <w:rsid w:val="00BC2E8D"/>
    <w:rsid w:val="00BC312F"/>
    <w:rsid w:val="00BC331D"/>
    <w:rsid w:val="00BC33D2"/>
    <w:rsid w:val="00BC34A7"/>
    <w:rsid w:val="00BC3C48"/>
    <w:rsid w:val="00BC3CB3"/>
    <w:rsid w:val="00BC3F67"/>
    <w:rsid w:val="00BC4186"/>
    <w:rsid w:val="00BC477D"/>
    <w:rsid w:val="00BC4A17"/>
    <w:rsid w:val="00BC4B4B"/>
    <w:rsid w:val="00BC4DEB"/>
    <w:rsid w:val="00BC4E27"/>
    <w:rsid w:val="00BC5392"/>
    <w:rsid w:val="00BC5641"/>
    <w:rsid w:val="00BC567C"/>
    <w:rsid w:val="00BC58A7"/>
    <w:rsid w:val="00BC5D41"/>
    <w:rsid w:val="00BC5EAB"/>
    <w:rsid w:val="00BC601E"/>
    <w:rsid w:val="00BC6129"/>
    <w:rsid w:val="00BC6A84"/>
    <w:rsid w:val="00BC6B16"/>
    <w:rsid w:val="00BC6B56"/>
    <w:rsid w:val="00BC6CF5"/>
    <w:rsid w:val="00BC6DCA"/>
    <w:rsid w:val="00BC6E0A"/>
    <w:rsid w:val="00BC6E7E"/>
    <w:rsid w:val="00BC730B"/>
    <w:rsid w:val="00BC7411"/>
    <w:rsid w:val="00BC7F78"/>
    <w:rsid w:val="00BD0340"/>
    <w:rsid w:val="00BD09BD"/>
    <w:rsid w:val="00BD09D0"/>
    <w:rsid w:val="00BD0A56"/>
    <w:rsid w:val="00BD0B5F"/>
    <w:rsid w:val="00BD0D56"/>
    <w:rsid w:val="00BD12FD"/>
    <w:rsid w:val="00BD14EA"/>
    <w:rsid w:val="00BD17EE"/>
    <w:rsid w:val="00BD1D08"/>
    <w:rsid w:val="00BD1F9F"/>
    <w:rsid w:val="00BD2894"/>
    <w:rsid w:val="00BD2C49"/>
    <w:rsid w:val="00BD34E5"/>
    <w:rsid w:val="00BD35B0"/>
    <w:rsid w:val="00BD38C3"/>
    <w:rsid w:val="00BD408C"/>
    <w:rsid w:val="00BD416D"/>
    <w:rsid w:val="00BD447A"/>
    <w:rsid w:val="00BD44DA"/>
    <w:rsid w:val="00BD4BC6"/>
    <w:rsid w:val="00BD4EB2"/>
    <w:rsid w:val="00BD4EB3"/>
    <w:rsid w:val="00BD4F4D"/>
    <w:rsid w:val="00BD5249"/>
    <w:rsid w:val="00BD53D7"/>
    <w:rsid w:val="00BD56F7"/>
    <w:rsid w:val="00BD5B7C"/>
    <w:rsid w:val="00BD5E61"/>
    <w:rsid w:val="00BD6796"/>
    <w:rsid w:val="00BD6BA8"/>
    <w:rsid w:val="00BD6BDC"/>
    <w:rsid w:val="00BD71EF"/>
    <w:rsid w:val="00BD76AD"/>
    <w:rsid w:val="00BD77DA"/>
    <w:rsid w:val="00BD7928"/>
    <w:rsid w:val="00BD799F"/>
    <w:rsid w:val="00BD7A59"/>
    <w:rsid w:val="00BD7D03"/>
    <w:rsid w:val="00BD7D98"/>
    <w:rsid w:val="00BE0066"/>
    <w:rsid w:val="00BE025E"/>
    <w:rsid w:val="00BE043B"/>
    <w:rsid w:val="00BE0A9F"/>
    <w:rsid w:val="00BE0AAB"/>
    <w:rsid w:val="00BE0C95"/>
    <w:rsid w:val="00BE0DA2"/>
    <w:rsid w:val="00BE123C"/>
    <w:rsid w:val="00BE14E3"/>
    <w:rsid w:val="00BE1C7B"/>
    <w:rsid w:val="00BE269D"/>
    <w:rsid w:val="00BE29E7"/>
    <w:rsid w:val="00BE2D1A"/>
    <w:rsid w:val="00BE2F14"/>
    <w:rsid w:val="00BE2FD1"/>
    <w:rsid w:val="00BE3559"/>
    <w:rsid w:val="00BE3BC6"/>
    <w:rsid w:val="00BE4073"/>
    <w:rsid w:val="00BE40ED"/>
    <w:rsid w:val="00BE44C8"/>
    <w:rsid w:val="00BE4B17"/>
    <w:rsid w:val="00BE4D7D"/>
    <w:rsid w:val="00BE4EB1"/>
    <w:rsid w:val="00BE5040"/>
    <w:rsid w:val="00BE538D"/>
    <w:rsid w:val="00BE5956"/>
    <w:rsid w:val="00BE6033"/>
    <w:rsid w:val="00BE632A"/>
    <w:rsid w:val="00BE6D4B"/>
    <w:rsid w:val="00BE6DB0"/>
    <w:rsid w:val="00BE6F56"/>
    <w:rsid w:val="00BE6FAA"/>
    <w:rsid w:val="00BE7124"/>
    <w:rsid w:val="00BE7156"/>
    <w:rsid w:val="00BE7AA0"/>
    <w:rsid w:val="00BE7F5C"/>
    <w:rsid w:val="00BF02E9"/>
    <w:rsid w:val="00BF045A"/>
    <w:rsid w:val="00BF0539"/>
    <w:rsid w:val="00BF05A2"/>
    <w:rsid w:val="00BF0605"/>
    <w:rsid w:val="00BF0803"/>
    <w:rsid w:val="00BF0A67"/>
    <w:rsid w:val="00BF0AD7"/>
    <w:rsid w:val="00BF0ADE"/>
    <w:rsid w:val="00BF0B2F"/>
    <w:rsid w:val="00BF0B7A"/>
    <w:rsid w:val="00BF0C6A"/>
    <w:rsid w:val="00BF0C97"/>
    <w:rsid w:val="00BF0E5F"/>
    <w:rsid w:val="00BF110A"/>
    <w:rsid w:val="00BF1969"/>
    <w:rsid w:val="00BF1C72"/>
    <w:rsid w:val="00BF205C"/>
    <w:rsid w:val="00BF2321"/>
    <w:rsid w:val="00BF27C6"/>
    <w:rsid w:val="00BF2A9F"/>
    <w:rsid w:val="00BF2B1B"/>
    <w:rsid w:val="00BF2B6C"/>
    <w:rsid w:val="00BF2CEA"/>
    <w:rsid w:val="00BF2D53"/>
    <w:rsid w:val="00BF3130"/>
    <w:rsid w:val="00BF342F"/>
    <w:rsid w:val="00BF3C58"/>
    <w:rsid w:val="00BF3D12"/>
    <w:rsid w:val="00BF4065"/>
    <w:rsid w:val="00BF41E9"/>
    <w:rsid w:val="00BF4BAF"/>
    <w:rsid w:val="00BF4DBF"/>
    <w:rsid w:val="00BF4FDC"/>
    <w:rsid w:val="00BF5625"/>
    <w:rsid w:val="00BF5767"/>
    <w:rsid w:val="00BF5A30"/>
    <w:rsid w:val="00BF5B10"/>
    <w:rsid w:val="00BF5DCB"/>
    <w:rsid w:val="00BF62AA"/>
    <w:rsid w:val="00BF6368"/>
    <w:rsid w:val="00BF654C"/>
    <w:rsid w:val="00BF6E47"/>
    <w:rsid w:val="00BF73E1"/>
    <w:rsid w:val="00BF7862"/>
    <w:rsid w:val="00C0009D"/>
    <w:rsid w:val="00C00180"/>
    <w:rsid w:val="00C0031B"/>
    <w:rsid w:val="00C00322"/>
    <w:rsid w:val="00C005F7"/>
    <w:rsid w:val="00C0096F"/>
    <w:rsid w:val="00C00E53"/>
    <w:rsid w:val="00C012E4"/>
    <w:rsid w:val="00C016DD"/>
    <w:rsid w:val="00C0214B"/>
    <w:rsid w:val="00C024BB"/>
    <w:rsid w:val="00C02A53"/>
    <w:rsid w:val="00C02B19"/>
    <w:rsid w:val="00C02C40"/>
    <w:rsid w:val="00C03906"/>
    <w:rsid w:val="00C03DE1"/>
    <w:rsid w:val="00C0406C"/>
    <w:rsid w:val="00C042FD"/>
    <w:rsid w:val="00C045C7"/>
    <w:rsid w:val="00C053C5"/>
    <w:rsid w:val="00C054E7"/>
    <w:rsid w:val="00C05834"/>
    <w:rsid w:val="00C059A8"/>
    <w:rsid w:val="00C05F41"/>
    <w:rsid w:val="00C062CD"/>
    <w:rsid w:val="00C06416"/>
    <w:rsid w:val="00C06806"/>
    <w:rsid w:val="00C06957"/>
    <w:rsid w:val="00C06AED"/>
    <w:rsid w:val="00C077E9"/>
    <w:rsid w:val="00C079EE"/>
    <w:rsid w:val="00C07D1C"/>
    <w:rsid w:val="00C07D9A"/>
    <w:rsid w:val="00C105A5"/>
    <w:rsid w:val="00C10B03"/>
    <w:rsid w:val="00C10E7D"/>
    <w:rsid w:val="00C11F15"/>
    <w:rsid w:val="00C12150"/>
    <w:rsid w:val="00C12A0A"/>
    <w:rsid w:val="00C139D7"/>
    <w:rsid w:val="00C13DF0"/>
    <w:rsid w:val="00C1438F"/>
    <w:rsid w:val="00C14A56"/>
    <w:rsid w:val="00C14AB7"/>
    <w:rsid w:val="00C14B06"/>
    <w:rsid w:val="00C150B4"/>
    <w:rsid w:val="00C1543B"/>
    <w:rsid w:val="00C156BF"/>
    <w:rsid w:val="00C1575C"/>
    <w:rsid w:val="00C159E6"/>
    <w:rsid w:val="00C15CF4"/>
    <w:rsid w:val="00C15E4E"/>
    <w:rsid w:val="00C16515"/>
    <w:rsid w:val="00C17055"/>
    <w:rsid w:val="00C171EB"/>
    <w:rsid w:val="00C17B69"/>
    <w:rsid w:val="00C17DEF"/>
    <w:rsid w:val="00C17E5F"/>
    <w:rsid w:val="00C17EBE"/>
    <w:rsid w:val="00C206B7"/>
    <w:rsid w:val="00C208F9"/>
    <w:rsid w:val="00C2090F"/>
    <w:rsid w:val="00C20ED8"/>
    <w:rsid w:val="00C21341"/>
    <w:rsid w:val="00C21485"/>
    <w:rsid w:val="00C216D5"/>
    <w:rsid w:val="00C219EC"/>
    <w:rsid w:val="00C21E9F"/>
    <w:rsid w:val="00C21F75"/>
    <w:rsid w:val="00C220FB"/>
    <w:rsid w:val="00C22251"/>
    <w:rsid w:val="00C22677"/>
    <w:rsid w:val="00C22BC7"/>
    <w:rsid w:val="00C22C2B"/>
    <w:rsid w:val="00C22CEB"/>
    <w:rsid w:val="00C22EAE"/>
    <w:rsid w:val="00C22F26"/>
    <w:rsid w:val="00C2352C"/>
    <w:rsid w:val="00C23B56"/>
    <w:rsid w:val="00C23FB3"/>
    <w:rsid w:val="00C24688"/>
    <w:rsid w:val="00C24CAE"/>
    <w:rsid w:val="00C24CFA"/>
    <w:rsid w:val="00C24E59"/>
    <w:rsid w:val="00C24FC5"/>
    <w:rsid w:val="00C2511A"/>
    <w:rsid w:val="00C2569F"/>
    <w:rsid w:val="00C256C7"/>
    <w:rsid w:val="00C2575C"/>
    <w:rsid w:val="00C25762"/>
    <w:rsid w:val="00C258D5"/>
    <w:rsid w:val="00C25F3E"/>
    <w:rsid w:val="00C262F6"/>
    <w:rsid w:val="00C2673B"/>
    <w:rsid w:val="00C26809"/>
    <w:rsid w:val="00C2696D"/>
    <w:rsid w:val="00C273A3"/>
    <w:rsid w:val="00C274E4"/>
    <w:rsid w:val="00C27624"/>
    <w:rsid w:val="00C27ABB"/>
    <w:rsid w:val="00C30791"/>
    <w:rsid w:val="00C3097D"/>
    <w:rsid w:val="00C30B02"/>
    <w:rsid w:val="00C30FE7"/>
    <w:rsid w:val="00C31143"/>
    <w:rsid w:val="00C315F4"/>
    <w:rsid w:val="00C318A4"/>
    <w:rsid w:val="00C31AE2"/>
    <w:rsid w:val="00C31B53"/>
    <w:rsid w:val="00C31B6B"/>
    <w:rsid w:val="00C324D3"/>
    <w:rsid w:val="00C32523"/>
    <w:rsid w:val="00C327BF"/>
    <w:rsid w:val="00C327EA"/>
    <w:rsid w:val="00C32972"/>
    <w:rsid w:val="00C32B6A"/>
    <w:rsid w:val="00C335F1"/>
    <w:rsid w:val="00C33C0F"/>
    <w:rsid w:val="00C33C1B"/>
    <w:rsid w:val="00C33CC5"/>
    <w:rsid w:val="00C33D6C"/>
    <w:rsid w:val="00C33D7E"/>
    <w:rsid w:val="00C34199"/>
    <w:rsid w:val="00C341B1"/>
    <w:rsid w:val="00C342B0"/>
    <w:rsid w:val="00C34750"/>
    <w:rsid w:val="00C3498C"/>
    <w:rsid w:val="00C349EA"/>
    <w:rsid w:val="00C34E7D"/>
    <w:rsid w:val="00C34F10"/>
    <w:rsid w:val="00C3549C"/>
    <w:rsid w:val="00C35A8D"/>
    <w:rsid w:val="00C35BC6"/>
    <w:rsid w:val="00C35EEC"/>
    <w:rsid w:val="00C35F10"/>
    <w:rsid w:val="00C35F75"/>
    <w:rsid w:val="00C366B6"/>
    <w:rsid w:val="00C36A61"/>
    <w:rsid w:val="00C36AB7"/>
    <w:rsid w:val="00C36EAC"/>
    <w:rsid w:val="00C3715B"/>
    <w:rsid w:val="00C37407"/>
    <w:rsid w:val="00C37541"/>
    <w:rsid w:val="00C3799D"/>
    <w:rsid w:val="00C37A12"/>
    <w:rsid w:val="00C37AD6"/>
    <w:rsid w:val="00C37C70"/>
    <w:rsid w:val="00C37FCA"/>
    <w:rsid w:val="00C4037C"/>
    <w:rsid w:val="00C40BAF"/>
    <w:rsid w:val="00C414A3"/>
    <w:rsid w:val="00C41667"/>
    <w:rsid w:val="00C419F5"/>
    <w:rsid w:val="00C41C41"/>
    <w:rsid w:val="00C41CF4"/>
    <w:rsid w:val="00C41EDE"/>
    <w:rsid w:val="00C4218A"/>
    <w:rsid w:val="00C423C0"/>
    <w:rsid w:val="00C427AE"/>
    <w:rsid w:val="00C42804"/>
    <w:rsid w:val="00C42E17"/>
    <w:rsid w:val="00C4316B"/>
    <w:rsid w:val="00C431A7"/>
    <w:rsid w:val="00C43391"/>
    <w:rsid w:val="00C4356C"/>
    <w:rsid w:val="00C43DBA"/>
    <w:rsid w:val="00C448E8"/>
    <w:rsid w:val="00C44F82"/>
    <w:rsid w:val="00C44F99"/>
    <w:rsid w:val="00C451CF"/>
    <w:rsid w:val="00C451DC"/>
    <w:rsid w:val="00C45762"/>
    <w:rsid w:val="00C45806"/>
    <w:rsid w:val="00C46116"/>
    <w:rsid w:val="00C46540"/>
    <w:rsid w:val="00C46EC1"/>
    <w:rsid w:val="00C47947"/>
    <w:rsid w:val="00C50BDE"/>
    <w:rsid w:val="00C50CC2"/>
    <w:rsid w:val="00C50E50"/>
    <w:rsid w:val="00C50F62"/>
    <w:rsid w:val="00C5157D"/>
    <w:rsid w:val="00C517AA"/>
    <w:rsid w:val="00C51B40"/>
    <w:rsid w:val="00C51E69"/>
    <w:rsid w:val="00C5202E"/>
    <w:rsid w:val="00C520E4"/>
    <w:rsid w:val="00C52B08"/>
    <w:rsid w:val="00C52B38"/>
    <w:rsid w:val="00C530CD"/>
    <w:rsid w:val="00C53164"/>
    <w:rsid w:val="00C5317E"/>
    <w:rsid w:val="00C535BD"/>
    <w:rsid w:val="00C53B6C"/>
    <w:rsid w:val="00C54332"/>
    <w:rsid w:val="00C54647"/>
    <w:rsid w:val="00C5469C"/>
    <w:rsid w:val="00C5483E"/>
    <w:rsid w:val="00C54B9B"/>
    <w:rsid w:val="00C54BF1"/>
    <w:rsid w:val="00C55074"/>
    <w:rsid w:val="00C552FD"/>
    <w:rsid w:val="00C55528"/>
    <w:rsid w:val="00C55760"/>
    <w:rsid w:val="00C56978"/>
    <w:rsid w:val="00C56D3C"/>
    <w:rsid w:val="00C57069"/>
    <w:rsid w:val="00C5733A"/>
    <w:rsid w:val="00C57431"/>
    <w:rsid w:val="00C57834"/>
    <w:rsid w:val="00C57D91"/>
    <w:rsid w:val="00C57EFE"/>
    <w:rsid w:val="00C57F55"/>
    <w:rsid w:val="00C60089"/>
    <w:rsid w:val="00C6036B"/>
    <w:rsid w:val="00C60403"/>
    <w:rsid w:val="00C60A1C"/>
    <w:rsid w:val="00C61726"/>
    <w:rsid w:val="00C61847"/>
    <w:rsid w:val="00C61B58"/>
    <w:rsid w:val="00C61C38"/>
    <w:rsid w:val="00C6254C"/>
    <w:rsid w:val="00C625A7"/>
    <w:rsid w:val="00C62968"/>
    <w:rsid w:val="00C62ED7"/>
    <w:rsid w:val="00C63167"/>
    <w:rsid w:val="00C631F7"/>
    <w:rsid w:val="00C6352A"/>
    <w:rsid w:val="00C6359B"/>
    <w:rsid w:val="00C638CE"/>
    <w:rsid w:val="00C6451A"/>
    <w:rsid w:val="00C64C8E"/>
    <w:rsid w:val="00C64D6F"/>
    <w:rsid w:val="00C650E0"/>
    <w:rsid w:val="00C656C3"/>
    <w:rsid w:val="00C65835"/>
    <w:rsid w:val="00C669C2"/>
    <w:rsid w:val="00C66E71"/>
    <w:rsid w:val="00C66F02"/>
    <w:rsid w:val="00C67087"/>
    <w:rsid w:val="00C67215"/>
    <w:rsid w:val="00C6724B"/>
    <w:rsid w:val="00C6728B"/>
    <w:rsid w:val="00C67C27"/>
    <w:rsid w:val="00C67DFA"/>
    <w:rsid w:val="00C70525"/>
    <w:rsid w:val="00C705B5"/>
    <w:rsid w:val="00C70ABF"/>
    <w:rsid w:val="00C70AEB"/>
    <w:rsid w:val="00C70C67"/>
    <w:rsid w:val="00C7125F"/>
    <w:rsid w:val="00C7145F"/>
    <w:rsid w:val="00C71877"/>
    <w:rsid w:val="00C71B5A"/>
    <w:rsid w:val="00C72240"/>
    <w:rsid w:val="00C72694"/>
    <w:rsid w:val="00C72C2F"/>
    <w:rsid w:val="00C72FCA"/>
    <w:rsid w:val="00C7389C"/>
    <w:rsid w:val="00C739DE"/>
    <w:rsid w:val="00C73B03"/>
    <w:rsid w:val="00C73E81"/>
    <w:rsid w:val="00C740A9"/>
    <w:rsid w:val="00C74526"/>
    <w:rsid w:val="00C74D3C"/>
    <w:rsid w:val="00C74D65"/>
    <w:rsid w:val="00C751C8"/>
    <w:rsid w:val="00C752A2"/>
    <w:rsid w:val="00C7550C"/>
    <w:rsid w:val="00C7554E"/>
    <w:rsid w:val="00C757FE"/>
    <w:rsid w:val="00C75C68"/>
    <w:rsid w:val="00C75D74"/>
    <w:rsid w:val="00C75E38"/>
    <w:rsid w:val="00C75F86"/>
    <w:rsid w:val="00C75FB1"/>
    <w:rsid w:val="00C76042"/>
    <w:rsid w:val="00C7644A"/>
    <w:rsid w:val="00C76A9C"/>
    <w:rsid w:val="00C76B10"/>
    <w:rsid w:val="00C76BB1"/>
    <w:rsid w:val="00C76C9F"/>
    <w:rsid w:val="00C76D2B"/>
    <w:rsid w:val="00C76E36"/>
    <w:rsid w:val="00C76F5F"/>
    <w:rsid w:val="00C775B9"/>
    <w:rsid w:val="00C7790B"/>
    <w:rsid w:val="00C77EE1"/>
    <w:rsid w:val="00C8037D"/>
    <w:rsid w:val="00C806BB"/>
    <w:rsid w:val="00C807B6"/>
    <w:rsid w:val="00C807EC"/>
    <w:rsid w:val="00C80AD9"/>
    <w:rsid w:val="00C80B9A"/>
    <w:rsid w:val="00C80BD5"/>
    <w:rsid w:val="00C8154B"/>
    <w:rsid w:val="00C81655"/>
    <w:rsid w:val="00C8165F"/>
    <w:rsid w:val="00C817D2"/>
    <w:rsid w:val="00C82212"/>
    <w:rsid w:val="00C828AA"/>
    <w:rsid w:val="00C82A1F"/>
    <w:rsid w:val="00C82B18"/>
    <w:rsid w:val="00C82B58"/>
    <w:rsid w:val="00C82B92"/>
    <w:rsid w:val="00C82C62"/>
    <w:rsid w:val="00C82D4C"/>
    <w:rsid w:val="00C82EB5"/>
    <w:rsid w:val="00C8352A"/>
    <w:rsid w:val="00C836BD"/>
    <w:rsid w:val="00C8398D"/>
    <w:rsid w:val="00C83AE8"/>
    <w:rsid w:val="00C83BF1"/>
    <w:rsid w:val="00C83C45"/>
    <w:rsid w:val="00C83F21"/>
    <w:rsid w:val="00C842F5"/>
    <w:rsid w:val="00C843D0"/>
    <w:rsid w:val="00C843D9"/>
    <w:rsid w:val="00C84478"/>
    <w:rsid w:val="00C8474B"/>
    <w:rsid w:val="00C84B83"/>
    <w:rsid w:val="00C84BFD"/>
    <w:rsid w:val="00C85083"/>
    <w:rsid w:val="00C85D91"/>
    <w:rsid w:val="00C860A5"/>
    <w:rsid w:val="00C86117"/>
    <w:rsid w:val="00C866C8"/>
    <w:rsid w:val="00C86DBE"/>
    <w:rsid w:val="00C87146"/>
    <w:rsid w:val="00C8732C"/>
    <w:rsid w:val="00C87378"/>
    <w:rsid w:val="00C873AB"/>
    <w:rsid w:val="00C87423"/>
    <w:rsid w:val="00C8750B"/>
    <w:rsid w:val="00C90502"/>
    <w:rsid w:val="00C9128D"/>
    <w:rsid w:val="00C91535"/>
    <w:rsid w:val="00C91743"/>
    <w:rsid w:val="00C9180A"/>
    <w:rsid w:val="00C91920"/>
    <w:rsid w:val="00C91D1C"/>
    <w:rsid w:val="00C92EE6"/>
    <w:rsid w:val="00C932AB"/>
    <w:rsid w:val="00C93405"/>
    <w:rsid w:val="00C939C8"/>
    <w:rsid w:val="00C93A93"/>
    <w:rsid w:val="00C93C7F"/>
    <w:rsid w:val="00C9476B"/>
    <w:rsid w:val="00C94AA6"/>
    <w:rsid w:val="00C94ADA"/>
    <w:rsid w:val="00C950A5"/>
    <w:rsid w:val="00C952B4"/>
    <w:rsid w:val="00C95657"/>
    <w:rsid w:val="00C95842"/>
    <w:rsid w:val="00C95E9A"/>
    <w:rsid w:val="00C95F13"/>
    <w:rsid w:val="00C9648B"/>
    <w:rsid w:val="00C96B43"/>
    <w:rsid w:val="00C96BAE"/>
    <w:rsid w:val="00C970F0"/>
    <w:rsid w:val="00CA00EC"/>
    <w:rsid w:val="00CA1248"/>
    <w:rsid w:val="00CA1254"/>
    <w:rsid w:val="00CA1957"/>
    <w:rsid w:val="00CA1DDC"/>
    <w:rsid w:val="00CA1F61"/>
    <w:rsid w:val="00CA2676"/>
    <w:rsid w:val="00CA26AD"/>
    <w:rsid w:val="00CA2A1D"/>
    <w:rsid w:val="00CA2D8E"/>
    <w:rsid w:val="00CA2F2E"/>
    <w:rsid w:val="00CA31A3"/>
    <w:rsid w:val="00CA31CE"/>
    <w:rsid w:val="00CA330F"/>
    <w:rsid w:val="00CA33FF"/>
    <w:rsid w:val="00CA34DF"/>
    <w:rsid w:val="00CA3594"/>
    <w:rsid w:val="00CA3AE8"/>
    <w:rsid w:val="00CA3CB9"/>
    <w:rsid w:val="00CA3D13"/>
    <w:rsid w:val="00CA3EF1"/>
    <w:rsid w:val="00CA4027"/>
    <w:rsid w:val="00CA45F5"/>
    <w:rsid w:val="00CA46AF"/>
    <w:rsid w:val="00CA48E9"/>
    <w:rsid w:val="00CA4905"/>
    <w:rsid w:val="00CA551B"/>
    <w:rsid w:val="00CA56D7"/>
    <w:rsid w:val="00CA5C6C"/>
    <w:rsid w:val="00CA5D21"/>
    <w:rsid w:val="00CA5D98"/>
    <w:rsid w:val="00CA5FBE"/>
    <w:rsid w:val="00CA6A46"/>
    <w:rsid w:val="00CA6BBF"/>
    <w:rsid w:val="00CA6F92"/>
    <w:rsid w:val="00CA7451"/>
    <w:rsid w:val="00CA7B49"/>
    <w:rsid w:val="00CB014A"/>
    <w:rsid w:val="00CB01C6"/>
    <w:rsid w:val="00CB051A"/>
    <w:rsid w:val="00CB0A3E"/>
    <w:rsid w:val="00CB0A87"/>
    <w:rsid w:val="00CB0DB3"/>
    <w:rsid w:val="00CB0FFB"/>
    <w:rsid w:val="00CB15B1"/>
    <w:rsid w:val="00CB1792"/>
    <w:rsid w:val="00CB1F32"/>
    <w:rsid w:val="00CB2A0A"/>
    <w:rsid w:val="00CB2CB2"/>
    <w:rsid w:val="00CB2E51"/>
    <w:rsid w:val="00CB309C"/>
    <w:rsid w:val="00CB372D"/>
    <w:rsid w:val="00CB3A25"/>
    <w:rsid w:val="00CB3A31"/>
    <w:rsid w:val="00CB3DB1"/>
    <w:rsid w:val="00CB40AE"/>
    <w:rsid w:val="00CB413B"/>
    <w:rsid w:val="00CB4290"/>
    <w:rsid w:val="00CB44B7"/>
    <w:rsid w:val="00CB45E5"/>
    <w:rsid w:val="00CB4BB4"/>
    <w:rsid w:val="00CB4C43"/>
    <w:rsid w:val="00CB4D97"/>
    <w:rsid w:val="00CB59A5"/>
    <w:rsid w:val="00CB5E1C"/>
    <w:rsid w:val="00CB5E44"/>
    <w:rsid w:val="00CB6139"/>
    <w:rsid w:val="00CB6536"/>
    <w:rsid w:val="00CB6624"/>
    <w:rsid w:val="00CB6CF7"/>
    <w:rsid w:val="00CB6E09"/>
    <w:rsid w:val="00CB6ED4"/>
    <w:rsid w:val="00CB6F27"/>
    <w:rsid w:val="00CB758C"/>
    <w:rsid w:val="00CB7856"/>
    <w:rsid w:val="00CB7F6B"/>
    <w:rsid w:val="00CC0036"/>
    <w:rsid w:val="00CC04C9"/>
    <w:rsid w:val="00CC0670"/>
    <w:rsid w:val="00CC0C31"/>
    <w:rsid w:val="00CC0C95"/>
    <w:rsid w:val="00CC0CFE"/>
    <w:rsid w:val="00CC0DE2"/>
    <w:rsid w:val="00CC1230"/>
    <w:rsid w:val="00CC1453"/>
    <w:rsid w:val="00CC174C"/>
    <w:rsid w:val="00CC1A5D"/>
    <w:rsid w:val="00CC1D54"/>
    <w:rsid w:val="00CC1E06"/>
    <w:rsid w:val="00CC2256"/>
    <w:rsid w:val="00CC2445"/>
    <w:rsid w:val="00CC24B8"/>
    <w:rsid w:val="00CC24EA"/>
    <w:rsid w:val="00CC2635"/>
    <w:rsid w:val="00CC279D"/>
    <w:rsid w:val="00CC2C42"/>
    <w:rsid w:val="00CC379F"/>
    <w:rsid w:val="00CC3A49"/>
    <w:rsid w:val="00CC3B88"/>
    <w:rsid w:val="00CC3BFF"/>
    <w:rsid w:val="00CC3FF2"/>
    <w:rsid w:val="00CC418A"/>
    <w:rsid w:val="00CC424B"/>
    <w:rsid w:val="00CC4672"/>
    <w:rsid w:val="00CC47C5"/>
    <w:rsid w:val="00CC47E1"/>
    <w:rsid w:val="00CC4DF6"/>
    <w:rsid w:val="00CC4E41"/>
    <w:rsid w:val="00CC5F94"/>
    <w:rsid w:val="00CC5FDA"/>
    <w:rsid w:val="00CC631E"/>
    <w:rsid w:val="00CC717D"/>
    <w:rsid w:val="00CC73CC"/>
    <w:rsid w:val="00CC7662"/>
    <w:rsid w:val="00CC77B6"/>
    <w:rsid w:val="00CC7925"/>
    <w:rsid w:val="00CC7DC7"/>
    <w:rsid w:val="00CD068C"/>
    <w:rsid w:val="00CD0895"/>
    <w:rsid w:val="00CD0BBF"/>
    <w:rsid w:val="00CD0D9E"/>
    <w:rsid w:val="00CD0E8E"/>
    <w:rsid w:val="00CD1244"/>
    <w:rsid w:val="00CD1272"/>
    <w:rsid w:val="00CD1601"/>
    <w:rsid w:val="00CD1A3D"/>
    <w:rsid w:val="00CD1DD3"/>
    <w:rsid w:val="00CD3130"/>
    <w:rsid w:val="00CD3712"/>
    <w:rsid w:val="00CD3948"/>
    <w:rsid w:val="00CD3B36"/>
    <w:rsid w:val="00CD3D9A"/>
    <w:rsid w:val="00CD3F61"/>
    <w:rsid w:val="00CD46CA"/>
    <w:rsid w:val="00CD48A4"/>
    <w:rsid w:val="00CD48F7"/>
    <w:rsid w:val="00CD4CEC"/>
    <w:rsid w:val="00CD5256"/>
    <w:rsid w:val="00CD560B"/>
    <w:rsid w:val="00CD56A9"/>
    <w:rsid w:val="00CD5AA8"/>
    <w:rsid w:val="00CD5F0D"/>
    <w:rsid w:val="00CD6363"/>
    <w:rsid w:val="00CD6815"/>
    <w:rsid w:val="00CD6A1F"/>
    <w:rsid w:val="00CD6C07"/>
    <w:rsid w:val="00CD709B"/>
    <w:rsid w:val="00CD7628"/>
    <w:rsid w:val="00CD765F"/>
    <w:rsid w:val="00CD7BDF"/>
    <w:rsid w:val="00CD7E87"/>
    <w:rsid w:val="00CD7F4E"/>
    <w:rsid w:val="00CD7F82"/>
    <w:rsid w:val="00CD7F90"/>
    <w:rsid w:val="00CE00F2"/>
    <w:rsid w:val="00CE0549"/>
    <w:rsid w:val="00CE0709"/>
    <w:rsid w:val="00CE0A60"/>
    <w:rsid w:val="00CE0B1A"/>
    <w:rsid w:val="00CE0FF0"/>
    <w:rsid w:val="00CE11F6"/>
    <w:rsid w:val="00CE19B4"/>
    <w:rsid w:val="00CE1CC2"/>
    <w:rsid w:val="00CE1D94"/>
    <w:rsid w:val="00CE2104"/>
    <w:rsid w:val="00CE2333"/>
    <w:rsid w:val="00CE2960"/>
    <w:rsid w:val="00CE29D1"/>
    <w:rsid w:val="00CE3010"/>
    <w:rsid w:val="00CE35BE"/>
    <w:rsid w:val="00CE35D5"/>
    <w:rsid w:val="00CE3AD6"/>
    <w:rsid w:val="00CE4071"/>
    <w:rsid w:val="00CE4381"/>
    <w:rsid w:val="00CE43B3"/>
    <w:rsid w:val="00CE4D82"/>
    <w:rsid w:val="00CE54D0"/>
    <w:rsid w:val="00CE55FB"/>
    <w:rsid w:val="00CE5C14"/>
    <w:rsid w:val="00CE5CED"/>
    <w:rsid w:val="00CE5FEC"/>
    <w:rsid w:val="00CE6369"/>
    <w:rsid w:val="00CE6DB0"/>
    <w:rsid w:val="00CE7023"/>
    <w:rsid w:val="00CE74ED"/>
    <w:rsid w:val="00CE75B9"/>
    <w:rsid w:val="00CE7CC8"/>
    <w:rsid w:val="00CF0414"/>
    <w:rsid w:val="00CF0C4C"/>
    <w:rsid w:val="00CF0D4C"/>
    <w:rsid w:val="00CF0DDC"/>
    <w:rsid w:val="00CF0DE8"/>
    <w:rsid w:val="00CF143F"/>
    <w:rsid w:val="00CF17B7"/>
    <w:rsid w:val="00CF1A62"/>
    <w:rsid w:val="00CF1C0D"/>
    <w:rsid w:val="00CF2156"/>
    <w:rsid w:val="00CF215D"/>
    <w:rsid w:val="00CF26A9"/>
    <w:rsid w:val="00CF29D3"/>
    <w:rsid w:val="00CF2B7B"/>
    <w:rsid w:val="00CF3105"/>
    <w:rsid w:val="00CF3206"/>
    <w:rsid w:val="00CF3F1C"/>
    <w:rsid w:val="00CF400D"/>
    <w:rsid w:val="00CF416D"/>
    <w:rsid w:val="00CF4492"/>
    <w:rsid w:val="00CF4A61"/>
    <w:rsid w:val="00CF4D16"/>
    <w:rsid w:val="00CF4F40"/>
    <w:rsid w:val="00CF6373"/>
    <w:rsid w:val="00CF6A7B"/>
    <w:rsid w:val="00CF6B09"/>
    <w:rsid w:val="00CF6D55"/>
    <w:rsid w:val="00CF7124"/>
    <w:rsid w:val="00CF729E"/>
    <w:rsid w:val="00CF7366"/>
    <w:rsid w:val="00CF73F4"/>
    <w:rsid w:val="00CF78DD"/>
    <w:rsid w:val="00CF7EB7"/>
    <w:rsid w:val="00CF7F56"/>
    <w:rsid w:val="00D00B8E"/>
    <w:rsid w:val="00D00E40"/>
    <w:rsid w:val="00D01F6B"/>
    <w:rsid w:val="00D044B1"/>
    <w:rsid w:val="00D046AE"/>
    <w:rsid w:val="00D0482B"/>
    <w:rsid w:val="00D048BC"/>
    <w:rsid w:val="00D0510E"/>
    <w:rsid w:val="00D05264"/>
    <w:rsid w:val="00D053CA"/>
    <w:rsid w:val="00D05B68"/>
    <w:rsid w:val="00D05C6D"/>
    <w:rsid w:val="00D05F70"/>
    <w:rsid w:val="00D05F76"/>
    <w:rsid w:val="00D06522"/>
    <w:rsid w:val="00D066CA"/>
    <w:rsid w:val="00D06D57"/>
    <w:rsid w:val="00D070D2"/>
    <w:rsid w:val="00D07155"/>
    <w:rsid w:val="00D079CA"/>
    <w:rsid w:val="00D10203"/>
    <w:rsid w:val="00D102E9"/>
    <w:rsid w:val="00D105EC"/>
    <w:rsid w:val="00D10637"/>
    <w:rsid w:val="00D1077F"/>
    <w:rsid w:val="00D1082B"/>
    <w:rsid w:val="00D10857"/>
    <w:rsid w:val="00D10983"/>
    <w:rsid w:val="00D10ABE"/>
    <w:rsid w:val="00D10D7C"/>
    <w:rsid w:val="00D10FB0"/>
    <w:rsid w:val="00D11BEC"/>
    <w:rsid w:val="00D11C3A"/>
    <w:rsid w:val="00D121ED"/>
    <w:rsid w:val="00D12CDE"/>
    <w:rsid w:val="00D12DC2"/>
    <w:rsid w:val="00D12E92"/>
    <w:rsid w:val="00D1377F"/>
    <w:rsid w:val="00D1390F"/>
    <w:rsid w:val="00D13A25"/>
    <w:rsid w:val="00D13D0A"/>
    <w:rsid w:val="00D13FED"/>
    <w:rsid w:val="00D141DC"/>
    <w:rsid w:val="00D142AD"/>
    <w:rsid w:val="00D142E7"/>
    <w:rsid w:val="00D14303"/>
    <w:rsid w:val="00D14446"/>
    <w:rsid w:val="00D1446D"/>
    <w:rsid w:val="00D1449D"/>
    <w:rsid w:val="00D146DD"/>
    <w:rsid w:val="00D147D5"/>
    <w:rsid w:val="00D14B16"/>
    <w:rsid w:val="00D14B1A"/>
    <w:rsid w:val="00D15507"/>
    <w:rsid w:val="00D157EF"/>
    <w:rsid w:val="00D15AB3"/>
    <w:rsid w:val="00D15E81"/>
    <w:rsid w:val="00D1609D"/>
    <w:rsid w:val="00D16A73"/>
    <w:rsid w:val="00D17605"/>
    <w:rsid w:val="00D17645"/>
    <w:rsid w:val="00D17652"/>
    <w:rsid w:val="00D17C1D"/>
    <w:rsid w:val="00D17CEA"/>
    <w:rsid w:val="00D2066E"/>
    <w:rsid w:val="00D206C8"/>
    <w:rsid w:val="00D206E9"/>
    <w:rsid w:val="00D20F79"/>
    <w:rsid w:val="00D20F8E"/>
    <w:rsid w:val="00D2105C"/>
    <w:rsid w:val="00D211E2"/>
    <w:rsid w:val="00D214B7"/>
    <w:rsid w:val="00D21610"/>
    <w:rsid w:val="00D217B6"/>
    <w:rsid w:val="00D21C07"/>
    <w:rsid w:val="00D22014"/>
    <w:rsid w:val="00D223B0"/>
    <w:rsid w:val="00D2281E"/>
    <w:rsid w:val="00D22B52"/>
    <w:rsid w:val="00D22EB3"/>
    <w:rsid w:val="00D22FFB"/>
    <w:rsid w:val="00D231FD"/>
    <w:rsid w:val="00D2372A"/>
    <w:rsid w:val="00D23E06"/>
    <w:rsid w:val="00D24D6F"/>
    <w:rsid w:val="00D24D99"/>
    <w:rsid w:val="00D24DA8"/>
    <w:rsid w:val="00D24F94"/>
    <w:rsid w:val="00D25051"/>
    <w:rsid w:val="00D25255"/>
    <w:rsid w:val="00D255B8"/>
    <w:rsid w:val="00D255ED"/>
    <w:rsid w:val="00D258CD"/>
    <w:rsid w:val="00D25971"/>
    <w:rsid w:val="00D259B8"/>
    <w:rsid w:val="00D25AB1"/>
    <w:rsid w:val="00D25AF9"/>
    <w:rsid w:val="00D25D97"/>
    <w:rsid w:val="00D25DCA"/>
    <w:rsid w:val="00D26293"/>
    <w:rsid w:val="00D264C2"/>
    <w:rsid w:val="00D26C47"/>
    <w:rsid w:val="00D26D48"/>
    <w:rsid w:val="00D26D55"/>
    <w:rsid w:val="00D274D0"/>
    <w:rsid w:val="00D27640"/>
    <w:rsid w:val="00D276EC"/>
    <w:rsid w:val="00D27B36"/>
    <w:rsid w:val="00D27F96"/>
    <w:rsid w:val="00D30335"/>
    <w:rsid w:val="00D30645"/>
    <w:rsid w:val="00D30B7D"/>
    <w:rsid w:val="00D31023"/>
    <w:rsid w:val="00D310D0"/>
    <w:rsid w:val="00D31458"/>
    <w:rsid w:val="00D317CB"/>
    <w:rsid w:val="00D319E9"/>
    <w:rsid w:val="00D31B2F"/>
    <w:rsid w:val="00D31F78"/>
    <w:rsid w:val="00D328E6"/>
    <w:rsid w:val="00D32B80"/>
    <w:rsid w:val="00D32D44"/>
    <w:rsid w:val="00D32FDA"/>
    <w:rsid w:val="00D331CA"/>
    <w:rsid w:val="00D3338F"/>
    <w:rsid w:val="00D3343E"/>
    <w:rsid w:val="00D337AD"/>
    <w:rsid w:val="00D3391A"/>
    <w:rsid w:val="00D33D3F"/>
    <w:rsid w:val="00D34534"/>
    <w:rsid w:val="00D34935"/>
    <w:rsid w:val="00D34A52"/>
    <w:rsid w:val="00D34B98"/>
    <w:rsid w:val="00D34C02"/>
    <w:rsid w:val="00D34CD0"/>
    <w:rsid w:val="00D35C74"/>
    <w:rsid w:val="00D36318"/>
    <w:rsid w:val="00D3638E"/>
    <w:rsid w:val="00D36416"/>
    <w:rsid w:val="00D3663D"/>
    <w:rsid w:val="00D36A58"/>
    <w:rsid w:val="00D36BEC"/>
    <w:rsid w:val="00D36FDC"/>
    <w:rsid w:val="00D37289"/>
    <w:rsid w:val="00D3750A"/>
    <w:rsid w:val="00D37B37"/>
    <w:rsid w:val="00D37C2B"/>
    <w:rsid w:val="00D40670"/>
    <w:rsid w:val="00D40A16"/>
    <w:rsid w:val="00D40FC4"/>
    <w:rsid w:val="00D42A8C"/>
    <w:rsid w:val="00D42D23"/>
    <w:rsid w:val="00D430EB"/>
    <w:rsid w:val="00D431F0"/>
    <w:rsid w:val="00D4332B"/>
    <w:rsid w:val="00D4333B"/>
    <w:rsid w:val="00D43CC0"/>
    <w:rsid w:val="00D43DDC"/>
    <w:rsid w:val="00D43F5B"/>
    <w:rsid w:val="00D4432B"/>
    <w:rsid w:val="00D44482"/>
    <w:rsid w:val="00D44664"/>
    <w:rsid w:val="00D446C6"/>
    <w:rsid w:val="00D44C2C"/>
    <w:rsid w:val="00D44E78"/>
    <w:rsid w:val="00D458B7"/>
    <w:rsid w:val="00D45ADE"/>
    <w:rsid w:val="00D46249"/>
    <w:rsid w:val="00D46363"/>
    <w:rsid w:val="00D468AC"/>
    <w:rsid w:val="00D46BC1"/>
    <w:rsid w:val="00D46BE8"/>
    <w:rsid w:val="00D47782"/>
    <w:rsid w:val="00D477CC"/>
    <w:rsid w:val="00D47930"/>
    <w:rsid w:val="00D47AF0"/>
    <w:rsid w:val="00D47D69"/>
    <w:rsid w:val="00D50125"/>
    <w:rsid w:val="00D5027A"/>
    <w:rsid w:val="00D5031C"/>
    <w:rsid w:val="00D505C2"/>
    <w:rsid w:val="00D50FEC"/>
    <w:rsid w:val="00D513EB"/>
    <w:rsid w:val="00D51522"/>
    <w:rsid w:val="00D518C3"/>
    <w:rsid w:val="00D5193D"/>
    <w:rsid w:val="00D51A8A"/>
    <w:rsid w:val="00D51D7C"/>
    <w:rsid w:val="00D51DDC"/>
    <w:rsid w:val="00D51F91"/>
    <w:rsid w:val="00D5200A"/>
    <w:rsid w:val="00D5212F"/>
    <w:rsid w:val="00D5216D"/>
    <w:rsid w:val="00D52343"/>
    <w:rsid w:val="00D523B0"/>
    <w:rsid w:val="00D525A9"/>
    <w:rsid w:val="00D533C8"/>
    <w:rsid w:val="00D539A3"/>
    <w:rsid w:val="00D53EAE"/>
    <w:rsid w:val="00D5401E"/>
    <w:rsid w:val="00D54541"/>
    <w:rsid w:val="00D54662"/>
    <w:rsid w:val="00D549B1"/>
    <w:rsid w:val="00D54B0B"/>
    <w:rsid w:val="00D54E86"/>
    <w:rsid w:val="00D55789"/>
    <w:rsid w:val="00D55B3D"/>
    <w:rsid w:val="00D56326"/>
    <w:rsid w:val="00D5682D"/>
    <w:rsid w:val="00D56EDB"/>
    <w:rsid w:val="00D571C8"/>
    <w:rsid w:val="00D571D6"/>
    <w:rsid w:val="00D57B32"/>
    <w:rsid w:val="00D57ED7"/>
    <w:rsid w:val="00D60204"/>
    <w:rsid w:val="00D60A05"/>
    <w:rsid w:val="00D60D4A"/>
    <w:rsid w:val="00D60F49"/>
    <w:rsid w:val="00D610B7"/>
    <w:rsid w:val="00D619AC"/>
    <w:rsid w:val="00D628EA"/>
    <w:rsid w:val="00D62997"/>
    <w:rsid w:val="00D629C4"/>
    <w:rsid w:val="00D63209"/>
    <w:rsid w:val="00D63431"/>
    <w:rsid w:val="00D63839"/>
    <w:rsid w:val="00D63B81"/>
    <w:rsid w:val="00D63C56"/>
    <w:rsid w:val="00D63C87"/>
    <w:rsid w:val="00D64008"/>
    <w:rsid w:val="00D649CE"/>
    <w:rsid w:val="00D649E3"/>
    <w:rsid w:val="00D6521E"/>
    <w:rsid w:val="00D652D1"/>
    <w:rsid w:val="00D6555F"/>
    <w:rsid w:val="00D65818"/>
    <w:rsid w:val="00D659BB"/>
    <w:rsid w:val="00D65C33"/>
    <w:rsid w:val="00D65DC4"/>
    <w:rsid w:val="00D664F2"/>
    <w:rsid w:val="00D668B3"/>
    <w:rsid w:val="00D66A89"/>
    <w:rsid w:val="00D66B2E"/>
    <w:rsid w:val="00D66D79"/>
    <w:rsid w:val="00D6704E"/>
    <w:rsid w:val="00D671D5"/>
    <w:rsid w:val="00D67B74"/>
    <w:rsid w:val="00D70189"/>
    <w:rsid w:val="00D70617"/>
    <w:rsid w:val="00D70663"/>
    <w:rsid w:val="00D70709"/>
    <w:rsid w:val="00D70795"/>
    <w:rsid w:val="00D7081C"/>
    <w:rsid w:val="00D70904"/>
    <w:rsid w:val="00D70A07"/>
    <w:rsid w:val="00D70DF8"/>
    <w:rsid w:val="00D7130A"/>
    <w:rsid w:val="00D71EB0"/>
    <w:rsid w:val="00D71F0B"/>
    <w:rsid w:val="00D72026"/>
    <w:rsid w:val="00D722EA"/>
    <w:rsid w:val="00D726C1"/>
    <w:rsid w:val="00D728B8"/>
    <w:rsid w:val="00D72CCB"/>
    <w:rsid w:val="00D72EBE"/>
    <w:rsid w:val="00D72F9C"/>
    <w:rsid w:val="00D7365C"/>
    <w:rsid w:val="00D741B7"/>
    <w:rsid w:val="00D74F2D"/>
    <w:rsid w:val="00D7506C"/>
    <w:rsid w:val="00D75397"/>
    <w:rsid w:val="00D753F6"/>
    <w:rsid w:val="00D75BB0"/>
    <w:rsid w:val="00D75DC1"/>
    <w:rsid w:val="00D76485"/>
    <w:rsid w:val="00D7666D"/>
    <w:rsid w:val="00D770C5"/>
    <w:rsid w:val="00D773B1"/>
    <w:rsid w:val="00D77631"/>
    <w:rsid w:val="00D777B2"/>
    <w:rsid w:val="00D7780D"/>
    <w:rsid w:val="00D778A5"/>
    <w:rsid w:val="00D778BC"/>
    <w:rsid w:val="00D77AA3"/>
    <w:rsid w:val="00D77C2B"/>
    <w:rsid w:val="00D77CAF"/>
    <w:rsid w:val="00D77DE7"/>
    <w:rsid w:val="00D801D8"/>
    <w:rsid w:val="00D802B2"/>
    <w:rsid w:val="00D804CB"/>
    <w:rsid w:val="00D806D2"/>
    <w:rsid w:val="00D80863"/>
    <w:rsid w:val="00D80904"/>
    <w:rsid w:val="00D8093A"/>
    <w:rsid w:val="00D80BF5"/>
    <w:rsid w:val="00D80C49"/>
    <w:rsid w:val="00D81B77"/>
    <w:rsid w:val="00D81BA5"/>
    <w:rsid w:val="00D81CFA"/>
    <w:rsid w:val="00D82066"/>
    <w:rsid w:val="00D82EF3"/>
    <w:rsid w:val="00D82EFB"/>
    <w:rsid w:val="00D835F2"/>
    <w:rsid w:val="00D84367"/>
    <w:rsid w:val="00D844E5"/>
    <w:rsid w:val="00D846B8"/>
    <w:rsid w:val="00D848B2"/>
    <w:rsid w:val="00D849F4"/>
    <w:rsid w:val="00D84B76"/>
    <w:rsid w:val="00D84D1C"/>
    <w:rsid w:val="00D84FD5"/>
    <w:rsid w:val="00D85166"/>
    <w:rsid w:val="00D852F1"/>
    <w:rsid w:val="00D85854"/>
    <w:rsid w:val="00D85B2C"/>
    <w:rsid w:val="00D85D88"/>
    <w:rsid w:val="00D85EC0"/>
    <w:rsid w:val="00D86287"/>
    <w:rsid w:val="00D86435"/>
    <w:rsid w:val="00D86CCF"/>
    <w:rsid w:val="00D86DA5"/>
    <w:rsid w:val="00D87FAF"/>
    <w:rsid w:val="00D9045F"/>
    <w:rsid w:val="00D90568"/>
    <w:rsid w:val="00D9066A"/>
    <w:rsid w:val="00D90C67"/>
    <w:rsid w:val="00D90E5B"/>
    <w:rsid w:val="00D90F0F"/>
    <w:rsid w:val="00D9146B"/>
    <w:rsid w:val="00D914E3"/>
    <w:rsid w:val="00D916AD"/>
    <w:rsid w:val="00D918AC"/>
    <w:rsid w:val="00D919D1"/>
    <w:rsid w:val="00D92231"/>
    <w:rsid w:val="00D92376"/>
    <w:rsid w:val="00D923F9"/>
    <w:rsid w:val="00D924FF"/>
    <w:rsid w:val="00D92571"/>
    <w:rsid w:val="00D92893"/>
    <w:rsid w:val="00D92AAA"/>
    <w:rsid w:val="00D92DC4"/>
    <w:rsid w:val="00D9356C"/>
    <w:rsid w:val="00D935DD"/>
    <w:rsid w:val="00D93B4C"/>
    <w:rsid w:val="00D93C14"/>
    <w:rsid w:val="00D93D63"/>
    <w:rsid w:val="00D93E1A"/>
    <w:rsid w:val="00D942EC"/>
    <w:rsid w:val="00D946BE"/>
    <w:rsid w:val="00D94826"/>
    <w:rsid w:val="00D94A15"/>
    <w:rsid w:val="00D94BB2"/>
    <w:rsid w:val="00D94E0C"/>
    <w:rsid w:val="00D95048"/>
    <w:rsid w:val="00D95702"/>
    <w:rsid w:val="00D962FA"/>
    <w:rsid w:val="00D966D7"/>
    <w:rsid w:val="00D96706"/>
    <w:rsid w:val="00D97069"/>
    <w:rsid w:val="00DA0030"/>
    <w:rsid w:val="00DA01FF"/>
    <w:rsid w:val="00DA05C6"/>
    <w:rsid w:val="00DA0725"/>
    <w:rsid w:val="00DA0DF5"/>
    <w:rsid w:val="00DA0F56"/>
    <w:rsid w:val="00DA14CA"/>
    <w:rsid w:val="00DA1D98"/>
    <w:rsid w:val="00DA1E20"/>
    <w:rsid w:val="00DA242A"/>
    <w:rsid w:val="00DA2BE2"/>
    <w:rsid w:val="00DA2E5D"/>
    <w:rsid w:val="00DA3609"/>
    <w:rsid w:val="00DA3C08"/>
    <w:rsid w:val="00DA3EF7"/>
    <w:rsid w:val="00DA4246"/>
    <w:rsid w:val="00DA45E8"/>
    <w:rsid w:val="00DA47D3"/>
    <w:rsid w:val="00DA47ED"/>
    <w:rsid w:val="00DA4814"/>
    <w:rsid w:val="00DA4866"/>
    <w:rsid w:val="00DA4978"/>
    <w:rsid w:val="00DA4BF3"/>
    <w:rsid w:val="00DA4F42"/>
    <w:rsid w:val="00DA4F60"/>
    <w:rsid w:val="00DA5008"/>
    <w:rsid w:val="00DA503E"/>
    <w:rsid w:val="00DA50C0"/>
    <w:rsid w:val="00DA5480"/>
    <w:rsid w:val="00DA582C"/>
    <w:rsid w:val="00DA622C"/>
    <w:rsid w:val="00DA626E"/>
    <w:rsid w:val="00DA66E7"/>
    <w:rsid w:val="00DA6933"/>
    <w:rsid w:val="00DA7459"/>
    <w:rsid w:val="00DA76D6"/>
    <w:rsid w:val="00DA7808"/>
    <w:rsid w:val="00DA79BD"/>
    <w:rsid w:val="00DA7CFD"/>
    <w:rsid w:val="00DA7D9F"/>
    <w:rsid w:val="00DB002B"/>
    <w:rsid w:val="00DB0422"/>
    <w:rsid w:val="00DB048B"/>
    <w:rsid w:val="00DB0679"/>
    <w:rsid w:val="00DB0977"/>
    <w:rsid w:val="00DB0A8F"/>
    <w:rsid w:val="00DB0B33"/>
    <w:rsid w:val="00DB0B90"/>
    <w:rsid w:val="00DB0C75"/>
    <w:rsid w:val="00DB0CDC"/>
    <w:rsid w:val="00DB0CE5"/>
    <w:rsid w:val="00DB124F"/>
    <w:rsid w:val="00DB13DF"/>
    <w:rsid w:val="00DB146E"/>
    <w:rsid w:val="00DB14FA"/>
    <w:rsid w:val="00DB1591"/>
    <w:rsid w:val="00DB177C"/>
    <w:rsid w:val="00DB1ABA"/>
    <w:rsid w:val="00DB207D"/>
    <w:rsid w:val="00DB23A7"/>
    <w:rsid w:val="00DB2BDB"/>
    <w:rsid w:val="00DB30E2"/>
    <w:rsid w:val="00DB33FF"/>
    <w:rsid w:val="00DB35B8"/>
    <w:rsid w:val="00DB3681"/>
    <w:rsid w:val="00DB3FBB"/>
    <w:rsid w:val="00DB43C8"/>
    <w:rsid w:val="00DB452A"/>
    <w:rsid w:val="00DB4E23"/>
    <w:rsid w:val="00DB5315"/>
    <w:rsid w:val="00DB5826"/>
    <w:rsid w:val="00DB5868"/>
    <w:rsid w:val="00DB616C"/>
    <w:rsid w:val="00DB64C2"/>
    <w:rsid w:val="00DB6B1B"/>
    <w:rsid w:val="00DB6B8C"/>
    <w:rsid w:val="00DB70AC"/>
    <w:rsid w:val="00DB7195"/>
    <w:rsid w:val="00DB7C92"/>
    <w:rsid w:val="00DB7CFB"/>
    <w:rsid w:val="00DB7D0A"/>
    <w:rsid w:val="00DC0843"/>
    <w:rsid w:val="00DC140D"/>
    <w:rsid w:val="00DC154D"/>
    <w:rsid w:val="00DC1692"/>
    <w:rsid w:val="00DC1B79"/>
    <w:rsid w:val="00DC1CDD"/>
    <w:rsid w:val="00DC1D02"/>
    <w:rsid w:val="00DC1E57"/>
    <w:rsid w:val="00DC2265"/>
    <w:rsid w:val="00DC2524"/>
    <w:rsid w:val="00DC26D7"/>
    <w:rsid w:val="00DC2C25"/>
    <w:rsid w:val="00DC2F1A"/>
    <w:rsid w:val="00DC2F67"/>
    <w:rsid w:val="00DC33B1"/>
    <w:rsid w:val="00DC3420"/>
    <w:rsid w:val="00DC384E"/>
    <w:rsid w:val="00DC3ACC"/>
    <w:rsid w:val="00DC4305"/>
    <w:rsid w:val="00DC4840"/>
    <w:rsid w:val="00DC4C70"/>
    <w:rsid w:val="00DC4D79"/>
    <w:rsid w:val="00DC4DC0"/>
    <w:rsid w:val="00DC5247"/>
    <w:rsid w:val="00DC5549"/>
    <w:rsid w:val="00DC579C"/>
    <w:rsid w:val="00DC5882"/>
    <w:rsid w:val="00DC6011"/>
    <w:rsid w:val="00DC60F8"/>
    <w:rsid w:val="00DC63C2"/>
    <w:rsid w:val="00DC6972"/>
    <w:rsid w:val="00DC6B38"/>
    <w:rsid w:val="00DC6E8D"/>
    <w:rsid w:val="00DC73A1"/>
    <w:rsid w:val="00DC75B7"/>
    <w:rsid w:val="00DC76EA"/>
    <w:rsid w:val="00DC79A3"/>
    <w:rsid w:val="00DC7A8E"/>
    <w:rsid w:val="00DC7A9F"/>
    <w:rsid w:val="00DC7B32"/>
    <w:rsid w:val="00DC7E63"/>
    <w:rsid w:val="00DD046E"/>
    <w:rsid w:val="00DD0835"/>
    <w:rsid w:val="00DD085D"/>
    <w:rsid w:val="00DD0B03"/>
    <w:rsid w:val="00DD0C6B"/>
    <w:rsid w:val="00DD1146"/>
    <w:rsid w:val="00DD132A"/>
    <w:rsid w:val="00DD157B"/>
    <w:rsid w:val="00DD1A53"/>
    <w:rsid w:val="00DD20B4"/>
    <w:rsid w:val="00DD2172"/>
    <w:rsid w:val="00DD2980"/>
    <w:rsid w:val="00DD2A55"/>
    <w:rsid w:val="00DD2C3E"/>
    <w:rsid w:val="00DD2E27"/>
    <w:rsid w:val="00DD2FEF"/>
    <w:rsid w:val="00DD3138"/>
    <w:rsid w:val="00DD33ED"/>
    <w:rsid w:val="00DD3885"/>
    <w:rsid w:val="00DD3ABB"/>
    <w:rsid w:val="00DD3CEA"/>
    <w:rsid w:val="00DD4111"/>
    <w:rsid w:val="00DD4193"/>
    <w:rsid w:val="00DD4BE1"/>
    <w:rsid w:val="00DD53D1"/>
    <w:rsid w:val="00DD55F4"/>
    <w:rsid w:val="00DD5B76"/>
    <w:rsid w:val="00DD5E34"/>
    <w:rsid w:val="00DD639E"/>
    <w:rsid w:val="00DD6438"/>
    <w:rsid w:val="00DD65FF"/>
    <w:rsid w:val="00DD6657"/>
    <w:rsid w:val="00DD7181"/>
    <w:rsid w:val="00DD73A5"/>
    <w:rsid w:val="00DD73F4"/>
    <w:rsid w:val="00DD7530"/>
    <w:rsid w:val="00DD7A90"/>
    <w:rsid w:val="00DD7AF0"/>
    <w:rsid w:val="00DD7B32"/>
    <w:rsid w:val="00DD7CB2"/>
    <w:rsid w:val="00DE00AA"/>
    <w:rsid w:val="00DE018A"/>
    <w:rsid w:val="00DE028C"/>
    <w:rsid w:val="00DE0361"/>
    <w:rsid w:val="00DE0BCD"/>
    <w:rsid w:val="00DE12B1"/>
    <w:rsid w:val="00DE1B18"/>
    <w:rsid w:val="00DE1EEF"/>
    <w:rsid w:val="00DE2569"/>
    <w:rsid w:val="00DE294A"/>
    <w:rsid w:val="00DE2A9B"/>
    <w:rsid w:val="00DE2C99"/>
    <w:rsid w:val="00DE2D50"/>
    <w:rsid w:val="00DE2E7A"/>
    <w:rsid w:val="00DE3081"/>
    <w:rsid w:val="00DE325D"/>
    <w:rsid w:val="00DE368A"/>
    <w:rsid w:val="00DE3994"/>
    <w:rsid w:val="00DE3B6F"/>
    <w:rsid w:val="00DE3BD0"/>
    <w:rsid w:val="00DE3D88"/>
    <w:rsid w:val="00DE3E4D"/>
    <w:rsid w:val="00DE42DE"/>
    <w:rsid w:val="00DE462A"/>
    <w:rsid w:val="00DE4A6E"/>
    <w:rsid w:val="00DE4C89"/>
    <w:rsid w:val="00DE4E43"/>
    <w:rsid w:val="00DE5299"/>
    <w:rsid w:val="00DE56FA"/>
    <w:rsid w:val="00DE5A26"/>
    <w:rsid w:val="00DE5C25"/>
    <w:rsid w:val="00DE5D9E"/>
    <w:rsid w:val="00DE5E1B"/>
    <w:rsid w:val="00DE5E24"/>
    <w:rsid w:val="00DE603E"/>
    <w:rsid w:val="00DE62F9"/>
    <w:rsid w:val="00DE64AC"/>
    <w:rsid w:val="00DE6597"/>
    <w:rsid w:val="00DE6733"/>
    <w:rsid w:val="00DE69C2"/>
    <w:rsid w:val="00DE69D3"/>
    <w:rsid w:val="00DE6C10"/>
    <w:rsid w:val="00DE6C5E"/>
    <w:rsid w:val="00DE72AD"/>
    <w:rsid w:val="00DE7A1B"/>
    <w:rsid w:val="00DF02E6"/>
    <w:rsid w:val="00DF04C0"/>
    <w:rsid w:val="00DF08A2"/>
    <w:rsid w:val="00DF0DA8"/>
    <w:rsid w:val="00DF1572"/>
    <w:rsid w:val="00DF1737"/>
    <w:rsid w:val="00DF2463"/>
    <w:rsid w:val="00DF2642"/>
    <w:rsid w:val="00DF274E"/>
    <w:rsid w:val="00DF295A"/>
    <w:rsid w:val="00DF3385"/>
    <w:rsid w:val="00DF3B95"/>
    <w:rsid w:val="00DF453B"/>
    <w:rsid w:val="00DF457F"/>
    <w:rsid w:val="00DF4680"/>
    <w:rsid w:val="00DF49A7"/>
    <w:rsid w:val="00DF4E4D"/>
    <w:rsid w:val="00DF4F87"/>
    <w:rsid w:val="00DF52E2"/>
    <w:rsid w:val="00DF59ED"/>
    <w:rsid w:val="00DF64CD"/>
    <w:rsid w:val="00DF65DF"/>
    <w:rsid w:val="00DF66C3"/>
    <w:rsid w:val="00DF698D"/>
    <w:rsid w:val="00DF6A0F"/>
    <w:rsid w:val="00DF6AB8"/>
    <w:rsid w:val="00DF6E8B"/>
    <w:rsid w:val="00DF7537"/>
    <w:rsid w:val="00DF7660"/>
    <w:rsid w:val="00DF7B40"/>
    <w:rsid w:val="00DF7F19"/>
    <w:rsid w:val="00DF7F3A"/>
    <w:rsid w:val="00E00313"/>
    <w:rsid w:val="00E00478"/>
    <w:rsid w:val="00E006D0"/>
    <w:rsid w:val="00E00B09"/>
    <w:rsid w:val="00E00D88"/>
    <w:rsid w:val="00E010DE"/>
    <w:rsid w:val="00E0133A"/>
    <w:rsid w:val="00E01387"/>
    <w:rsid w:val="00E01AB9"/>
    <w:rsid w:val="00E01B45"/>
    <w:rsid w:val="00E01F98"/>
    <w:rsid w:val="00E02202"/>
    <w:rsid w:val="00E0221C"/>
    <w:rsid w:val="00E02D8A"/>
    <w:rsid w:val="00E033E5"/>
    <w:rsid w:val="00E03565"/>
    <w:rsid w:val="00E0358F"/>
    <w:rsid w:val="00E03BC6"/>
    <w:rsid w:val="00E0409D"/>
    <w:rsid w:val="00E042C0"/>
    <w:rsid w:val="00E0474D"/>
    <w:rsid w:val="00E04774"/>
    <w:rsid w:val="00E049B1"/>
    <w:rsid w:val="00E04AD8"/>
    <w:rsid w:val="00E04BB2"/>
    <w:rsid w:val="00E04BC5"/>
    <w:rsid w:val="00E04BF8"/>
    <w:rsid w:val="00E04CA8"/>
    <w:rsid w:val="00E04EF3"/>
    <w:rsid w:val="00E05271"/>
    <w:rsid w:val="00E05275"/>
    <w:rsid w:val="00E0536C"/>
    <w:rsid w:val="00E059DD"/>
    <w:rsid w:val="00E05ECC"/>
    <w:rsid w:val="00E0638A"/>
    <w:rsid w:val="00E0652A"/>
    <w:rsid w:val="00E066B9"/>
    <w:rsid w:val="00E06BCE"/>
    <w:rsid w:val="00E06C49"/>
    <w:rsid w:val="00E07224"/>
    <w:rsid w:val="00E07984"/>
    <w:rsid w:val="00E10137"/>
    <w:rsid w:val="00E109C9"/>
    <w:rsid w:val="00E10EE7"/>
    <w:rsid w:val="00E114BC"/>
    <w:rsid w:val="00E11BAF"/>
    <w:rsid w:val="00E11E89"/>
    <w:rsid w:val="00E121BE"/>
    <w:rsid w:val="00E123A4"/>
    <w:rsid w:val="00E123FA"/>
    <w:rsid w:val="00E12B27"/>
    <w:rsid w:val="00E12E45"/>
    <w:rsid w:val="00E12FCE"/>
    <w:rsid w:val="00E1303F"/>
    <w:rsid w:val="00E13068"/>
    <w:rsid w:val="00E130BE"/>
    <w:rsid w:val="00E134B5"/>
    <w:rsid w:val="00E134DF"/>
    <w:rsid w:val="00E135DF"/>
    <w:rsid w:val="00E13664"/>
    <w:rsid w:val="00E13715"/>
    <w:rsid w:val="00E13BA3"/>
    <w:rsid w:val="00E13CD7"/>
    <w:rsid w:val="00E13E16"/>
    <w:rsid w:val="00E13E20"/>
    <w:rsid w:val="00E13E51"/>
    <w:rsid w:val="00E14159"/>
    <w:rsid w:val="00E142E8"/>
    <w:rsid w:val="00E151A6"/>
    <w:rsid w:val="00E152B4"/>
    <w:rsid w:val="00E16D99"/>
    <w:rsid w:val="00E1763B"/>
    <w:rsid w:val="00E17CB3"/>
    <w:rsid w:val="00E17D24"/>
    <w:rsid w:val="00E2178F"/>
    <w:rsid w:val="00E21AFB"/>
    <w:rsid w:val="00E21CE0"/>
    <w:rsid w:val="00E21D5B"/>
    <w:rsid w:val="00E21F59"/>
    <w:rsid w:val="00E221DC"/>
    <w:rsid w:val="00E2245A"/>
    <w:rsid w:val="00E22DDB"/>
    <w:rsid w:val="00E23691"/>
    <w:rsid w:val="00E2395F"/>
    <w:rsid w:val="00E2439E"/>
    <w:rsid w:val="00E2444B"/>
    <w:rsid w:val="00E24ABF"/>
    <w:rsid w:val="00E24AD4"/>
    <w:rsid w:val="00E24C4E"/>
    <w:rsid w:val="00E24F4C"/>
    <w:rsid w:val="00E24F63"/>
    <w:rsid w:val="00E252CE"/>
    <w:rsid w:val="00E2543E"/>
    <w:rsid w:val="00E255EC"/>
    <w:rsid w:val="00E25839"/>
    <w:rsid w:val="00E25E37"/>
    <w:rsid w:val="00E25EBB"/>
    <w:rsid w:val="00E266AF"/>
    <w:rsid w:val="00E266BF"/>
    <w:rsid w:val="00E26B98"/>
    <w:rsid w:val="00E26D0B"/>
    <w:rsid w:val="00E26F23"/>
    <w:rsid w:val="00E27015"/>
    <w:rsid w:val="00E27403"/>
    <w:rsid w:val="00E2789E"/>
    <w:rsid w:val="00E27A56"/>
    <w:rsid w:val="00E27B91"/>
    <w:rsid w:val="00E30339"/>
    <w:rsid w:val="00E303C2"/>
    <w:rsid w:val="00E30481"/>
    <w:rsid w:val="00E306AB"/>
    <w:rsid w:val="00E309E2"/>
    <w:rsid w:val="00E309F1"/>
    <w:rsid w:val="00E30B24"/>
    <w:rsid w:val="00E30DB8"/>
    <w:rsid w:val="00E31995"/>
    <w:rsid w:val="00E31B8A"/>
    <w:rsid w:val="00E31C3E"/>
    <w:rsid w:val="00E31E50"/>
    <w:rsid w:val="00E31E67"/>
    <w:rsid w:val="00E3280B"/>
    <w:rsid w:val="00E32D28"/>
    <w:rsid w:val="00E330C6"/>
    <w:rsid w:val="00E33114"/>
    <w:rsid w:val="00E3383F"/>
    <w:rsid w:val="00E33ACB"/>
    <w:rsid w:val="00E33D86"/>
    <w:rsid w:val="00E33DEE"/>
    <w:rsid w:val="00E33F32"/>
    <w:rsid w:val="00E345A1"/>
    <w:rsid w:val="00E347FC"/>
    <w:rsid w:val="00E348A3"/>
    <w:rsid w:val="00E34C36"/>
    <w:rsid w:val="00E34C42"/>
    <w:rsid w:val="00E34EF2"/>
    <w:rsid w:val="00E35063"/>
    <w:rsid w:val="00E35318"/>
    <w:rsid w:val="00E3535B"/>
    <w:rsid w:val="00E35685"/>
    <w:rsid w:val="00E35C27"/>
    <w:rsid w:val="00E35D73"/>
    <w:rsid w:val="00E36306"/>
    <w:rsid w:val="00E363C8"/>
    <w:rsid w:val="00E367DE"/>
    <w:rsid w:val="00E3683D"/>
    <w:rsid w:val="00E36F60"/>
    <w:rsid w:val="00E37AAC"/>
    <w:rsid w:val="00E37BFF"/>
    <w:rsid w:val="00E37C51"/>
    <w:rsid w:val="00E37F37"/>
    <w:rsid w:val="00E4002A"/>
    <w:rsid w:val="00E40453"/>
    <w:rsid w:val="00E4067E"/>
    <w:rsid w:val="00E41FAA"/>
    <w:rsid w:val="00E41FCB"/>
    <w:rsid w:val="00E41FD9"/>
    <w:rsid w:val="00E4207D"/>
    <w:rsid w:val="00E42410"/>
    <w:rsid w:val="00E42441"/>
    <w:rsid w:val="00E42846"/>
    <w:rsid w:val="00E42DC5"/>
    <w:rsid w:val="00E4339C"/>
    <w:rsid w:val="00E43931"/>
    <w:rsid w:val="00E43F33"/>
    <w:rsid w:val="00E440AC"/>
    <w:rsid w:val="00E44A3D"/>
    <w:rsid w:val="00E44BE8"/>
    <w:rsid w:val="00E44F77"/>
    <w:rsid w:val="00E456BA"/>
    <w:rsid w:val="00E45759"/>
    <w:rsid w:val="00E459B1"/>
    <w:rsid w:val="00E4644F"/>
    <w:rsid w:val="00E46804"/>
    <w:rsid w:val="00E46BFC"/>
    <w:rsid w:val="00E46F75"/>
    <w:rsid w:val="00E46FAA"/>
    <w:rsid w:val="00E470B0"/>
    <w:rsid w:val="00E477E6"/>
    <w:rsid w:val="00E47877"/>
    <w:rsid w:val="00E4797A"/>
    <w:rsid w:val="00E47B3D"/>
    <w:rsid w:val="00E47DC0"/>
    <w:rsid w:val="00E505EA"/>
    <w:rsid w:val="00E50753"/>
    <w:rsid w:val="00E5075A"/>
    <w:rsid w:val="00E5087E"/>
    <w:rsid w:val="00E51687"/>
    <w:rsid w:val="00E51C26"/>
    <w:rsid w:val="00E51C57"/>
    <w:rsid w:val="00E52001"/>
    <w:rsid w:val="00E52163"/>
    <w:rsid w:val="00E52174"/>
    <w:rsid w:val="00E524E6"/>
    <w:rsid w:val="00E526A1"/>
    <w:rsid w:val="00E52980"/>
    <w:rsid w:val="00E52AF2"/>
    <w:rsid w:val="00E530E0"/>
    <w:rsid w:val="00E531D5"/>
    <w:rsid w:val="00E53412"/>
    <w:rsid w:val="00E53794"/>
    <w:rsid w:val="00E53B8C"/>
    <w:rsid w:val="00E53F62"/>
    <w:rsid w:val="00E54008"/>
    <w:rsid w:val="00E54562"/>
    <w:rsid w:val="00E548B8"/>
    <w:rsid w:val="00E54929"/>
    <w:rsid w:val="00E54BCE"/>
    <w:rsid w:val="00E550B5"/>
    <w:rsid w:val="00E55579"/>
    <w:rsid w:val="00E556F7"/>
    <w:rsid w:val="00E55734"/>
    <w:rsid w:val="00E558EA"/>
    <w:rsid w:val="00E559C9"/>
    <w:rsid w:val="00E55A7D"/>
    <w:rsid w:val="00E55C87"/>
    <w:rsid w:val="00E55CD6"/>
    <w:rsid w:val="00E55F68"/>
    <w:rsid w:val="00E564B2"/>
    <w:rsid w:val="00E564B7"/>
    <w:rsid w:val="00E56699"/>
    <w:rsid w:val="00E56937"/>
    <w:rsid w:val="00E56A5E"/>
    <w:rsid w:val="00E56B6E"/>
    <w:rsid w:val="00E56BC0"/>
    <w:rsid w:val="00E56BF8"/>
    <w:rsid w:val="00E5733C"/>
    <w:rsid w:val="00E57451"/>
    <w:rsid w:val="00E57CC8"/>
    <w:rsid w:val="00E57E1B"/>
    <w:rsid w:val="00E57EA1"/>
    <w:rsid w:val="00E607CD"/>
    <w:rsid w:val="00E60870"/>
    <w:rsid w:val="00E60D08"/>
    <w:rsid w:val="00E60E83"/>
    <w:rsid w:val="00E60FFD"/>
    <w:rsid w:val="00E6102E"/>
    <w:rsid w:val="00E61208"/>
    <w:rsid w:val="00E615D0"/>
    <w:rsid w:val="00E61691"/>
    <w:rsid w:val="00E61732"/>
    <w:rsid w:val="00E61778"/>
    <w:rsid w:val="00E61A27"/>
    <w:rsid w:val="00E61A59"/>
    <w:rsid w:val="00E62ABD"/>
    <w:rsid w:val="00E62C56"/>
    <w:rsid w:val="00E62D5E"/>
    <w:rsid w:val="00E63792"/>
    <w:rsid w:val="00E63FD3"/>
    <w:rsid w:val="00E6418E"/>
    <w:rsid w:val="00E644BB"/>
    <w:rsid w:val="00E6484B"/>
    <w:rsid w:val="00E649D9"/>
    <w:rsid w:val="00E64BDB"/>
    <w:rsid w:val="00E64F5B"/>
    <w:rsid w:val="00E64FE4"/>
    <w:rsid w:val="00E651C7"/>
    <w:rsid w:val="00E654F9"/>
    <w:rsid w:val="00E65643"/>
    <w:rsid w:val="00E65823"/>
    <w:rsid w:val="00E65DD0"/>
    <w:rsid w:val="00E65E6E"/>
    <w:rsid w:val="00E65EB7"/>
    <w:rsid w:val="00E66254"/>
    <w:rsid w:val="00E6638A"/>
    <w:rsid w:val="00E6678F"/>
    <w:rsid w:val="00E66987"/>
    <w:rsid w:val="00E66D19"/>
    <w:rsid w:val="00E66FA0"/>
    <w:rsid w:val="00E670A4"/>
    <w:rsid w:val="00E67122"/>
    <w:rsid w:val="00E67263"/>
    <w:rsid w:val="00E67514"/>
    <w:rsid w:val="00E70015"/>
    <w:rsid w:val="00E701ED"/>
    <w:rsid w:val="00E703C9"/>
    <w:rsid w:val="00E705F5"/>
    <w:rsid w:val="00E70A33"/>
    <w:rsid w:val="00E70C73"/>
    <w:rsid w:val="00E70EAA"/>
    <w:rsid w:val="00E71078"/>
    <w:rsid w:val="00E710E9"/>
    <w:rsid w:val="00E713BD"/>
    <w:rsid w:val="00E727F3"/>
    <w:rsid w:val="00E72C3F"/>
    <w:rsid w:val="00E73012"/>
    <w:rsid w:val="00E73101"/>
    <w:rsid w:val="00E733F6"/>
    <w:rsid w:val="00E739EF"/>
    <w:rsid w:val="00E73E74"/>
    <w:rsid w:val="00E73F12"/>
    <w:rsid w:val="00E743BB"/>
    <w:rsid w:val="00E749EB"/>
    <w:rsid w:val="00E74AF1"/>
    <w:rsid w:val="00E74CE2"/>
    <w:rsid w:val="00E74D43"/>
    <w:rsid w:val="00E74E49"/>
    <w:rsid w:val="00E74E74"/>
    <w:rsid w:val="00E752BC"/>
    <w:rsid w:val="00E7545D"/>
    <w:rsid w:val="00E75644"/>
    <w:rsid w:val="00E756C4"/>
    <w:rsid w:val="00E7586D"/>
    <w:rsid w:val="00E762EF"/>
    <w:rsid w:val="00E764BA"/>
    <w:rsid w:val="00E766CD"/>
    <w:rsid w:val="00E76963"/>
    <w:rsid w:val="00E76C9F"/>
    <w:rsid w:val="00E770EF"/>
    <w:rsid w:val="00E7711C"/>
    <w:rsid w:val="00E771EB"/>
    <w:rsid w:val="00E777A7"/>
    <w:rsid w:val="00E77812"/>
    <w:rsid w:val="00E77889"/>
    <w:rsid w:val="00E77AEE"/>
    <w:rsid w:val="00E8001D"/>
    <w:rsid w:val="00E80438"/>
    <w:rsid w:val="00E80480"/>
    <w:rsid w:val="00E80905"/>
    <w:rsid w:val="00E81404"/>
    <w:rsid w:val="00E8144C"/>
    <w:rsid w:val="00E817BF"/>
    <w:rsid w:val="00E81A6D"/>
    <w:rsid w:val="00E82489"/>
    <w:rsid w:val="00E825D6"/>
    <w:rsid w:val="00E82C3D"/>
    <w:rsid w:val="00E8315B"/>
    <w:rsid w:val="00E83375"/>
    <w:rsid w:val="00E83462"/>
    <w:rsid w:val="00E835A1"/>
    <w:rsid w:val="00E83869"/>
    <w:rsid w:val="00E84076"/>
    <w:rsid w:val="00E84C88"/>
    <w:rsid w:val="00E8522E"/>
    <w:rsid w:val="00E8544B"/>
    <w:rsid w:val="00E8592A"/>
    <w:rsid w:val="00E85B77"/>
    <w:rsid w:val="00E85C03"/>
    <w:rsid w:val="00E86041"/>
    <w:rsid w:val="00E861B3"/>
    <w:rsid w:val="00E86608"/>
    <w:rsid w:val="00E86A05"/>
    <w:rsid w:val="00E86A3F"/>
    <w:rsid w:val="00E86CA0"/>
    <w:rsid w:val="00E86D7B"/>
    <w:rsid w:val="00E87311"/>
    <w:rsid w:val="00E87477"/>
    <w:rsid w:val="00E877CA"/>
    <w:rsid w:val="00E8795C"/>
    <w:rsid w:val="00E87A35"/>
    <w:rsid w:val="00E87C9F"/>
    <w:rsid w:val="00E900C4"/>
    <w:rsid w:val="00E90763"/>
    <w:rsid w:val="00E90E1E"/>
    <w:rsid w:val="00E911CD"/>
    <w:rsid w:val="00E913A9"/>
    <w:rsid w:val="00E9166E"/>
    <w:rsid w:val="00E917CC"/>
    <w:rsid w:val="00E91B74"/>
    <w:rsid w:val="00E91DBF"/>
    <w:rsid w:val="00E91F45"/>
    <w:rsid w:val="00E92446"/>
    <w:rsid w:val="00E9249D"/>
    <w:rsid w:val="00E9252B"/>
    <w:rsid w:val="00E9280D"/>
    <w:rsid w:val="00E92D11"/>
    <w:rsid w:val="00E93242"/>
    <w:rsid w:val="00E9340C"/>
    <w:rsid w:val="00E93479"/>
    <w:rsid w:val="00E93533"/>
    <w:rsid w:val="00E9372C"/>
    <w:rsid w:val="00E93E1F"/>
    <w:rsid w:val="00E93FC6"/>
    <w:rsid w:val="00E94373"/>
    <w:rsid w:val="00E9481C"/>
    <w:rsid w:val="00E94BA3"/>
    <w:rsid w:val="00E94C20"/>
    <w:rsid w:val="00E95A78"/>
    <w:rsid w:val="00E95B71"/>
    <w:rsid w:val="00E95BD0"/>
    <w:rsid w:val="00E95CE7"/>
    <w:rsid w:val="00E95D5F"/>
    <w:rsid w:val="00E9643D"/>
    <w:rsid w:val="00E965D3"/>
    <w:rsid w:val="00E9683D"/>
    <w:rsid w:val="00E96A8D"/>
    <w:rsid w:val="00E97128"/>
    <w:rsid w:val="00E974C4"/>
    <w:rsid w:val="00E974EF"/>
    <w:rsid w:val="00E97BDF"/>
    <w:rsid w:val="00E97D4C"/>
    <w:rsid w:val="00EA0147"/>
    <w:rsid w:val="00EA0184"/>
    <w:rsid w:val="00EA0539"/>
    <w:rsid w:val="00EA0B7E"/>
    <w:rsid w:val="00EA0BE0"/>
    <w:rsid w:val="00EA0D61"/>
    <w:rsid w:val="00EA1443"/>
    <w:rsid w:val="00EA16E5"/>
    <w:rsid w:val="00EA1D45"/>
    <w:rsid w:val="00EA206B"/>
    <w:rsid w:val="00EA21B9"/>
    <w:rsid w:val="00EA2403"/>
    <w:rsid w:val="00EA2481"/>
    <w:rsid w:val="00EA29A6"/>
    <w:rsid w:val="00EA29C6"/>
    <w:rsid w:val="00EA2CB8"/>
    <w:rsid w:val="00EA35ED"/>
    <w:rsid w:val="00EA37C9"/>
    <w:rsid w:val="00EA3924"/>
    <w:rsid w:val="00EA3A0A"/>
    <w:rsid w:val="00EA4407"/>
    <w:rsid w:val="00EA46C2"/>
    <w:rsid w:val="00EA47BA"/>
    <w:rsid w:val="00EA4C40"/>
    <w:rsid w:val="00EA4F2E"/>
    <w:rsid w:val="00EA4F86"/>
    <w:rsid w:val="00EA56B0"/>
    <w:rsid w:val="00EA5B0B"/>
    <w:rsid w:val="00EA5B62"/>
    <w:rsid w:val="00EA60A6"/>
    <w:rsid w:val="00EA60DA"/>
    <w:rsid w:val="00EA624C"/>
    <w:rsid w:val="00EA63AF"/>
    <w:rsid w:val="00EA63E3"/>
    <w:rsid w:val="00EA6492"/>
    <w:rsid w:val="00EA66B3"/>
    <w:rsid w:val="00EA6C67"/>
    <w:rsid w:val="00EA7046"/>
    <w:rsid w:val="00EA720C"/>
    <w:rsid w:val="00EA747F"/>
    <w:rsid w:val="00EA77DA"/>
    <w:rsid w:val="00EA7DC9"/>
    <w:rsid w:val="00EA7F37"/>
    <w:rsid w:val="00EB0050"/>
    <w:rsid w:val="00EB01B7"/>
    <w:rsid w:val="00EB0484"/>
    <w:rsid w:val="00EB0518"/>
    <w:rsid w:val="00EB0604"/>
    <w:rsid w:val="00EB0688"/>
    <w:rsid w:val="00EB0889"/>
    <w:rsid w:val="00EB08BB"/>
    <w:rsid w:val="00EB0A8C"/>
    <w:rsid w:val="00EB1D83"/>
    <w:rsid w:val="00EB20E6"/>
    <w:rsid w:val="00EB285A"/>
    <w:rsid w:val="00EB29D0"/>
    <w:rsid w:val="00EB30B7"/>
    <w:rsid w:val="00EB337A"/>
    <w:rsid w:val="00EB33C2"/>
    <w:rsid w:val="00EB34C5"/>
    <w:rsid w:val="00EB416C"/>
    <w:rsid w:val="00EB4448"/>
    <w:rsid w:val="00EB444F"/>
    <w:rsid w:val="00EB483A"/>
    <w:rsid w:val="00EB49C5"/>
    <w:rsid w:val="00EB4A3A"/>
    <w:rsid w:val="00EB4CB0"/>
    <w:rsid w:val="00EB4D5F"/>
    <w:rsid w:val="00EB4F8D"/>
    <w:rsid w:val="00EB4FC8"/>
    <w:rsid w:val="00EB53B0"/>
    <w:rsid w:val="00EB574C"/>
    <w:rsid w:val="00EB5C31"/>
    <w:rsid w:val="00EB5C66"/>
    <w:rsid w:val="00EB5C8D"/>
    <w:rsid w:val="00EB5CB6"/>
    <w:rsid w:val="00EB5CF9"/>
    <w:rsid w:val="00EB5D08"/>
    <w:rsid w:val="00EB5F3F"/>
    <w:rsid w:val="00EB605E"/>
    <w:rsid w:val="00EB62E3"/>
    <w:rsid w:val="00EB67B9"/>
    <w:rsid w:val="00EB68B2"/>
    <w:rsid w:val="00EB6A69"/>
    <w:rsid w:val="00EB6C50"/>
    <w:rsid w:val="00EB7158"/>
    <w:rsid w:val="00EB72F0"/>
    <w:rsid w:val="00EB7940"/>
    <w:rsid w:val="00EB7AEF"/>
    <w:rsid w:val="00EC082B"/>
    <w:rsid w:val="00EC0973"/>
    <w:rsid w:val="00EC0DD2"/>
    <w:rsid w:val="00EC1024"/>
    <w:rsid w:val="00EC10AB"/>
    <w:rsid w:val="00EC1320"/>
    <w:rsid w:val="00EC1430"/>
    <w:rsid w:val="00EC1AAE"/>
    <w:rsid w:val="00EC1AED"/>
    <w:rsid w:val="00EC1D04"/>
    <w:rsid w:val="00EC1D67"/>
    <w:rsid w:val="00EC1ECD"/>
    <w:rsid w:val="00EC27D8"/>
    <w:rsid w:val="00EC2890"/>
    <w:rsid w:val="00EC2B77"/>
    <w:rsid w:val="00EC3489"/>
    <w:rsid w:val="00EC34A8"/>
    <w:rsid w:val="00EC37CF"/>
    <w:rsid w:val="00EC39F8"/>
    <w:rsid w:val="00EC3C2F"/>
    <w:rsid w:val="00EC3D2A"/>
    <w:rsid w:val="00EC3FA2"/>
    <w:rsid w:val="00EC4B28"/>
    <w:rsid w:val="00EC4E27"/>
    <w:rsid w:val="00EC5240"/>
    <w:rsid w:val="00EC543B"/>
    <w:rsid w:val="00EC55B1"/>
    <w:rsid w:val="00EC55F4"/>
    <w:rsid w:val="00EC58B4"/>
    <w:rsid w:val="00EC5A97"/>
    <w:rsid w:val="00EC5D01"/>
    <w:rsid w:val="00EC609B"/>
    <w:rsid w:val="00EC643D"/>
    <w:rsid w:val="00EC68F1"/>
    <w:rsid w:val="00EC7256"/>
    <w:rsid w:val="00EC7308"/>
    <w:rsid w:val="00EC744A"/>
    <w:rsid w:val="00EC7A0C"/>
    <w:rsid w:val="00EC7C20"/>
    <w:rsid w:val="00ED04CF"/>
    <w:rsid w:val="00ED0D43"/>
    <w:rsid w:val="00ED0DCE"/>
    <w:rsid w:val="00ED1228"/>
    <w:rsid w:val="00ED1457"/>
    <w:rsid w:val="00ED1460"/>
    <w:rsid w:val="00ED1744"/>
    <w:rsid w:val="00ED1908"/>
    <w:rsid w:val="00ED1986"/>
    <w:rsid w:val="00ED19CA"/>
    <w:rsid w:val="00ED1B5A"/>
    <w:rsid w:val="00ED1D11"/>
    <w:rsid w:val="00ED2559"/>
    <w:rsid w:val="00ED2831"/>
    <w:rsid w:val="00ED29F7"/>
    <w:rsid w:val="00ED2A7F"/>
    <w:rsid w:val="00ED2BB9"/>
    <w:rsid w:val="00ED3056"/>
    <w:rsid w:val="00ED3629"/>
    <w:rsid w:val="00ED3647"/>
    <w:rsid w:val="00ED3671"/>
    <w:rsid w:val="00ED3FD4"/>
    <w:rsid w:val="00ED4078"/>
    <w:rsid w:val="00ED44C9"/>
    <w:rsid w:val="00ED4A93"/>
    <w:rsid w:val="00ED4ABE"/>
    <w:rsid w:val="00ED4BE0"/>
    <w:rsid w:val="00ED4D22"/>
    <w:rsid w:val="00ED589F"/>
    <w:rsid w:val="00ED5919"/>
    <w:rsid w:val="00ED59BD"/>
    <w:rsid w:val="00ED59D6"/>
    <w:rsid w:val="00ED5A05"/>
    <w:rsid w:val="00ED698A"/>
    <w:rsid w:val="00ED6B5A"/>
    <w:rsid w:val="00ED6B65"/>
    <w:rsid w:val="00ED6E9A"/>
    <w:rsid w:val="00ED735D"/>
    <w:rsid w:val="00ED75C0"/>
    <w:rsid w:val="00ED7C65"/>
    <w:rsid w:val="00ED7FC1"/>
    <w:rsid w:val="00EE03C8"/>
    <w:rsid w:val="00EE0610"/>
    <w:rsid w:val="00EE06BD"/>
    <w:rsid w:val="00EE09F3"/>
    <w:rsid w:val="00EE0BC5"/>
    <w:rsid w:val="00EE0FC8"/>
    <w:rsid w:val="00EE14DB"/>
    <w:rsid w:val="00EE1541"/>
    <w:rsid w:val="00EE1560"/>
    <w:rsid w:val="00EE1607"/>
    <w:rsid w:val="00EE17D3"/>
    <w:rsid w:val="00EE1E87"/>
    <w:rsid w:val="00EE246A"/>
    <w:rsid w:val="00EE248A"/>
    <w:rsid w:val="00EE24A2"/>
    <w:rsid w:val="00EE2D14"/>
    <w:rsid w:val="00EE2E3F"/>
    <w:rsid w:val="00EE3341"/>
    <w:rsid w:val="00EE33BD"/>
    <w:rsid w:val="00EE3714"/>
    <w:rsid w:val="00EE39DF"/>
    <w:rsid w:val="00EE3C91"/>
    <w:rsid w:val="00EE3CC8"/>
    <w:rsid w:val="00EE3E63"/>
    <w:rsid w:val="00EE40F5"/>
    <w:rsid w:val="00EE4193"/>
    <w:rsid w:val="00EE42A0"/>
    <w:rsid w:val="00EE438F"/>
    <w:rsid w:val="00EE464A"/>
    <w:rsid w:val="00EE46A5"/>
    <w:rsid w:val="00EE4896"/>
    <w:rsid w:val="00EE4955"/>
    <w:rsid w:val="00EE4C8B"/>
    <w:rsid w:val="00EE4E36"/>
    <w:rsid w:val="00EE50C5"/>
    <w:rsid w:val="00EE5827"/>
    <w:rsid w:val="00EE59F4"/>
    <w:rsid w:val="00EE5A8C"/>
    <w:rsid w:val="00EE5F8F"/>
    <w:rsid w:val="00EE66DD"/>
    <w:rsid w:val="00EE6940"/>
    <w:rsid w:val="00EE6941"/>
    <w:rsid w:val="00EE6ECE"/>
    <w:rsid w:val="00EE70B0"/>
    <w:rsid w:val="00EE72C5"/>
    <w:rsid w:val="00EE731B"/>
    <w:rsid w:val="00EE74C7"/>
    <w:rsid w:val="00EF01E4"/>
    <w:rsid w:val="00EF0B52"/>
    <w:rsid w:val="00EF0D67"/>
    <w:rsid w:val="00EF13C4"/>
    <w:rsid w:val="00EF1483"/>
    <w:rsid w:val="00EF1616"/>
    <w:rsid w:val="00EF18A8"/>
    <w:rsid w:val="00EF1D69"/>
    <w:rsid w:val="00EF1F4E"/>
    <w:rsid w:val="00EF1FAE"/>
    <w:rsid w:val="00EF2005"/>
    <w:rsid w:val="00EF218E"/>
    <w:rsid w:val="00EF2B8E"/>
    <w:rsid w:val="00EF2F3A"/>
    <w:rsid w:val="00EF30C1"/>
    <w:rsid w:val="00EF32DC"/>
    <w:rsid w:val="00EF360C"/>
    <w:rsid w:val="00EF3839"/>
    <w:rsid w:val="00EF389F"/>
    <w:rsid w:val="00EF3E4B"/>
    <w:rsid w:val="00EF3F76"/>
    <w:rsid w:val="00EF3FCB"/>
    <w:rsid w:val="00EF41CC"/>
    <w:rsid w:val="00EF49A5"/>
    <w:rsid w:val="00EF4E7B"/>
    <w:rsid w:val="00EF4F6E"/>
    <w:rsid w:val="00EF54C3"/>
    <w:rsid w:val="00EF57B4"/>
    <w:rsid w:val="00EF5A0D"/>
    <w:rsid w:val="00EF5AB1"/>
    <w:rsid w:val="00EF5FE1"/>
    <w:rsid w:val="00EF6022"/>
    <w:rsid w:val="00EF67B2"/>
    <w:rsid w:val="00EF697E"/>
    <w:rsid w:val="00EF6BC7"/>
    <w:rsid w:val="00EF7105"/>
    <w:rsid w:val="00EF7427"/>
    <w:rsid w:val="00EF7E09"/>
    <w:rsid w:val="00F007B2"/>
    <w:rsid w:val="00F00B1D"/>
    <w:rsid w:val="00F0102E"/>
    <w:rsid w:val="00F01A24"/>
    <w:rsid w:val="00F01E91"/>
    <w:rsid w:val="00F02093"/>
    <w:rsid w:val="00F02227"/>
    <w:rsid w:val="00F024D0"/>
    <w:rsid w:val="00F026A8"/>
    <w:rsid w:val="00F0353E"/>
    <w:rsid w:val="00F03669"/>
    <w:rsid w:val="00F0373D"/>
    <w:rsid w:val="00F03772"/>
    <w:rsid w:val="00F03BC8"/>
    <w:rsid w:val="00F03DFF"/>
    <w:rsid w:val="00F04028"/>
    <w:rsid w:val="00F040C5"/>
    <w:rsid w:val="00F04265"/>
    <w:rsid w:val="00F04289"/>
    <w:rsid w:val="00F04C16"/>
    <w:rsid w:val="00F04CAC"/>
    <w:rsid w:val="00F04F12"/>
    <w:rsid w:val="00F04F78"/>
    <w:rsid w:val="00F05256"/>
    <w:rsid w:val="00F0574A"/>
    <w:rsid w:val="00F0586C"/>
    <w:rsid w:val="00F05C2E"/>
    <w:rsid w:val="00F06E7C"/>
    <w:rsid w:val="00F07174"/>
    <w:rsid w:val="00F0738F"/>
    <w:rsid w:val="00F0749A"/>
    <w:rsid w:val="00F07669"/>
    <w:rsid w:val="00F07EBE"/>
    <w:rsid w:val="00F1040B"/>
    <w:rsid w:val="00F10637"/>
    <w:rsid w:val="00F1109B"/>
    <w:rsid w:val="00F1121E"/>
    <w:rsid w:val="00F112A4"/>
    <w:rsid w:val="00F1139B"/>
    <w:rsid w:val="00F11AA1"/>
    <w:rsid w:val="00F11C63"/>
    <w:rsid w:val="00F11DD6"/>
    <w:rsid w:val="00F1242D"/>
    <w:rsid w:val="00F12494"/>
    <w:rsid w:val="00F124FF"/>
    <w:rsid w:val="00F12550"/>
    <w:rsid w:val="00F126BE"/>
    <w:rsid w:val="00F127A3"/>
    <w:rsid w:val="00F12C23"/>
    <w:rsid w:val="00F12EB7"/>
    <w:rsid w:val="00F12FFA"/>
    <w:rsid w:val="00F1363D"/>
    <w:rsid w:val="00F13ECF"/>
    <w:rsid w:val="00F14027"/>
    <w:rsid w:val="00F1426A"/>
    <w:rsid w:val="00F1426D"/>
    <w:rsid w:val="00F142A1"/>
    <w:rsid w:val="00F148E8"/>
    <w:rsid w:val="00F148FE"/>
    <w:rsid w:val="00F15517"/>
    <w:rsid w:val="00F15671"/>
    <w:rsid w:val="00F1579A"/>
    <w:rsid w:val="00F158DA"/>
    <w:rsid w:val="00F1594A"/>
    <w:rsid w:val="00F16059"/>
    <w:rsid w:val="00F16363"/>
    <w:rsid w:val="00F16BCB"/>
    <w:rsid w:val="00F16E90"/>
    <w:rsid w:val="00F1702C"/>
    <w:rsid w:val="00F17091"/>
    <w:rsid w:val="00F173AC"/>
    <w:rsid w:val="00F178AA"/>
    <w:rsid w:val="00F17913"/>
    <w:rsid w:val="00F17A65"/>
    <w:rsid w:val="00F17BB2"/>
    <w:rsid w:val="00F17D0D"/>
    <w:rsid w:val="00F17D4C"/>
    <w:rsid w:val="00F2022C"/>
    <w:rsid w:val="00F20572"/>
    <w:rsid w:val="00F20B8C"/>
    <w:rsid w:val="00F2132D"/>
    <w:rsid w:val="00F21712"/>
    <w:rsid w:val="00F21928"/>
    <w:rsid w:val="00F21A5E"/>
    <w:rsid w:val="00F21AB8"/>
    <w:rsid w:val="00F21ADA"/>
    <w:rsid w:val="00F2209D"/>
    <w:rsid w:val="00F220F6"/>
    <w:rsid w:val="00F22179"/>
    <w:rsid w:val="00F221AF"/>
    <w:rsid w:val="00F2220E"/>
    <w:rsid w:val="00F22949"/>
    <w:rsid w:val="00F23011"/>
    <w:rsid w:val="00F23193"/>
    <w:rsid w:val="00F23B00"/>
    <w:rsid w:val="00F23B36"/>
    <w:rsid w:val="00F23F6E"/>
    <w:rsid w:val="00F24547"/>
    <w:rsid w:val="00F2469A"/>
    <w:rsid w:val="00F2493E"/>
    <w:rsid w:val="00F24AD8"/>
    <w:rsid w:val="00F24B40"/>
    <w:rsid w:val="00F250F2"/>
    <w:rsid w:val="00F25194"/>
    <w:rsid w:val="00F260BA"/>
    <w:rsid w:val="00F261E2"/>
    <w:rsid w:val="00F268D4"/>
    <w:rsid w:val="00F26A24"/>
    <w:rsid w:val="00F26AD7"/>
    <w:rsid w:val="00F27331"/>
    <w:rsid w:val="00F27841"/>
    <w:rsid w:val="00F27D3E"/>
    <w:rsid w:val="00F27DBC"/>
    <w:rsid w:val="00F27EC1"/>
    <w:rsid w:val="00F3041E"/>
    <w:rsid w:val="00F30569"/>
    <w:rsid w:val="00F30573"/>
    <w:rsid w:val="00F30755"/>
    <w:rsid w:val="00F3090F"/>
    <w:rsid w:val="00F3177D"/>
    <w:rsid w:val="00F31A59"/>
    <w:rsid w:val="00F31A8C"/>
    <w:rsid w:val="00F31C6C"/>
    <w:rsid w:val="00F31C6E"/>
    <w:rsid w:val="00F31C8B"/>
    <w:rsid w:val="00F3248B"/>
    <w:rsid w:val="00F32DFB"/>
    <w:rsid w:val="00F331BE"/>
    <w:rsid w:val="00F33466"/>
    <w:rsid w:val="00F33492"/>
    <w:rsid w:val="00F338FC"/>
    <w:rsid w:val="00F33A35"/>
    <w:rsid w:val="00F33A82"/>
    <w:rsid w:val="00F33D29"/>
    <w:rsid w:val="00F34586"/>
    <w:rsid w:val="00F34775"/>
    <w:rsid w:val="00F34B96"/>
    <w:rsid w:val="00F34D22"/>
    <w:rsid w:val="00F34DFB"/>
    <w:rsid w:val="00F34EE7"/>
    <w:rsid w:val="00F34FF8"/>
    <w:rsid w:val="00F351B0"/>
    <w:rsid w:val="00F355F7"/>
    <w:rsid w:val="00F35680"/>
    <w:rsid w:val="00F35B40"/>
    <w:rsid w:val="00F367BC"/>
    <w:rsid w:val="00F367D6"/>
    <w:rsid w:val="00F3698E"/>
    <w:rsid w:val="00F3724F"/>
    <w:rsid w:val="00F374AF"/>
    <w:rsid w:val="00F37699"/>
    <w:rsid w:val="00F377E6"/>
    <w:rsid w:val="00F37ABF"/>
    <w:rsid w:val="00F37CDD"/>
    <w:rsid w:val="00F40EAF"/>
    <w:rsid w:val="00F4118B"/>
    <w:rsid w:val="00F41225"/>
    <w:rsid w:val="00F41380"/>
    <w:rsid w:val="00F419D6"/>
    <w:rsid w:val="00F41E0E"/>
    <w:rsid w:val="00F4202A"/>
    <w:rsid w:val="00F421C5"/>
    <w:rsid w:val="00F4231B"/>
    <w:rsid w:val="00F424A4"/>
    <w:rsid w:val="00F42711"/>
    <w:rsid w:val="00F42BEA"/>
    <w:rsid w:val="00F4348A"/>
    <w:rsid w:val="00F43832"/>
    <w:rsid w:val="00F438F0"/>
    <w:rsid w:val="00F43F83"/>
    <w:rsid w:val="00F4401A"/>
    <w:rsid w:val="00F44331"/>
    <w:rsid w:val="00F4492B"/>
    <w:rsid w:val="00F4515A"/>
    <w:rsid w:val="00F452C7"/>
    <w:rsid w:val="00F452D4"/>
    <w:rsid w:val="00F452FE"/>
    <w:rsid w:val="00F4589F"/>
    <w:rsid w:val="00F4599A"/>
    <w:rsid w:val="00F45A54"/>
    <w:rsid w:val="00F46312"/>
    <w:rsid w:val="00F46319"/>
    <w:rsid w:val="00F46C9F"/>
    <w:rsid w:val="00F46CF7"/>
    <w:rsid w:val="00F46E89"/>
    <w:rsid w:val="00F46EAA"/>
    <w:rsid w:val="00F46EB5"/>
    <w:rsid w:val="00F47247"/>
    <w:rsid w:val="00F47B9F"/>
    <w:rsid w:val="00F47E8F"/>
    <w:rsid w:val="00F5006F"/>
    <w:rsid w:val="00F50754"/>
    <w:rsid w:val="00F5080A"/>
    <w:rsid w:val="00F517BC"/>
    <w:rsid w:val="00F51850"/>
    <w:rsid w:val="00F51944"/>
    <w:rsid w:val="00F51AAC"/>
    <w:rsid w:val="00F51D12"/>
    <w:rsid w:val="00F51EBC"/>
    <w:rsid w:val="00F52868"/>
    <w:rsid w:val="00F52B47"/>
    <w:rsid w:val="00F52B76"/>
    <w:rsid w:val="00F531AC"/>
    <w:rsid w:val="00F5364E"/>
    <w:rsid w:val="00F5373F"/>
    <w:rsid w:val="00F53A53"/>
    <w:rsid w:val="00F53EDC"/>
    <w:rsid w:val="00F541FB"/>
    <w:rsid w:val="00F5426C"/>
    <w:rsid w:val="00F5433C"/>
    <w:rsid w:val="00F54628"/>
    <w:rsid w:val="00F5478B"/>
    <w:rsid w:val="00F5536B"/>
    <w:rsid w:val="00F564D3"/>
    <w:rsid w:val="00F56A1A"/>
    <w:rsid w:val="00F56D20"/>
    <w:rsid w:val="00F5710E"/>
    <w:rsid w:val="00F57197"/>
    <w:rsid w:val="00F5787E"/>
    <w:rsid w:val="00F57A7A"/>
    <w:rsid w:val="00F57C90"/>
    <w:rsid w:val="00F6008C"/>
    <w:rsid w:val="00F604A0"/>
    <w:rsid w:val="00F606E0"/>
    <w:rsid w:val="00F60A6C"/>
    <w:rsid w:val="00F60AB9"/>
    <w:rsid w:val="00F60E6A"/>
    <w:rsid w:val="00F610F5"/>
    <w:rsid w:val="00F61211"/>
    <w:rsid w:val="00F612AA"/>
    <w:rsid w:val="00F61B73"/>
    <w:rsid w:val="00F61E01"/>
    <w:rsid w:val="00F61E8E"/>
    <w:rsid w:val="00F622BD"/>
    <w:rsid w:val="00F626AA"/>
    <w:rsid w:val="00F627D4"/>
    <w:rsid w:val="00F62CCB"/>
    <w:rsid w:val="00F62F04"/>
    <w:rsid w:val="00F630AE"/>
    <w:rsid w:val="00F630C0"/>
    <w:rsid w:val="00F630E9"/>
    <w:rsid w:val="00F630ED"/>
    <w:rsid w:val="00F63265"/>
    <w:rsid w:val="00F6330F"/>
    <w:rsid w:val="00F6374D"/>
    <w:rsid w:val="00F63B26"/>
    <w:rsid w:val="00F641AD"/>
    <w:rsid w:val="00F644BB"/>
    <w:rsid w:val="00F646F5"/>
    <w:rsid w:val="00F649B9"/>
    <w:rsid w:val="00F64B5A"/>
    <w:rsid w:val="00F64D8E"/>
    <w:rsid w:val="00F651A4"/>
    <w:rsid w:val="00F652B0"/>
    <w:rsid w:val="00F6532D"/>
    <w:rsid w:val="00F65992"/>
    <w:rsid w:val="00F660C0"/>
    <w:rsid w:val="00F66372"/>
    <w:rsid w:val="00F669A5"/>
    <w:rsid w:val="00F67049"/>
    <w:rsid w:val="00F674C4"/>
    <w:rsid w:val="00F674D5"/>
    <w:rsid w:val="00F676CA"/>
    <w:rsid w:val="00F679C2"/>
    <w:rsid w:val="00F702DF"/>
    <w:rsid w:val="00F70926"/>
    <w:rsid w:val="00F709F6"/>
    <w:rsid w:val="00F70ACF"/>
    <w:rsid w:val="00F70D2B"/>
    <w:rsid w:val="00F70FD6"/>
    <w:rsid w:val="00F71001"/>
    <w:rsid w:val="00F711A4"/>
    <w:rsid w:val="00F7148B"/>
    <w:rsid w:val="00F7192A"/>
    <w:rsid w:val="00F71C0C"/>
    <w:rsid w:val="00F71EE0"/>
    <w:rsid w:val="00F7211B"/>
    <w:rsid w:val="00F7287D"/>
    <w:rsid w:val="00F728FE"/>
    <w:rsid w:val="00F738C7"/>
    <w:rsid w:val="00F73ADF"/>
    <w:rsid w:val="00F73DED"/>
    <w:rsid w:val="00F7447D"/>
    <w:rsid w:val="00F747EF"/>
    <w:rsid w:val="00F74C2C"/>
    <w:rsid w:val="00F7512A"/>
    <w:rsid w:val="00F75224"/>
    <w:rsid w:val="00F75817"/>
    <w:rsid w:val="00F75884"/>
    <w:rsid w:val="00F75910"/>
    <w:rsid w:val="00F75C31"/>
    <w:rsid w:val="00F75F51"/>
    <w:rsid w:val="00F75FD8"/>
    <w:rsid w:val="00F765F1"/>
    <w:rsid w:val="00F76646"/>
    <w:rsid w:val="00F76675"/>
    <w:rsid w:val="00F76DD4"/>
    <w:rsid w:val="00F77029"/>
    <w:rsid w:val="00F77672"/>
    <w:rsid w:val="00F7776C"/>
    <w:rsid w:val="00F8062F"/>
    <w:rsid w:val="00F806C5"/>
    <w:rsid w:val="00F80E13"/>
    <w:rsid w:val="00F8124A"/>
    <w:rsid w:val="00F812BA"/>
    <w:rsid w:val="00F81715"/>
    <w:rsid w:val="00F819BF"/>
    <w:rsid w:val="00F82143"/>
    <w:rsid w:val="00F82715"/>
    <w:rsid w:val="00F82F3A"/>
    <w:rsid w:val="00F82FCA"/>
    <w:rsid w:val="00F835D3"/>
    <w:rsid w:val="00F838C4"/>
    <w:rsid w:val="00F83B70"/>
    <w:rsid w:val="00F83CE6"/>
    <w:rsid w:val="00F84347"/>
    <w:rsid w:val="00F84A02"/>
    <w:rsid w:val="00F84D0A"/>
    <w:rsid w:val="00F85120"/>
    <w:rsid w:val="00F85439"/>
    <w:rsid w:val="00F854DF"/>
    <w:rsid w:val="00F85BB8"/>
    <w:rsid w:val="00F85EE1"/>
    <w:rsid w:val="00F8603B"/>
    <w:rsid w:val="00F8605A"/>
    <w:rsid w:val="00F8657A"/>
    <w:rsid w:val="00F86A0B"/>
    <w:rsid w:val="00F877B4"/>
    <w:rsid w:val="00F8789B"/>
    <w:rsid w:val="00F878F3"/>
    <w:rsid w:val="00F87AC9"/>
    <w:rsid w:val="00F87C37"/>
    <w:rsid w:val="00F87EE7"/>
    <w:rsid w:val="00F87FE9"/>
    <w:rsid w:val="00F90026"/>
    <w:rsid w:val="00F905B6"/>
    <w:rsid w:val="00F90AC6"/>
    <w:rsid w:val="00F90E2A"/>
    <w:rsid w:val="00F910AC"/>
    <w:rsid w:val="00F910B6"/>
    <w:rsid w:val="00F91142"/>
    <w:rsid w:val="00F91196"/>
    <w:rsid w:val="00F911A2"/>
    <w:rsid w:val="00F91204"/>
    <w:rsid w:val="00F91224"/>
    <w:rsid w:val="00F9160C"/>
    <w:rsid w:val="00F9175A"/>
    <w:rsid w:val="00F91AAC"/>
    <w:rsid w:val="00F91C5D"/>
    <w:rsid w:val="00F9229A"/>
    <w:rsid w:val="00F928A2"/>
    <w:rsid w:val="00F9319B"/>
    <w:rsid w:val="00F9368B"/>
    <w:rsid w:val="00F93710"/>
    <w:rsid w:val="00F93940"/>
    <w:rsid w:val="00F939CD"/>
    <w:rsid w:val="00F93BBC"/>
    <w:rsid w:val="00F93DF8"/>
    <w:rsid w:val="00F93E05"/>
    <w:rsid w:val="00F9416D"/>
    <w:rsid w:val="00F943C9"/>
    <w:rsid w:val="00F947DC"/>
    <w:rsid w:val="00F9494C"/>
    <w:rsid w:val="00F94AC5"/>
    <w:rsid w:val="00F95324"/>
    <w:rsid w:val="00F956C8"/>
    <w:rsid w:val="00F95A89"/>
    <w:rsid w:val="00F95AD8"/>
    <w:rsid w:val="00F95C57"/>
    <w:rsid w:val="00F95EB6"/>
    <w:rsid w:val="00F95F2D"/>
    <w:rsid w:val="00F96829"/>
    <w:rsid w:val="00F96DE6"/>
    <w:rsid w:val="00F96F45"/>
    <w:rsid w:val="00F9737A"/>
    <w:rsid w:val="00F9752C"/>
    <w:rsid w:val="00F97561"/>
    <w:rsid w:val="00F97603"/>
    <w:rsid w:val="00FA0755"/>
    <w:rsid w:val="00FA07EF"/>
    <w:rsid w:val="00FA0B06"/>
    <w:rsid w:val="00FA0B59"/>
    <w:rsid w:val="00FA1574"/>
    <w:rsid w:val="00FA1600"/>
    <w:rsid w:val="00FA17F8"/>
    <w:rsid w:val="00FA2242"/>
    <w:rsid w:val="00FA2416"/>
    <w:rsid w:val="00FA245C"/>
    <w:rsid w:val="00FA2990"/>
    <w:rsid w:val="00FA2B47"/>
    <w:rsid w:val="00FA2EA9"/>
    <w:rsid w:val="00FA3371"/>
    <w:rsid w:val="00FA3537"/>
    <w:rsid w:val="00FA3900"/>
    <w:rsid w:val="00FA3A62"/>
    <w:rsid w:val="00FA3A8F"/>
    <w:rsid w:val="00FA3DF7"/>
    <w:rsid w:val="00FA3E60"/>
    <w:rsid w:val="00FA436C"/>
    <w:rsid w:val="00FA4453"/>
    <w:rsid w:val="00FA47E3"/>
    <w:rsid w:val="00FA4B47"/>
    <w:rsid w:val="00FA4C60"/>
    <w:rsid w:val="00FA5210"/>
    <w:rsid w:val="00FA5347"/>
    <w:rsid w:val="00FA5B94"/>
    <w:rsid w:val="00FA5FAE"/>
    <w:rsid w:val="00FA67A8"/>
    <w:rsid w:val="00FA6FA8"/>
    <w:rsid w:val="00FA7326"/>
    <w:rsid w:val="00FA756E"/>
    <w:rsid w:val="00FA789C"/>
    <w:rsid w:val="00FB011D"/>
    <w:rsid w:val="00FB0571"/>
    <w:rsid w:val="00FB0EB6"/>
    <w:rsid w:val="00FB0EF7"/>
    <w:rsid w:val="00FB111D"/>
    <w:rsid w:val="00FB119E"/>
    <w:rsid w:val="00FB11AA"/>
    <w:rsid w:val="00FB140B"/>
    <w:rsid w:val="00FB1415"/>
    <w:rsid w:val="00FB1527"/>
    <w:rsid w:val="00FB172D"/>
    <w:rsid w:val="00FB1882"/>
    <w:rsid w:val="00FB18E0"/>
    <w:rsid w:val="00FB1987"/>
    <w:rsid w:val="00FB1A06"/>
    <w:rsid w:val="00FB1F48"/>
    <w:rsid w:val="00FB2175"/>
    <w:rsid w:val="00FB21BC"/>
    <w:rsid w:val="00FB22A6"/>
    <w:rsid w:val="00FB2631"/>
    <w:rsid w:val="00FB2BC8"/>
    <w:rsid w:val="00FB2D45"/>
    <w:rsid w:val="00FB2D70"/>
    <w:rsid w:val="00FB2EC6"/>
    <w:rsid w:val="00FB300B"/>
    <w:rsid w:val="00FB30AD"/>
    <w:rsid w:val="00FB3655"/>
    <w:rsid w:val="00FB3B06"/>
    <w:rsid w:val="00FB3E40"/>
    <w:rsid w:val="00FB42D5"/>
    <w:rsid w:val="00FB44D3"/>
    <w:rsid w:val="00FB469F"/>
    <w:rsid w:val="00FB47F5"/>
    <w:rsid w:val="00FB4887"/>
    <w:rsid w:val="00FB488C"/>
    <w:rsid w:val="00FB4C92"/>
    <w:rsid w:val="00FB54D7"/>
    <w:rsid w:val="00FB56A2"/>
    <w:rsid w:val="00FB59ED"/>
    <w:rsid w:val="00FB5B53"/>
    <w:rsid w:val="00FB5E2B"/>
    <w:rsid w:val="00FB5EE1"/>
    <w:rsid w:val="00FB60D9"/>
    <w:rsid w:val="00FB67B4"/>
    <w:rsid w:val="00FB6866"/>
    <w:rsid w:val="00FB68A4"/>
    <w:rsid w:val="00FB7351"/>
    <w:rsid w:val="00FC0287"/>
    <w:rsid w:val="00FC03AC"/>
    <w:rsid w:val="00FC0881"/>
    <w:rsid w:val="00FC0A56"/>
    <w:rsid w:val="00FC0F36"/>
    <w:rsid w:val="00FC0F4E"/>
    <w:rsid w:val="00FC10E3"/>
    <w:rsid w:val="00FC14B7"/>
    <w:rsid w:val="00FC1551"/>
    <w:rsid w:val="00FC1746"/>
    <w:rsid w:val="00FC1965"/>
    <w:rsid w:val="00FC1B47"/>
    <w:rsid w:val="00FC1BC1"/>
    <w:rsid w:val="00FC1FC6"/>
    <w:rsid w:val="00FC20D2"/>
    <w:rsid w:val="00FC2363"/>
    <w:rsid w:val="00FC33A3"/>
    <w:rsid w:val="00FC3ADD"/>
    <w:rsid w:val="00FC3BE1"/>
    <w:rsid w:val="00FC3DF3"/>
    <w:rsid w:val="00FC3EB0"/>
    <w:rsid w:val="00FC4454"/>
    <w:rsid w:val="00FC57AE"/>
    <w:rsid w:val="00FC58D2"/>
    <w:rsid w:val="00FC59D7"/>
    <w:rsid w:val="00FC5C9D"/>
    <w:rsid w:val="00FC608A"/>
    <w:rsid w:val="00FC6466"/>
    <w:rsid w:val="00FC65BA"/>
    <w:rsid w:val="00FC6617"/>
    <w:rsid w:val="00FC6B04"/>
    <w:rsid w:val="00FC6E21"/>
    <w:rsid w:val="00FD0684"/>
    <w:rsid w:val="00FD0F7F"/>
    <w:rsid w:val="00FD0F8E"/>
    <w:rsid w:val="00FD10A9"/>
    <w:rsid w:val="00FD15A1"/>
    <w:rsid w:val="00FD1673"/>
    <w:rsid w:val="00FD1A9E"/>
    <w:rsid w:val="00FD1CAB"/>
    <w:rsid w:val="00FD21B8"/>
    <w:rsid w:val="00FD21D0"/>
    <w:rsid w:val="00FD2429"/>
    <w:rsid w:val="00FD28AB"/>
    <w:rsid w:val="00FD2A64"/>
    <w:rsid w:val="00FD2D1A"/>
    <w:rsid w:val="00FD2EEC"/>
    <w:rsid w:val="00FD330B"/>
    <w:rsid w:val="00FD3316"/>
    <w:rsid w:val="00FD35A9"/>
    <w:rsid w:val="00FD3D84"/>
    <w:rsid w:val="00FD424F"/>
    <w:rsid w:val="00FD49A5"/>
    <w:rsid w:val="00FD4CC5"/>
    <w:rsid w:val="00FD4E7F"/>
    <w:rsid w:val="00FD5151"/>
    <w:rsid w:val="00FD520D"/>
    <w:rsid w:val="00FD52E0"/>
    <w:rsid w:val="00FD54A0"/>
    <w:rsid w:val="00FD55D1"/>
    <w:rsid w:val="00FD5A5C"/>
    <w:rsid w:val="00FD5D0F"/>
    <w:rsid w:val="00FD5EEB"/>
    <w:rsid w:val="00FD60FF"/>
    <w:rsid w:val="00FD6343"/>
    <w:rsid w:val="00FD657F"/>
    <w:rsid w:val="00FD6BD8"/>
    <w:rsid w:val="00FD6C3C"/>
    <w:rsid w:val="00FD74DB"/>
    <w:rsid w:val="00FD7FB0"/>
    <w:rsid w:val="00FE0063"/>
    <w:rsid w:val="00FE039E"/>
    <w:rsid w:val="00FE058F"/>
    <w:rsid w:val="00FE05EE"/>
    <w:rsid w:val="00FE0731"/>
    <w:rsid w:val="00FE0873"/>
    <w:rsid w:val="00FE0AE1"/>
    <w:rsid w:val="00FE0B41"/>
    <w:rsid w:val="00FE1121"/>
    <w:rsid w:val="00FE11B3"/>
    <w:rsid w:val="00FE16BE"/>
    <w:rsid w:val="00FE1E83"/>
    <w:rsid w:val="00FE2290"/>
    <w:rsid w:val="00FE230C"/>
    <w:rsid w:val="00FE2832"/>
    <w:rsid w:val="00FE2E52"/>
    <w:rsid w:val="00FE3007"/>
    <w:rsid w:val="00FE3017"/>
    <w:rsid w:val="00FE3540"/>
    <w:rsid w:val="00FE37B8"/>
    <w:rsid w:val="00FE3838"/>
    <w:rsid w:val="00FE38C7"/>
    <w:rsid w:val="00FE3C79"/>
    <w:rsid w:val="00FE4372"/>
    <w:rsid w:val="00FE4700"/>
    <w:rsid w:val="00FE5061"/>
    <w:rsid w:val="00FE54AB"/>
    <w:rsid w:val="00FE5682"/>
    <w:rsid w:val="00FE569A"/>
    <w:rsid w:val="00FE5D3C"/>
    <w:rsid w:val="00FE648F"/>
    <w:rsid w:val="00FE6A32"/>
    <w:rsid w:val="00FE6BA6"/>
    <w:rsid w:val="00FE6BD2"/>
    <w:rsid w:val="00FE6F3E"/>
    <w:rsid w:val="00FE7732"/>
    <w:rsid w:val="00FE7FE5"/>
    <w:rsid w:val="00FF0450"/>
    <w:rsid w:val="00FF0530"/>
    <w:rsid w:val="00FF06B2"/>
    <w:rsid w:val="00FF07BA"/>
    <w:rsid w:val="00FF130F"/>
    <w:rsid w:val="00FF1365"/>
    <w:rsid w:val="00FF15B9"/>
    <w:rsid w:val="00FF287D"/>
    <w:rsid w:val="00FF2ECA"/>
    <w:rsid w:val="00FF3587"/>
    <w:rsid w:val="00FF3B54"/>
    <w:rsid w:val="00FF5903"/>
    <w:rsid w:val="00FF614C"/>
    <w:rsid w:val="00FF6493"/>
    <w:rsid w:val="00FF6DF6"/>
    <w:rsid w:val="00FF6F7C"/>
    <w:rsid w:val="00FF7384"/>
    <w:rsid w:val="00FF7CD1"/>
    <w:rsid w:val="010B55DE"/>
    <w:rsid w:val="01704F5E"/>
    <w:rsid w:val="01AA23B1"/>
    <w:rsid w:val="03031E3D"/>
    <w:rsid w:val="037B55E6"/>
    <w:rsid w:val="03CA123E"/>
    <w:rsid w:val="043563C4"/>
    <w:rsid w:val="04897779"/>
    <w:rsid w:val="05451F91"/>
    <w:rsid w:val="055E49FC"/>
    <w:rsid w:val="063E645B"/>
    <w:rsid w:val="06E465D1"/>
    <w:rsid w:val="06F03B13"/>
    <w:rsid w:val="070A5DB5"/>
    <w:rsid w:val="078A4DA5"/>
    <w:rsid w:val="07AE211A"/>
    <w:rsid w:val="07B06CE7"/>
    <w:rsid w:val="081B1A36"/>
    <w:rsid w:val="08936DC0"/>
    <w:rsid w:val="089E24C7"/>
    <w:rsid w:val="08BA2174"/>
    <w:rsid w:val="09570872"/>
    <w:rsid w:val="0A5E3BF7"/>
    <w:rsid w:val="0BAE0C87"/>
    <w:rsid w:val="0BD01C07"/>
    <w:rsid w:val="0E0A4FF7"/>
    <w:rsid w:val="0E1265FE"/>
    <w:rsid w:val="0EE113FD"/>
    <w:rsid w:val="0F391BE4"/>
    <w:rsid w:val="0FA35B45"/>
    <w:rsid w:val="100B74CB"/>
    <w:rsid w:val="107645CE"/>
    <w:rsid w:val="10DC4747"/>
    <w:rsid w:val="113D2DCD"/>
    <w:rsid w:val="119378E1"/>
    <w:rsid w:val="12222E47"/>
    <w:rsid w:val="1243582F"/>
    <w:rsid w:val="14364D25"/>
    <w:rsid w:val="14C72131"/>
    <w:rsid w:val="150962F1"/>
    <w:rsid w:val="15A052BE"/>
    <w:rsid w:val="160F17C0"/>
    <w:rsid w:val="168A6695"/>
    <w:rsid w:val="168B5733"/>
    <w:rsid w:val="17741D0A"/>
    <w:rsid w:val="177D409A"/>
    <w:rsid w:val="18567147"/>
    <w:rsid w:val="18771CA0"/>
    <w:rsid w:val="18B20274"/>
    <w:rsid w:val="18E452D6"/>
    <w:rsid w:val="1923727F"/>
    <w:rsid w:val="19BD63B3"/>
    <w:rsid w:val="1A3305E6"/>
    <w:rsid w:val="1B367E8F"/>
    <w:rsid w:val="1B491D43"/>
    <w:rsid w:val="1B52353B"/>
    <w:rsid w:val="1C3E75C1"/>
    <w:rsid w:val="1E745091"/>
    <w:rsid w:val="21664344"/>
    <w:rsid w:val="21676A35"/>
    <w:rsid w:val="21F6483C"/>
    <w:rsid w:val="22167663"/>
    <w:rsid w:val="22721BAE"/>
    <w:rsid w:val="22F275E4"/>
    <w:rsid w:val="23713142"/>
    <w:rsid w:val="238076B4"/>
    <w:rsid w:val="238E6ED3"/>
    <w:rsid w:val="23932D00"/>
    <w:rsid w:val="23962B4D"/>
    <w:rsid w:val="23AD2141"/>
    <w:rsid w:val="24E75707"/>
    <w:rsid w:val="2584537F"/>
    <w:rsid w:val="25C2485F"/>
    <w:rsid w:val="262F557C"/>
    <w:rsid w:val="27433DD9"/>
    <w:rsid w:val="27B2589A"/>
    <w:rsid w:val="282A0ABB"/>
    <w:rsid w:val="28515693"/>
    <w:rsid w:val="2874740F"/>
    <w:rsid w:val="29456F6E"/>
    <w:rsid w:val="29483ED7"/>
    <w:rsid w:val="29954F5D"/>
    <w:rsid w:val="29AD3100"/>
    <w:rsid w:val="2C616744"/>
    <w:rsid w:val="2C9A7F8E"/>
    <w:rsid w:val="2D2773C2"/>
    <w:rsid w:val="2D3764A4"/>
    <w:rsid w:val="2D5A334F"/>
    <w:rsid w:val="2DBC06CF"/>
    <w:rsid w:val="2DC22F4C"/>
    <w:rsid w:val="2ECB2219"/>
    <w:rsid w:val="2ED55700"/>
    <w:rsid w:val="2F5D4002"/>
    <w:rsid w:val="2FB16B26"/>
    <w:rsid w:val="310249BB"/>
    <w:rsid w:val="31660872"/>
    <w:rsid w:val="3179616B"/>
    <w:rsid w:val="322313C1"/>
    <w:rsid w:val="32AE4229"/>
    <w:rsid w:val="331E09BF"/>
    <w:rsid w:val="34453D3A"/>
    <w:rsid w:val="344A3F80"/>
    <w:rsid w:val="34902B48"/>
    <w:rsid w:val="359015D6"/>
    <w:rsid w:val="364906C7"/>
    <w:rsid w:val="369D5A56"/>
    <w:rsid w:val="369F24CF"/>
    <w:rsid w:val="36AD5B1E"/>
    <w:rsid w:val="36CF7ACA"/>
    <w:rsid w:val="383013C8"/>
    <w:rsid w:val="39C31C9B"/>
    <w:rsid w:val="3A30189D"/>
    <w:rsid w:val="3A616867"/>
    <w:rsid w:val="3AA87520"/>
    <w:rsid w:val="3B613ABE"/>
    <w:rsid w:val="3B8D78D4"/>
    <w:rsid w:val="3C3303F3"/>
    <w:rsid w:val="3C475192"/>
    <w:rsid w:val="3D0C5D4A"/>
    <w:rsid w:val="3D38140B"/>
    <w:rsid w:val="3D7D12CB"/>
    <w:rsid w:val="3D9665D2"/>
    <w:rsid w:val="3F494BC0"/>
    <w:rsid w:val="411B4FD6"/>
    <w:rsid w:val="413E736A"/>
    <w:rsid w:val="417A548A"/>
    <w:rsid w:val="41EB7266"/>
    <w:rsid w:val="42BE2CDE"/>
    <w:rsid w:val="43672910"/>
    <w:rsid w:val="440C47A8"/>
    <w:rsid w:val="442421ED"/>
    <w:rsid w:val="44A85C94"/>
    <w:rsid w:val="44E679A6"/>
    <w:rsid w:val="44F84BA9"/>
    <w:rsid w:val="457446D2"/>
    <w:rsid w:val="457D1544"/>
    <w:rsid w:val="45CA3743"/>
    <w:rsid w:val="45E07D8D"/>
    <w:rsid w:val="463D4B9A"/>
    <w:rsid w:val="467D10CA"/>
    <w:rsid w:val="468A7529"/>
    <w:rsid w:val="46CB6443"/>
    <w:rsid w:val="46CD0815"/>
    <w:rsid w:val="46E43BAF"/>
    <w:rsid w:val="470C72A1"/>
    <w:rsid w:val="472A0087"/>
    <w:rsid w:val="47787D10"/>
    <w:rsid w:val="47C86313"/>
    <w:rsid w:val="48F15538"/>
    <w:rsid w:val="490623AC"/>
    <w:rsid w:val="49174530"/>
    <w:rsid w:val="497C4D36"/>
    <w:rsid w:val="49E12BF5"/>
    <w:rsid w:val="4A035F34"/>
    <w:rsid w:val="4A3C33B0"/>
    <w:rsid w:val="4ABA3A52"/>
    <w:rsid w:val="4B171D10"/>
    <w:rsid w:val="4BD801FF"/>
    <w:rsid w:val="4C295E7B"/>
    <w:rsid w:val="4C952392"/>
    <w:rsid w:val="4D685D40"/>
    <w:rsid w:val="4DA31DAD"/>
    <w:rsid w:val="4DA5375C"/>
    <w:rsid w:val="4DF70B12"/>
    <w:rsid w:val="4DFC4039"/>
    <w:rsid w:val="4E4B0693"/>
    <w:rsid w:val="4ECD2484"/>
    <w:rsid w:val="4ED5260C"/>
    <w:rsid w:val="4F983738"/>
    <w:rsid w:val="4FC67ED6"/>
    <w:rsid w:val="505A4DC5"/>
    <w:rsid w:val="51340943"/>
    <w:rsid w:val="518D2D52"/>
    <w:rsid w:val="539334F0"/>
    <w:rsid w:val="54723DEF"/>
    <w:rsid w:val="54C53415"/>
    <w:rsid w:val="550032D3"/>
    <w:rsid w:val="550A351B"/>
    <w:rsid w:val="55595C0B"/>
    <w:rsid w:val="565262F4"/>
    <w:rsid w:val="56E3740D"/>
    <w:rsid w:val="571962B3"/>
    <w:rsid w:val="57D73909"/>
    <w:rsid w:val="59481079"/>
    <w:rsid w:val="598F383E"/>
    <w:rsid w:val="59902A3D"/>
    <w:rsid w:val="5AAC27D6"/>
    <w:rsid w:val="5B2C27D4"/>
    <w:rsid w:val="5B6436DC"/>
    <w:rsid w:val="5C311DE8"/>
    <w:rsid w:val="5CB0607E"/>
    <w:rsid w:val="5D34565D"/>
    <w:rsid w:val="5D5C53FD"/>
    <w:rsid w:val="5D830149"/>
    <w:rsid w:val="5EF80A6B"/>
    <w:rsid w:val="5F2A0034"/>
    <w:rsid w:val="5F504492"/>
    <w:rsid w:val="5F9100F3"/>
    <w:rsid w:val="5F9113FE"/>
    <w:rsid w:val="60E41C77"/>
    <w:rsid w:val="622277FF"/>
    <w:rsid w:val="62706DDD"/>
    <w:rsid w:val="628314F0"/>
    <w:rsid w:val="6318221B"/>
    <w:rsid w:val="65757FBC"/>
    <w:rsid w:val="65DF62EC"/>
    <w:rsid w:val="66453B4D"/>
    <w:rsid w:val="6696138D"/>
    <w:rsid w:val="67243F1E"/>
    <w:rsid w:val="68994BAF"/>
    <w:rsid w:val="68AB376E"/>
    <w:rsid w:val="68BE7FDD"/>
    <w:rsid w:val="6A1A48DE"/>
    <w:rsid w:val="6A6D0F44"/>
    <w:rsid w:val="6AFD67C8"/>
    <w:rsid w:val="6C575BF0"/>
    <w:rsid w:val="6DE26C04"/>
    <w:rsid w:val="6E896A70"/>
    <w:rsid w:val="6F104A3B"/>
    <w:rsid w:val="6F6573FD"/>
    <w:rsid w:val="70610B5E"/>
    <w:rsid w:val="70A1315B"/>
    <w:rsid w:val="70BA7CDD"/>
    <w:rsid w:val="70F9778A"/>
    <w:rsid w:val="725D059E"/>
    <w:rsid w:val="72C80B09"/>
    <w:rsid w:val="73A6139C"/>
    <w:rsid w:val="74AA595D"/>
    <w:rsid w:val="752D5BB1"/>
    <w:rsid w:val="76BE0493"/>
    <w:rsid w:val="77510B5E"/>
    <w:rsid w:val="77B70168"/>
    <w:rsid w:val="77D75BBD"/>
    <w:rsid w:val="79641290"/>
    <w:rsid w:val="7AFC1BC9"/>
    <w:rsid w:val="7B003F19"/>
    <w:rsid w:val="7C260748"/>
    <w:rsid w:val="7CB86721"/>
    <w:rsid w:val="7CC4210F"/>
    <w:rsid w:val="7D7A08A3"/>
    <w:rsid w:val="7DB953D3"/>
    <w:rsid w:val="7DD83EA7"/>
    <w:rsid w:val="7E1C5369"/>
    <w:rsid w:val="7E6E207B"/>
    <w:rsid w:val="7EEA3D3D"/>
    <w:rsid w:val="7EFD0C72"/>
    <w:rsid w:val="7FB54AC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5E4A4"/>
  <w15:docId w15:val="{82E707EE-014F-49FF-A97E-5141CF54B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numPr>
        <w:numId w:val="1"/>
      </w:numPr>
      <w:tabs>
        <w:tab w:val="left" w:pos="360"/>
      </w:tabs>
      <w:spacing w:before="156" w:after="62"/>
      <w:outlineLvl w:val="0"/>
    </w:pPr>
    <w:rPr>
      <w:rFonts w:cs="Calibri"/>
      <w:b/>
      <w:sz w:val="28"/>
      <w:szCs w:val="28"/>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sz w:val="20"/>
      <w:szCs w:val="20"/>
    </w:rPr>
  </w:style>
  <w:style w:type="paragraph" w:styleId="a4">
    <w:name w:val="annotation text"/>
    <w:basedOn w:val="a"/>
    <w:link w:val="Char0"/>
    <w:uiPriority w:val="99"/>
    <w:unhideWhenUsed/>
    <w:qFormat/>
    <w:rPr>
      <w:sz w:val="24"/>
    </w:rPr>
  </w:style>
  <w:style w:type="paragraph" w:styleId="7">
    <w:name w:val="toc 7"/>
    <w:basedOn w:val="a"/>
    <w:next w:val="a"/>
    <w:uiPriority w:val="39"/>
    <w:unhideWhenUsed/>
    <w:qFormat/>
    <w:pPr>
      <w:ind w:leftChars="1200" w:left="2520"/>
    </w:pPr>
    <w:rPr>
      <w:rFonts w:asciiTheme="minorHAnsi" w:eastAsiaTheme="minorEastAsia" w:hAnsiTheme="minorHAnsi" w:cstheme="minorBidi"/>
      <w:szCs w:val="22"/>
    </w:rPr>
  </w:style>
  <w:style w:type="paragraph" w:styleId="5">
    <w:name w:val="toc 5"/>
    <w:basedOn w:val="a"/>
    <w:next w:val="a"/>
    <w:uiPriority w:val="39"/>
    <w:unhideWhenUsed/>
    <w:qFormat/>
    <w:pPr>
      <w:ind w:leftChars="800" w:left="1680"/>
    </w:pPr>
    <w:rPr>
      <w:rFonts w:asciiTheme="minorHAnsi" w:eastAsiaTheme="minorEastAsia" w:hAnsiTheme="minorHAnsi" w:cstheme="minorBidi"/>
      <w:szCs w:val="22"/>
    </w:rPr>
  </w:style>
  <w:style w:type="paragraph" w:styleId="30">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5">
    <w:name w:val="Plain Text"/>
    <w:basedOn w:val="a"/>
    <w:link w:val="Char1"/>
    <w:qFormat/>
    <w:rPr>
      <w:rFonts w:ascii="宋体" w:hAnsi="Courier New"/>
      <w:szCs w:val="20"/>
    </w:rPr>
  </w:style>
  <w:style w:type="paragraph" w:styleId="8">
    <w:name w:val="toc 8"/>
    <w:basedOn w:val="a"/>
    <w:next w:val="a"/>
    <w:uiPriority w:val="39"/>
    <w:unhideWhenUsed/>
    <w:qFormat/>
    <w:pPr>
      <w:ind w:leftChars="1400" w:left="2940"/>
    </w:pPr>
    <w:rPr>
      <w:rFonts w:asciiTheme="minorHAnsi" w:eastAsiaTheme="minorEastAsia" w:hAnsiTheme="minorHAnsi" w:cstheme="minorBidi"/>
      <w:szCs w:val="22"/>
    </w:rPr>
  </w:style>
  <w:style w:type="paragraph" w:styleId="a6">
    <w:name w:val="Date"/>
    <w:basedOn w:val="a"/>
    <w:next w:val="a"/>
    <w:link w:val="Char2"/>
    <w:uiPriority w:val="99"/>
    <w:unhideWhenUsed/>
    <w:qFormat/>
    <w:pPr>
      <w:ind w:leftChars="2500" w:left="100"/>
    </w:pPr>
  </w:style>
  <w:style w:type="paragraph" w:styleId="a7">
    <w:name w:val="Balloon Text"/>
    <w:basedOn w:val="a"/>
    <w:link w:val="Char3"/>
    <w:uiPriority w:val="99"/>
    <w:unhideWhenUsed/>
    <w:qFormat/>
    <w:rPr>
      <w:sz w:val="18"/>
      <w:szCs w:val="18"/>
    </w:rPr>
  </w:style>
  <w:style w:type="paragraph" w:styleId="a8">
    <w:name w:val="footer"/>
    <w:basedOn w:val="a"/>
    <w:link w:val="Char4"/>
    <w:uiPriority w:val="99"/>
    <w:unhideWhenUsed/>
    <w:qFormat/>
    <w:pPr>
      <w:tabs>
        <w:tab w:val="center" w:pos="4153"/>
        <w:tab w:val="right" w:pos="8306"/>
      </w:tabs>
      <w:snapToGrid w:val="0"/>
      <w:jc w:val="left"/>
    </w:pPr>
    <w:rPr>
      <w:sz w:val="18"/>
      <w:szCs w:val="18"/>
    </w:rPr>
  </w:style>
  <w:style w:type="paragraph" w:styleId="a9">
    <w:name w:val="header"/>
    <w:basedOn w:val="a"/>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40">
    <w:name w:val="toc 4"/>
    <w:basedOn w:val="a"/>
    <w:next w:val="a"/>
    <w:uiPriority w:val="39"/>
    <w:unhideWhenUsed/>
    <w:qFormat/>
    <w:pPr>
      <w:ind w:leftChars="600" w:left="1260"/>
    </w:pPr>
    <w:rPr>
      <w:rFonts w:asciiTheme="minorHAnsi" w:eastAsiaTheme="minorEastAsia" w:hAnsiTheme="minorHAnsi" w:cstheme="minorBidi"/>
      <w:szCs w:val="22"/>
    </w:rPr>
  </w:style>
  <w:style w:type="paragraph" w:styleId="6">
    <w:name w:val="toc 6"/>
    <w:basedOn w:val="a"/>
    <w:next w:val="a"/>
    <w:uiPriority w:val="39"/>
    <w:unhideWhenUsed/>
    <w:qFormat/>
    <w:pPr>
      <w:ind w:leftChars="1000" w:left="2100"/>
    </w:pPr>
    <w:rPr>
      <w:rFonts w:asciiTheme="minorHAnsi" w:eastAsiaTheme="minorEastAsia" w:hAnsiTheme="minorHAnsi" w:cstheme="minorBidi"/>
      <w:szCs w:val="22"/>
    </w:rPr>
  </w:style>
  <w:style w:type="paragraph" w:styleId="20">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9">
    <w:name w:val="toc 9"/>
    <w:basedOn w:val="a"/>
    <w:next w:val="a"/>
    <w:uiPriority w:val="39"/>
    <w:unhideWhenUsed/>
    <w:qFormat/>
    <w:pPr>
      <w:ind w:leftChars="1600" w:left="3360"/>
    </w:pPr>
    <w:rPr>
      <w:rFonts w:asciiTheme="minorHAnsi" w:eastAsiaTheme="minorEastAsia" w:hAnsiTheme="minorHAnsi" w:cstheme="minorBidi"/>
      <w:szCs w:val="22"/>
    </w:rPr>
  </w:style>
  <w:style w:type="paragraph" w:styleId="aa">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rPr>
      <w:b/>
      <w:bCs/>
    </w:rPr>
  </w:style>
  <w:style w:type="character" w:styleId="ac">
    <w:name w:val="FollowedHyperlink"/>
    <w:basedOn w:val="a0"/>
    <w:uiPriority w:val="99"/>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character" w:styleId="HTML">
    <w:name w:val="HTML Code"/>
    <w:basedOn w:val="a0"/>
    <w:uiPriority w:val="99"/>
    <w:unhideWhenUsed/>
    <w:qFormat/>
    <w:rPr>
      <w:rFonts w:ascii="宋体" w:eastAsia="宋体" w:hAnsi="宋体" w:cs="宋体"/>
      <w:sz w:val="24"/>
      <w:szCs w:val="24"/>
    </w:rPr>
  </w:style>
  <w:style w:type="character" w:styleId="ae">
    <w:name w:val="annotation reference"/>
    <w:basedOn w:val="a0"/>
    <w:uiPriority w:val="99"/>
    <w:unhideWhenUsed/>
    <w:qFormat/>
    <w:rPr>
      <w:sz w:val="18"/>
      <w:szCs w:val="18"/>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纯文本 Char"/>
    <w:basedOn w:val="a0"/>
    <w:link w:val="a5"/>
    <w:qFormat/>
    <w:rPr>
      <w:rFonts w:ascii="宋体" w:eastAsia="宋体" w:hAnsi="Courier New" w:cs="Times New Roman"/>
      <w:szCs w:val="20"/>
    </w:rPr>
  </w:style>
  <w:style w:type="character" w:customStyle="1" w:styleId="Char5">
    <w:name w:val="页眉 Char"/>
    <w:basedOn w:val="a0"/>
    <w:link w:val="a9"/>
    <w:uiPriority w:val="99"/>
    <w:qFormat/>
    <w:rPr>
      <w:rFonts w:ascii="Times New Roman" w:eastAsia="宋体" w:hAnsi="Times New Roman" w:cs="Times New Roman"/>
      <w:sz w:val="18"/>
      <w:szCs w:val="18"/>
    </w:rPr>
  </w:style>
  <w:style w:type="character" w:customStyle="1" w:styleId="Char4">
    <w:name w:val="页脚 Char"/>
    <w:basedOn w:val="a0"/>
    <w:link w:val="a8"/>
    <w:uiPriority w:val="99"/>
    <w:qFormat/>
    <w:rPr>
      <w:rFonts w:ascii="Times New Roman" w:eastAsia="宋体" w:hAnsi="Times New Roman" w:cs="Times New Roman"/>
      <w:sz w:val="18"/>
      <w:szCs w:val="18"/>
    </w:rPr>
  </w:style>
  <w:style w:type="paragraph" w:customStyle="1" w:styleId="11">
    <w:name w:val="列出段落1"/>
    <w:basedOn w:val="a"/>
    <w:uiPriority w:val="34"/>
    <w:qFormat/>
    <w:pPr>
      <w:ind w:firstLineChars="200" w:firstLine="420"/>
    </w:pPr>
  </w:style>
  <w:style w:type="character" w:customStyle="1" w:styleId="opdict3font24">
    <w:name w:val="op_dict3_font24"/>
    <w:basedOn w:val="a0"/>
    <w:qFormat/>
  </w:style>
  <w:style w:type="character" w:customStyle="1" w:styleId="3Char">
    <w:name w:val="标题 3 Char"/>
    <w:basedOn w:val="a0"/>
    <w:link w:val="3"/>
    <w:uiPriority w:val="9"/>
    <w:qFormat/>
    <w:rPr>
      <w:rFonts w:ascii="Times New Roman" w:eastAsia="宋体" w:hAnsi="Times New Roman" w:cs="Times New Roman"/>
      <w:b/>
      <w:bCs/>
      <w:kern w:val="2"/>
      <w:sz w:val="32"/>
      <w:szCs w:val="32"/>
    </w:rPr>
  </w:style>
  <w:style w:type="character" w:customStyle="1" w:styleId="4Char">
    <w:name w:val="标题 4 Char"/>
    <w:basedOn w:val="a0"/>
    <w:link w:val="4"/>
    <w:uiPriority w:val="9"/>
    <w:qFormat/>
    <w:rPr>
      <w:rFonts w:asciiTheme="majorHAnsi" w:eastAsiaTheme="majorEastAsia" w:hAnsiTheme="majorHAnsi" w:cstheme="majorBidi"/>
      <w:b/>
      <w:bCs/>
      <w:kern w:val="2"/>
      <w:sz w:val="28"/>
      <w:szCs w:val="28"/>
    </w:rPr>
  </w:style>
  <w:style w:type="paragraph" w:customStyle="1" w:styleId="21">
    <w:name w:val="列出段落2"/>
    <w:basedOn w:val="a"/>
    <w:uiPriority w:val="99"/>
    <w:qFormat/>
    <w:pPr>
      <w:ind w:firstLineChars="200" w:firstLine="420"/>
    </w:pPr>
  </w:style>
  <w:style w:type="character" w:customStyle="1" w:styleId="2Char">
    <w:name w:val="标题 2 Char"/>
    <w:basedOn w:val="a0"/>
    <w:link w:val="2"/>
    <w:uiPriority w:val="9"/>
    <w:semiHidden/>
    <w:qFormat/>
    <w:rPr>
      <w:rFonts w:asciiTheme="majorHAnsi" w:eastAsiaTheme="majorEastAsia" w:hAnsiTheme="majorHAnsi" w:cstheme="majorBidi"/>
      <w:b/>
      <w:bCs/>
      <w:kern w:val="2"/>
      <w:sz w:val="32"/>
      <w:szCs w:val="32"/>
    </w:rPr>
  </w:style>
  <w:style w:type="character" w:customStyle="1" w:styleId="apple-converted-space">
    <w:name w:val="apple-converted-space"/>
    <w:basedOn w:val="a0"/>
    <w:qFormat/>
  </w:style>
  <w:style w:type="paragraph" w:customStyle="1" w:styleId="31">
    <w:name w:val="列出段落3"/>
    <w:basedOn w:val="a"/>
    <w:uiPriority w:val="99"/>
    <w:qFormat/>
    <w:pPr>
      <w:ind w:firstLineChars="200" w:firstLine="420"/>
    </w:pPr>
  </w:style>
  <w:style w:type="paragraph" w:customStyle="1" w:styleId="41">
    <w:name w:val="列出段落4"/>
    <w:basedOn w:val="a"/>
    <w:uiPriority w:val="99"/>
    <w:qFormat/>
    <w:pPr>
      <w:ind w:firstLineChars="200" w:firstLine="420"/>
    </w:pPr>
  </w:style>
  <w:style w:type="paragraph" w:customStyle="1" w:styleId="TOC1">
    <w:name w:val="TOC 标题1"/>
    <w:basedOn w:val="1"/>
    <w:next w:val="a"/>
    <w:uiPriority w:val="39"/>
    <w:unhideWhenUsed/>
    <w:qFormat/>
    <w:pPr>
      <w:keepNext/>
      <w:keepLines/>
      <w:widowControl/>
      <w:numPr>
        <w:numId w:val="0"/>
      </w:numPr>
      <w:tabs>
        <w:tab w:val="clear" w:pos="0"/>
        <w:tab w:val="clear" w:pos="360"/>
      </w:tabs>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1Char">
    <w:name w:val="标题 1 Char"/>
    <w:basedOn w:val="a0"/>
    <w:link w:val="1"/>
    <w:uiPriority w:val="9"/>
    <w:qFormat/>
    <w:rPr>
      <w:rFonts w:cs="Calibri"/>
      <w:b/>
      <w:kern w:val="2"/>
      <w:sz w:val="28"/>
      <w:szCs w:val="28"/>
    </w:rPr>
  </w:style>
  <w:style w:type="character" w:customStyle="1" w:styleId="Char2">
    <w:name w:val="日期 Char"/>
    <w:basedOn w:val="a0"/>
    <w:link w:val="a6"/>
    <w:uiPriority w:val="99"/>
    <w:semiHidden/>
    <w:qFormat/>
    <w:rPr>
      <w:kern w:val="2"/>
      <w:sz w:val="21"/>
      <w:szCs w:val="24"/>
    </w:rPr>
  </w:style>
  <w:style w:type="paragraph" w:customStyle="1" w:styleId="50">
    <w:name w:val="列出段落5"/>
    <w:basedOn w:val="a"/>
    <w:uiPriority w:val="99"/>
    <w:qFormat/>
    <w:pPr>
      <w:ind w:firstLineChars="200" w:firstLine="420"/>
    </w:pPr>
  </w:style>
  <w:style w:type="character" w:customStyle="1" w:styleId="highlight">
    <w:name w:val="highlight"/>
    <w:basedOn w:val="a0"/>
    <w:qFormat/>
  </w:style>
  <w:style w:type="character" w:customStyle="1" w:styleId="richtext">
    <w:name w:val="richtext"/>
    <w:basedOn w:val="a0"/>
    <w:qFormat/>
  </w:style>
  <w:style w:type="character" w:customStyle="1" w:styleId="12">
    <w:name w:val="占位符文本1"/>
    <w:basedOn w:val="a0"/>
    <w:uiPriority w:val="99"/>
    <w:semiHidden/>
    <w:qFormat/>
    <w:rPr>
      <w:color w:val="808080"/>
    </w:rPr>
  </w:style>
  <w:style w:type="paragraph" w:customStyle="1" w:styleId="TOC2">
    <w:name w:val="TOC 标题2"/>
    <w:basedOn w:val="1"/>
    <w:next w:val="a"/>
    <w:uiPriority w:val="39"/>
    <w:unhideWhenUsed/>
    <w:qFormat/>
    <w:pPr>
      <w:keepNext/>
      <w:keepLines/>
      <w:widowControl/>
      <w:numPr>
        <w:numId w:val="0"/>
      </w:numPr>
      <w:tabs>
        <w:tab w:val="clear" w:pos="0"/>
        <w:tab w:val="clear" w:pos="360"/>
      </w:tabs>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af0">
    <w:name w:val="论文样式"/>
    <w:basedOn w:val="a"/>
    <w:link w:val="Char6"/>
    <w:qFormat/>
    <w:pPr>
      <w:pBdr>
        <w:top w:val="single" w:sz="4" w:space="1" w:color="auto"/>
        <w:left w:val="single" w:sz="4" w:space="4" w:color="auto"/>
        <w:bottom w:val="single" w:sz="4" w:space="1" w:color="auto"/>
        <w:right w:val="single" w:sz="4" w:space="4" w:color="auto"/>
      </w:pBdr>
      <w:shd w:val="clear" w:color="auto" w:fill="DEEAF6" w:themeFill="accent1" w:themeFillTint="33"/>
      <w:ind w:left="408" w:firstLineChars="200" w:firstLine="200"/>
      <w:jc w:val="left"/>
    </w:pPr>
    <w:rPr>
      <w:rFonts w:asciiTheme="minorEastAsia" w:eastAsiaTheme="minorEastAsia" w:hAnsiTheme="minorEastAsia"/>
      <w:b/>
      <w:sz w:val="13"/>
    </w:rPr>
  </w:style>
  <w:style w:type="character" w:customStyle="1" w:styleId="Char6">
    <w:name w:val="论文样式 Char"/>
    <w:basedOn w:val="a0"/>
    <w:link w:val="af0"/>
    <w:qFormat/>
    <w:rPr>
      <w:rFonts w:asciiTheme="minorEastAsia" w:eastAsiaTheme="minorEastAsia" w:hAnsiTheme="minorEastAsia"/>
      <w:b/>
      <w:kern w:val="2"/>
      <w:sz w:val="13"/>
      <w:szCs w:val="24"/>
      <w:shd w:val="clear" w:color="auto" w:fill="DEEAF6" w:themeFill="accent1" w:themeFillTint="33"/>
    </w:r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character" w:customStyle="1" w:styleId="Char0">
    <w:name w:val="批注文字 Char"/>
    <w:basedOn w:val="a0"/>
    <w:link w:val="a4"/>
    <w:uiPriority w:val="99"/>
    <w:semiHidden/>
    <w:qFormat/>
    <w:rPr>
      <w:kern w:val="2"/>
      <w:sz w:val="24"/>
      <w:szCs w:val="24"/>
    </w:rPr>
  </w:style>
  <w:style w:type="character" w:customStyle="1" w:styleId="Char3">
    <w:name w:val="批注框文本 Char"/>
    <w:basedOn w:val="a0"/>
    <w:link w:val="a7"/>
    <w:uiPriority w:val="99"/>
    <w:semiHidden/>
    <w:qFormat/>
    <w:rPr>
      <w:kern w:val="2"/>
      <w:sz w:val="18"/>
      <w:szCs w:val="18"/>
    </w:rPr>
  </w:style>
  <w:style w:type="character" w:customStyle="1" w:styleId="Char">
    <w:name w:val="批注主题 Char"/>
    <w:basedOn w:val="Char0"/>
    <w:link w:val="a3"/>
    <w:uiPriority w:val="99"/>
    <w:semiHidden/>
    <w:qFormat/>
    <w:rPr>
      <w:b/>
      <w:bCs/>
      <w:kern w:val="2"/>
      <w:sz w:val="24"/>
      <w:szCs w:val="24"/>
    </w:rPr>
  </w:style>
  <w:style w:type="paragraph" w:customStyle="1" w:styleId="60">
    <w:name w:val="列出段落6"/>
    <w:basedOn w:val="a"/>
    <w:uiPriority w:val="99"/>
    <w:qFormat/>
    <w:pPr>
      <w:ind w:firstLineChars="200" w:firstLine="420"/>
    </w:pPr>
  </w:style>
  <w:style w:type="paragraph" w:customStyle="1" w:styleId="TOC3">
    <w:name w:val="TOC 标题3"/>
    <w:basedOn w:val="1"/>
    <w:next w:val="a"/>
    <w:uiPriority w:val="39"/>
    <w:unhideWhenUsed/>
    <w:qFormat/>
    <w:pPr>
      <w:keepNext/>
      <w:keepLines/>
      <w:widowControl/>
      <w:numPr>
        <w:numId w:val="0"/>
      </w:numPr>
      <w:tabs>
        <w:tab w:val="clear" w:pos="0"/>
      </w:tabs>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GI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cid:image001.png@01D2BDCB.4A4544B0" TargetMode="External"/><Relationship Id="rId55" Type="http://schemas.openxmlformats.org/officeDocument/2006/relationships/image" Target="media/image45.png"/><Relationship Id="rId63" Type="http://schemas.openxmlformats.org/officeDocument/2006/relationships/hyperlink" Target="https://github.com/dianping/pige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jpeg"/><Relationship Id="rId58" Type="http://schemas.openxmlformats.org/officeDocument/2006/relationships/hyperlink" Target="http://tech.meituan.com/service-fault-tolerant-pattern.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yq.aliyun.com/articles/2764"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atlassian.com/blog/2015/08/monitoring-connect-applications/"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4.png"/><Relationship Id="rId62" Type="http://schemas.openxmlformats.org/officeDocument/2006/relationships/hyperlink" Target="http://www.mif.vu.lt/~donatas/Vadovavimas/Temos/Reactive%20systems/Scalability/2010%20Scalability%20patterns%28slides%29.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dubbo.io/User+Guide-zh.htm"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www.infoq.com/cn/articles/how-weibo-do-unit-architecture"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8F5069-507C-41DA-B4DD-7AB036CF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78</Pages>
  <Words>8671</Words>
  <Characters>49428</Characters>
  <Application>Microsoft Office Word</Application>
  <DocSecurity>0</DocSecurity>
  <Lines>411</Lines>
  <Paragraphs>115</Paragraphs>
  <ScaleCrop>false</ScaleCrop>
  <Company>Microsoft</Company>
  <LinksUpToDate>false</LinksUpToDate>
  <CharactersWithSpaces>57984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Wei14(上海_技术部_架构部_基础架构_王伟)</dc:creator>
  <cp:lastModifiedBy>Wang Wei14(上海_技术部_平台保障_王伟)</cp:lastModifiedBy>
  <cp:revision>3334</cp:revision>
  <dcterms:created xsi:type="dcterms:W3CDTF">2017-03-22T01:32:00Z</dcterms:created>
  <dcterms:modified xsi:type="dcterms:W3CDTF">2017-05-28T03:16:00Z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